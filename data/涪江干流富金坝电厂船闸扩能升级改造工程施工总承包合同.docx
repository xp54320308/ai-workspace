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9D303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0" w:firstLineChars="0"/>
        <w:jc w:val="center"/>
        <w:textAlignment w:val="auto"/>
        <w:rPr>
          <w:rFonts w:ascii="宋体" w:hAnsi="宋体" w:eastAsia="宋体" w:cs="宋体"/>
          <w:b/>
          <w:bCs/>
          <w:i w:val="0"/>
          <w:snapToGrid w:val="0"/>
          <w:spacing w:val="0"/>
          <w:w w:val="100"/>
          <w:position w:val="0"/>
          <w:sz w:val="32"/>
          <w:szCs w:val="32"/>
        </w:rPr>
      </w:pPr>
      <w:r>
        <w:rPr>
          <w:rFonts w:ascii="宋体" w:hAnsi="宋体" w:eastAsia="宋体" w:cs="宋体"/>
          <w:b/>
          <w:bCs/>
          <w:i w:val="0"/>
          <w:snapToGrid w:val="0"/>
          <w:spacing w:val="0"/>
          <w:w w:val="100"/>
          <w:position w:val="0"/>
          <w:sz w:val="32"/>
          <w:szCs w:val="32"/>
        </w:rPr>
        <w:t>涪江干流</w:t>
      </w:r>
      <w:del w:id="154" w:author="羊" w:date="2026-02-26T16:28:54Z">
        <w:r>
          <w:rPr>
            <w:rFonts w:ascii="宋体" w:hAnsi="宋体" w:eastAsia="宋体" w:cs="宋体"/>
            <w:b/>
            <w:bCs/>
            <w:i w:val="0"/>
            <w:snapToGrid w:val="0"/>
            <w:spacing w:val="0"/>
            <w:w w:val="100"/>
            <w:position w:val="0"/>
            <w:sz w:val="32"/>
            <w:szCs w:val="32"/>
          </w:rPr>
          <w:delText>渭沱和</w:delText>
        </w:r>
      </w:del>
      <w:r>
        <w:rPr>
          <w:rFonts w:ascii="宋体" w:hAnsi="宋体" w:eastAsia="宋体" w:cs="宋体"/>
          <w:b/>
          <w:bCs/>
          <w:i w:val="0"/>
          <w:snapToGrid w:val="0"/>
          <w:spacing w:val="0"/>
          <w:w w:val="100"/>
          <w:position w:val="0"/>
          <w:sz w:val="32"/>
          <w:szCs w:val="32"/>
        </w:rPr>
        <w:t>富金坝电厂船闸扩能升级改造工程施工总承包</w:t>
      </w:r>
    </w:p>
    <w:p w14:paraId="7DE35F7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0" w:firstLineChars="0"/>
        <w:jc w:val="center"/>
        <w:textAlignment w:val="auto"/>
        <w:rPr>
          <w:rFonts w:ascii="宋体" w:hAnsi="宋体" w:eastAsia="宋体" w:cs="宋体"/>
          <w:b/>
          <w:bCs/>
          <w:i w:val="0"/>
          <w:snapToGrid w:val="0"/>
          <w:spacing w:val="0"/>
          <w:w w:val="100"/>
          <w:position w:val="0"/>
          <w:sz w:val="44"/>
          <w:szCs w:val="44"/>
        </w:rPr>
      </w:pPr>
      <w:bookmarkStart w:id="0" w:name="第一部分 合同协议书"/>
      <w:bookmarkEnd w:id="0"/>
      <w:bookmarkStart w:id="1" w:name="_bookmark83"/>
      <w:bookmarkEnd w:id="1"/>
      <w:r>
        <w:rPr>
          <w:rFonts w:ascii="宋体" w:hAnsi="宋体" w:eastAsia="宋体" w:cs="宋体"/>
          <w:b/>
          <w:bCs/>
          <w:i w:val="0"/>
          <w:snapToGrid w:val="0"/>
          <w:spacing w:val="0"/>
          <w:w w:val="100"/>
          <w:position w:val="0"/>
          <w:sz w:val="44"/>
          <w:szCs w:val="44"/>
        </w:rPr>
        <w:t>第一部分</w:t>
      </w:r>
      <w:r>
        <w:rPr>
          <w:rFonts w:ascii="宋体" w:hAnsi="宋体" w:eastAsia="宋体" w:cs="宋体"/>
          <w:b/>
          <w:bCs/>
          <w:i w:val="0"/>
          <w:snapToGrid w:val="0"/>
          <w:spacing w:val="0"/>
          <w:w w:val="100"/>
          <w:position w:val="0"/>
          <w:sz w:val="44"/>
          <w:szCs w:val="44"/>
        </w:rPr>
        <w:tab/>
      </w:r>
      <w:r>
        <w:rPr>
          <w:rFonts w:ascii="宋体" w:hAnsi="宋体" w:eastAsia="宋体" w:cs="宋体"/>
          <w:b/>
          <w:bCs/>
          <w:i w:val="0"/>
          <w:snapToGrid w:val="0"/>
          <w:spacing w:val="0"/>
          <w:w w:val="100"/>
          <w:position w:val="0"/>
          <w:sz w:val="44"/>
          <w:szCs w:val="44"/>
        </w:rPr>
        <w:t>合同协议书</w:t>
      </w:r>
    </w:p>
    <w:p w14:paraId="2714D8CF">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187FCB44">
      <w:pPr>
        <w:keepNext w:val="0"/>
        <w:keepLines w:val="0"/>
        <w:pageBreakBefore w:val="0"/>
        <w:widowControl w:val="0"/>
        <w:tabs>
          <w:tab w:val="left" w:pos="7011"/>
        </w:tabs>
        <w:kinsoku/>
        <w:wordWrap/>
        <w:overflowPunct/>
        <w:topLinePunct w:val="0"/>
        <w:autoSpaceDE/>
        <w:autoSpaceDN/>
        <w:bidi w:val="0"/>
        <w:adjustRightInd w:val="0"/>
        <w:snapToGrid w:val="0"/>
        <w:spacing w:line="360" w:lineRule="auto"/>
        <w:ind w:left="0" w:right="0" w:firstLine="420" w:firstLineChars="200"/>
        <w:jc w:val="both"/>
        <w:textAlignment w:val="auto"/>
        <w:rPr>
          <w:rFonts w:hint="default" w:ascii="宋体" w:hAnsi="宋体" w:eastAsia="宋体" w:cs="宋体"/>
          <w:b w:val="0"/>
          <w:bCs w:val="0"/>
          <w:i w:val="0"/>
          <w:snapToGrid w:val="0"/>
          <w:spacing w:val="0"/>
          <w:w w:val="100"/>
          <w:position w:val="0"/>
          <w:sz w:val="21"/>
          <w:szCs w:val="21"/>
          <w:lang w:val="en-US" w:eastAsia="zh-CN"/>
        </w:rPr>
      </w:pPr>
      <w:r>
        <w:rPr>
          <w:rFonts w:ascii="宋体" w:hAnsi="宋体" w:eastAsia="宋体" w:cs="宋体"/>
          <w:b w:val="0"/>
          <w:bCs w:val="0"/>
          <w:i w:val="0"/>
          <w:snapToGrid w:val="0"/>
          <w:spacing w:val="0"/>
          <w:w w:val="100"/>
          <w:position w:val="0"/>
          <w:sz w:val="21"/>
          <w:szCs w:val="21"/>
        </w:rPr>
        <w:t>发包人（全称）：</w:t>
      </w:r>
      <w:r>
        <w:rPr>
          <w:rFonts w:ascii="宋体" w:hAnsi="宋体" w:eastAsia="宋体" w:cs="宋体"/>
          <w:b w:val="0"/>
          <w:bCs w:val="0"/>
          <w:i w:val="0"/>
          <w:snapToGrid w:val="0"/>
          <w:spacing w:val="0"/>
          <w:w w:val="100"/>
          <w:position w:val="0"/>
          <w:sz w:val="21"/>
          <w:szCs w:val="21"/>
          <w:u w:val="single" w:color="000000"/>
        </w:rPr>
        <w:t>重庆航运建设发展</w:t>
      </w:r>
      <w:ins w:id="155" w:author="羊" w:date="2026-03-01T18:09:21Z">
        <w:r>
          <w:rPr>
            <w:rFonts w:hint="eastAsia" w:ascii="宋体" w:hAnsi="宋体" w:eastAsia="宋体" w:cs="宋体"/>
            <w:b w:val="0"/>
            <w:bCs w:val="0"/>
            <w:i w:val="0"/>
            <w:snapToGrid w:val="0"/>
            <w:spacing w:val="0"/>
            <w:w w:val="100"/>
            <w:position w:val="0"/>
            <w:sz w:val="21"/>
            <w:szCs w:val="21"/>
            <w:u w:val="single" w:color="000000"/>
            <w:lang w:eastAsia="zh-CN"/>
          </w:rPr>
          <w:t>(集团)</w:t>
        </w:r>
      </w:ins>
      <w:r>
        <w:rPr>
          <w:rFonts w:ascii="宋体" w:hAnsi="宋体" w:eastAsia="宋体" w:cs="宋体"/>
          <w:b w:val="0"/>
          <w:bCs w:val="0"/>
          <w:i w:val="0"/>
          <w:snapToGrid w:val="0"/>
          <w:spacing w:val="0"/>
          <w:w w:val="100"/>
          <w:position w:val="0"/>
          <w:sz w:val="21"/>
          <w:szCs w:val="21"/>
          <w:u w:val="single" w:color="000000"/>
        </w:rPr>
        <w:t>有限公司</w:t>
      </w:r>
      <w:ins w:id="156" w:author="羊" w:date="2026-02-26T18:26:57Z">
        <w:r>
          <w:rPr>
            <w:rFonts w:hint="eastAsia" w:ascii="宋体" w:hAnsi="宋体" w:eastAsia="宋体" w:cs="宋体"/>
            <w:b w:val="0"/>
            <w:bCs w:val="0"/>
            <w:i w:val="0"/>
            <w:snapToGrid w:val="0"/>
            <w:spacing w:val="0"/>
            <w:w w:val="100"/>
            <w:position w:val="0"/>
            <w:sz w:val="21"/>
            <w:szCs w:val="21"/>
            <w:u w:val="single" w:color="000000"/>
            <w:lang w:val="en-US" w:eastAsia="zh-CN"/>
          </w:rPr>
          <w:t xml:space="preserve">  </w:t>
        </w:r>
      </w:ins>
    </w:p>
    <w:p w14:paraId="6507BC69">
      <w:pPr>
        <w:keepNext w:val="0"/>
        <w:keepLines w:val="0"/>
        <w:pageBreakBefore w:val="0"/>
        <w:widowControl w:val="0"/>
        <w:tabs>
          <w:tab w:val="left" w:pos="7011"/>
        </w:tabs>
        <w:kinsoku/>
        <w:wordWrap/>
        <w:overflowPunct/>
        <w:topLinePunct w:val="0"/>
        <w:autoSpaceDE/>
        <w:autoSpaceDN/>
        <w:bidi w:val="0"/>
        <w:adjustRightInd w:val="0"/>
        <w:snapToGrid w:val="0"/>
        <w:spacing w:line="360" w:lineRule="auto"/>
        <w:ind w:left="0" w:right="0" w:firstLine="420" w:firstLineChars="200"/>
        <w:jc w:val="both"/>
        <w:textAlignment w:val="auto"/>
        <w:rPr>
          <w:ins w:id="157" w:author="羊" w:date="2026-03-02T10:28:29Z"/>
          <w:rFonts w:hint="eastAsia" w:ascii="宋体" w:hAnsi="宋体" w:eastAsia="宋体" w:cs="宋体"/>
          <w:b w:val="0"/>
          <w:bCs w:val="0"/>
          <w:i w:val="0"/>
          <w:snapToGrid w:val="0"/>
          <w:spacing w:val="0"/>
          <w:w w:val="100"/>
          <w:position w:val="0"/>
          <w:sz w:val="21"/>
          <w:szCs w:val="21"/>
          <w:u w:val="single" w:color="000000"/>
          <w:lang w:val="en-US" w:eastAsia="zh-CN"/>
        </w:rPr>
      </w:pPr>
      <w:r>
        <w:rPr>
          <w:rFonts w:ascii="宋体" w:hAnsi="宋体" w:eastAsia="宋体" w:cs="宋体"/>
          <w:b w:val="0"/>
          <w:bCs w:val="0"/>
          <w:i w:val="0"/>
          <w:snapToGrid w:val="0"/>
          <w:spacing w:val="0"/>
          <w:w w:val="100"/>
          <w:position w:val="0"/>
          <w:sz w:val="21"/>
          <w:szCs w:val="21"/>
        </w:rPr>
        <w:t>承包人（全称）：</w:t>
      </w:r>
      <w:ins w:id="158" w:author="羊" w:date="2026-03-01T09:03:11Z">
        <w:r>
          <w:rPr>
            <w:rFonts w:hint="eastAsia" w:ascii="宋体" w:hAnsi="宋体" w:eastAsia="宋体" w:cs="宋体"/>
            <w:b w:val="0"/>
            <w:bCs w:val="0"/>
            <w:i w:val="0"/>
            <w:snapToGrid w:val="0"/>
            <w:spacing w:val="0"/>
            <w:w w:val="100"/>
            <w:position w:val="0"/>
            <w:sz w:val="21"/>
            <w:szCs w:val="21"/>
            <w:u w:val="single"/>
            <w:lang w:val="en-US" w:eastAsia="zh-CN"/>
          </w:rPr>
          <w:t>中交</w:t>
        </w:r>
      </w:ins>
      <w:ins w:id="159" w:author="羊" w:date="2026-03-01T09:03:12Z">
        <w:r>
          <w:rPr>
            <w:rFonts w:hint="eastAsia" w:ascii="宋体" w:hAnsi="宋体" w:eastAsia="宋体" w:cs="宋体"/>
            <w:b w:val="0"/>
            <w:bCs w:val="0"/>
            <w:i w:val="0"/>
            <w:snapToGrid w:val="0"/>
            <w:spacing w:val="0"/>
            <w:w w:val="100"/>
            <w:position w:val="0"/>
            <w:sz w:val="21"/>
            <w:szCs w:val="21"/>
            <w:u w:val="single"/>
            <w:lang w:val="en-US" w:eastAsia="zh-CN"/>
          </w:rPr>
          <w:t>第一</w:t>
        </w:r>
      </w:ins>
      <w:ins w:id="160" w:author="羊" w:date="2026-03-01T09:03:13Z">
        <w:r>
          <w:rPr>
            <w:rFonts w:hint="eastAsia" w:ascii="宋体" w:hAnsi="宋体" w:eastAsia="宋体" w:cs="宋体"/>
            <w:b w:val="0"/>
            <w:bCs w:val="0"/>
            <w:i w:val="0"/>
            <w:snapToGrid w:val="0"/>
            <w:spacing w:val="0"/>
            <w:w w:val="100"/>
            <w:position w:val="0"/>
            <w:sz w:val="21"/>
            <w:szCs w:val="21"/>
            <w:u w:val="single"/>
            <w:lang w:val="en-US" w:eastAsia="zh-CN"/>
          </w:rPr>
          <w:t>航务</w:t>
        </w:r>
      </w:ins>
      <w:ins w:id="161" w:author="羊" w:date="2026-03-01T09:03:15Z">
        <w:r>
          <w:rPr>
            <w:rFonts w:hint="eastAsia" w:ascii="宋体" w:hAnsi="宋体" w:eastAsia="宋体" w:cs="宋体"/>
            <w:b w:val="0"/>
            <w:bCs w:val="0"/>
            <w:i w:val="0"/>
            <w:snapToGrid w:val="0"/>
            <w:spacing w:val="0"/>
            <w:w w:val="100"/>
            <w:position w:val="0"/>
            <w:sz w:val="21"/>
            <w:szCs w:val="21"/>
            <w:u w:val="single"/>
            <w:lang w:val="en-US" w:eastAsia="zh-CN"/>
          </w:rPr>
          <w:t>工程局有限公司</w:t>
        </w:r>
      </w:ins>
      <w:ins w:id="162" w:author="羊" w:date="2026-03-02T10:30:40Z">
        <w:r>
          <w:rPr>
            <w:rFonts w:hint="eastAsia" w:ascii="宋体" w:hAnsi="宋体" w:eastAsia="宋体" w:cs="宋体"/>
            <w:b w:val="0"/>
            <w:bCs w:val="0"/>
            <w:i w:val="0"/>
            <w:snapToGrid w:val="0"/>
            <w:spacing w:val="0"/>
            <w:w w:val="100"/>
            <w:position w:val="0"/>
            <w:sz w:val="21"/>
            <w:szCs w:val="21"/>
            <w:u w:val="single"/>
            <w:lang w:val="en-US" w:eastAsia="zh-CN"/>
          </w:rPr>
          <w:t>（</w:t>
        </w:r>
      </w:ins>
      <w:ins w:id="163" w:author="羊" w:date="2026-03-02T10:30:54Z">
        <w:r>
          <w:rPr>
            <w:rFonts w:hint="eastAsia" w:ascii="宋体" w:hAnsi="宋体" w:eastAsia="宋体" w:cs="宋体"/>
            <w:b w:val="0"/>
            <w:bCs w:val="0"/>
            <w:i w:val="0"/>
            <w:snapToGrid w:val="0"/>
            <w:spacing w:val="0"/>
            <w:w w:val="100"/>
            <w:position w:val="0"/>
            <w:sz w:val="21"/>
            <w:szCs w:val="21"/>
            <w:u w:val="single"/>
            <w:lang w:val="en-US" w:eastAsia="zh-CN"/>
          </w:rPr>
          <w:t>联合体</w:t>
        </w:r>
      </w:ins>
      <w:ins w:id="164" w:author="羊" w:date="2026-03-02T10:30:57Z">
        <w:r>
          <w:rPr>
            <w:rFonts w:hint="eastAsia" w:ascii="宋体" w:hAnsi="宋体" w:eastAsia="宋体" w:cs="宋体"/>
            <w:b w:val="0"/>
            <w:bCs w:val="0"/>
            <w:i w:val="0"/>
            <w:snapToGrid w:val="0"/>
            <w:spacing w:val="0"/>
            <w:w w:val="100"/>
            <w:position w:val="0"/>
            <w:sz w:val="21"/>
            <w:szCs w:val="21"/>
            <w:u w:val="single"/>
            <w:lang w:val="en-US" w:eastAsia="zh-CN"/>
          </w:rPr>
          <w:t>牵头人</w:t>
        </w:r>
      </w:ins>
      <w:ins w:id="165" w:author="羊" w:date="2026-03-02T10:30:40Z">
        <w:r>
          <w:rPr>
            <w:rFonts w:hint="eastAsia" w:ascii="宋体" w:hAnsi="宋体" w:eastAsia="宋体" w:cs="宋体"/>
            <w:b w:val="0"/>
            <w:bCs w:val="0"/>
            <w:i w:val="0"/>
            <w:snapToGrid w:val="0"/>
            <w:spacing w:val="0"/>
            <w:w w:val="100"/>
            <w:position w:val="0"/>
            <w:sz w:val="21"/>
            <w:szCs w:val="21"/>
            <w:u w:val="single"/>
            <w:lang w:val="en-US" w:eastAsia="zh-CN"/>
          </w:rPr>
          <w:t>）</w:t>
        </w:r>
      </w:ins>
      <w:ins w:id="166" w:author="羊" w:date="2026-03-02T10:31:01Z">
        <w:r>
          <w:rPr>
            <w:rFonts w:hint="eastAsia" w:ascii="宋体" w:hAnsi="宋体" w:eastAsia="宋体" w:cs="宋体"/>
            <w:b w:val="0"/>
            <w:bCs w:val="0"/>
            <w:i w:val="0"/>
            <w:snapToGrid w:val="0"/>
            <w:spacing w:val="0"/>
            <w:w w:val="100"/>
            <w:position w:val="0"/>
            <w:sz w:val="21"/>
            <w:szCs w:val="21"/>
            <w:u w:val="single"/>
            <w:lang w:val="en-US" w:eastAsia="zh-CN"/>
          </w:rPr>
          <w:t>、</w:t>
        </w:r>
      </w:ins>
      <w:ins w:id="167" w:author="羊" w:date="2026-03-02T10:29:18Z">
        <w:r>
          <w:rPr>
            <w:rFonts w:hint="eastAsia" w:ascii="宋体" w:hAnsi="宋体" w:eastAsia="宋体" w:cs="宋体"/>
            <w:b w:val="0"/>
            <w:bCs w:val="0"/>
            <w:i w:val="0"/>
            <w:snapToGrid w:val="0"/>
            <w:spacing w:val="0"/>
            <w:w w:val="100"/>
            <w:position w:val="0"/>
            <w:sz w:val="21"/>
            <w:szCs w:val="21"/>
            <w:u w:val="single"/>
            <w:lang w:val="en-US" w:eastAsia="zh-CN"/>
          </w:rPr>
          <w:t>重庆市</w:t>
        </w:r>
      </w:ins>
      <w:ins w:id="168" w:author="羊" w:date="2026-03-02T10:29:21Z">
        <w:r>
          <w:rPr>
            <w:rFonts w:hint="eastAsia" w:ascii="宋体" w:hAnsi="宋体" w:eastAsia="宋体" w:cs="宋体"/>
            <w:b w:val="0"/>
            <w:bCs w:val="0"/>
            <w:i w:val="0"/>
            <w:snapToGrid w:val="0"/>
            <w:spacing w:val="0"/>
            <w:w w:val="100"/>
            <w:position w:val="0"/>
            <w:sz w:val="21"/>
            <w:szCs w:val="21"/>
            <w:u w:val="single"/>
            <w:lang w:val="en-US" w:eastAsia="zh-CN"/>
          </w:rPr>
          <w:t>水利</w:t>
        </w:r>
      </w:ins>
      <w:ins w:id="169" w:author="羊" w:date="2026-03-02T10:29:26Z">
        <w:r>
          <w:rPr>
            <w:rFonts w:hint="eastAsia" w:ascii="宋体" w:hAnsi="宋体" w:eastAsia="宋体" w:cs="宋体"/>
            <w:b w:val="0"/>
            <w:bCs w:val="0"/>
            <w:i w:val="0"/>
            <w:snapToGrid w:val="0"/>
            <w:spacing w:val="0"/>
            <w:w w:val="100"/>
            <w:position w:val="0"/>
            <w:sz w:val="21"/>
            <w:szCs w:val="21"/>
            <w:u w:val="single"/>
            <w:lang w:val="en-US" w:eastAsia="zh-CN"/>
          </w:rPr>
          <w:t>港航</w:t>
        </w:r>
      </w:ins>
      <w:ins w:id="170" w:author="羊" w:date="2026-03-02T10:29:29Z">
        <w:r>
          <w:rPr>
            <w:rFonts w:hint="eastAsia" w:ascii="宋体" w:hAnsi="宋体" w:eastAsia="宋体" w:cs="宋体"/>
            <w:b w:val="0"/>
            <w:bCs w:val="0"/>
            <w:i w:val="0"/>
            <w:snapToGrid w:val="0"/>
            <w:spacing w:val="0"/>
            <w:w w:val="100"/>
            <w:position w:val="0"/>
            <w:sz w:val="21"/>
            <w:szCs w:val="21"/>
            <w:u w:val="single"/>
            <w:lang w:val="en-US" w:eastAsia="zh-CN"/>
          </w:rPr>
          <w:t>建设</w:t>
        </w:r>
      </w:ins>
      <w:ins w:id="171" w:author="羊" w:date="2026-03-02T10:29:32Z">
        <w:r>
          <w:rPr>
            <w:rFonts w:hint="eastAsia" w:ascii="宋体" w:hAnsi="宋体" w:eastAsia="宋体" w:cs="宋体"/>
            <w:b w:val="0"/>
            <w:bCs w:val="0"/>
            <w:i w:val="0"/>
            <w:snapToGrid w:val="0"/>
            <w:spacing w:val="0"/>
            <w:w w:val="100"/>
            <w:position w:val="0"/>
            <w:sz w:val="21"/>
            <w:szCs w:val="21"/>
            <w:u w:val="single"/>
            <w:lang w:val="en-US" w:eastAsia="zh-CN"/>
          </w:rPr>
          <w:t>集团</w:t>
        </w:r>
      </w:ins>
      <w:ins w:id="172" w:author="羊" w:date="2026-03-02T10:29:34Z">
        <w:r>
          <w:rPr>
            <w:rFonts w:hint="eastAsia" w:ascii="宋体" w:hAnsi="宋体" w:eastAsia="宋体" w:cs="宋体"/>
            <w:b w:val="0"/>
            <w:bCs w:val="0"/>
            <w:i w:val="0"/>
            <w:snapToGrid w:val="0"/>
            <w:spacing w:val="0"/>
            <w:w w:val="100"/>
            <w:position w:val="0"/>
            <w:sz w:val="21"/>
            <w:szCs w:val="21"/>
            <w:u w:val="single"/>
            <w:lang w:val="en-US" w:eastAsia="zh-CN"/>
          </w:rPr>
          <w:t>有限公司</w:t>
        </w:r>
      </w:ins>
      <w:ins w:id="173" w:author="羊" w:date="2026-03-02T10:31:15Z">
        <w:r>
          <w:rPr>
            <w:rFonts w:hint="eastAsia" w:ascii="宋体" w:hAnsi="宋体" w:eastAsia="宋体" w:cs="宋体"/>
            <w:b w:val="0"/>
            <w:bCs w:val="0"/>
            <w:i w:val="0"/>
            <w:snapToGrid w:val="0"/>
            <w:spacing w:val="0"/>
            <w:w w:val="100"/>
            <w:position w:val="0"/>
            <w:sz w:val="21"/>
            <w:szCs w:val="21"/>
            <w:u w:val="single"/>
            <w:lang w:val="en-US" w:eastAsia="zh-CN"/>
          </w:rPr>
          <w:t>（</w:t>
        </w:r>
      </w:ins>
      <w:ins w:id="174" w:author="羊" w:date="2026-03-02T10:31:17Z">
        <w:r>
          <w:rPr>
            <w:rFonts w:hint="eastAsia" w:ascii="宋体" w:hAnsi="宋体" w:eastAsia="宋体" w:cs="宋体"/>
            <w:b w:val="0"/>
            <w:bCs w:val="0"/>
            <w:i w:val="0"/>
            <w:snapToGrid w:val="0"/>
            <w:spacing w:val="0"/>
            <w:w w:val="100"/>
            <w:position w:val="0"/>
            <w:sz w:val="21"/>
            <w:szCs w:val="21"/>
            <w:u w:val="single"/>
            <w:lang w:val="en-US" w:eastAsia="zh-CN"/>
          </w:rPr>
          <w:t>联合体</w:t>
        </w:r>
      </w:ins>
      <w:ins w:id="175" w:author="羊" w:date="2026-03-02T10:31:19Z">
        <w:r>
          <w:rPr>
            <w:rFonts w:hint="eastAsia" w:ascii="宋体" w:hAnsi="宋体" w:eastAsia="宋体" w:cs="宋体"/>
            <w:b w:val="0"/>
            <w:bCs w:val="0"/>
            <w:i w:val="0"/>
            <w:snapToGrid w:val="0"/>
            <w:spacing w:val="0"/>
            <w:w w:val="100"/>
            <w:position w:val="0"/>
            <w:sz w:val="21"/>
            <w:szCs w:val="21"/>
            <w:u w:val="single"/>
            <w:lang w:val="en-US" w:eastAsia="zh-CN"/>
          </w:rPr>
          <w:t>成员</w:t>
        </w:r>
      </w:ins>
      <w:ins w:id="176" w:author="羊" w:date="2026-03-02T10:31:20Z">
        <w:r>
          <w:rPr>
            <w:rFonts w:hint="eastAsia" w:ascii="宋体" w:hAnsi="宋体" w:eastAsia="宋体" w:cs="宋体"/>
            <w:b w:val="0"/>
            <w:bCs w:val="0"/>
            <w:i w:val="0"/>
            <w:snapToGrid w:val="0"/>
            <w:spacing w:val="0"/>
            <w:w w:val="100"/>
            <w:position w:val="0"/>
            <w:sz w:val="21"/>
            <w:szCs w:val="21"/>
            <w:u w:val="single"/>
            <w:lang w:val="en-US" w:eastAsia="zh-CN"/>
          </w:rPr>
          <w:t>单位</w:t>
        </w:r>
      </w:ins>
      <w:ins w:id="177" w:author="羊" w:date="2026-03-02T10:31:15Z">
        <w:r>
          <w:rPr>
            <w:rFonts w:hint="eastAsia" w:ascii="宋体" w:hAnsi="宋体" w:eastAsia="宋体" w:cs="宋体"/>
            <w:b w:val="0"/>
            <w:bCs w:val="0"/>
            <w:i w:val="0"/>
            <w:snapToGrid w:val="0"/>
            <w:spacing w:val="0"/>
            <w:w w:val="100"/>
            <w:position w:val="0"/>
            <w:sz w:val="21"/>
            <w:szCs w:val="21"/>
            <w:u w:val="single"/>
            <w:lang w:val="en-US" w:eastAsia="zh-CN"/>
          </w:rPr>
          <w:t>）</w:t>
        </w:r>
      </w:ins>
      <w:ins w:id="178" w:author="羊" w:date="2026-03-02T10:28:29Z">
        <w:r>
          <w:rPr>
            <w:rFonts w:hint="eastAsia" w:ascii="宋体" w:hAnsi="宋体" w:eastAsia="宋体" w:cs="宋体"/>
            <w:b w:val="0"/>
            <w:bCs w:val="0"/>
            <w:i w:val="0"/>
            <w:snapToGrid w:val="0"/>
            <w:spacing w:val="0"/>
            <w:w w:val="100"/>
            <w:position w:val="0"/>
            <w:sz w:val="21"/>
            <w:szCs w:val="21"/>
            <w:u w:val="single" w:color="000000"/>
            <w:lang w:val="en-US" w:eastAsia="zh-CN"/>
          </w:rPr>
          <w:t xml:space="preserve"> </w:t>
        </w:r>
      </w:ins>
    </w:p>
    <w:p w14:paraId="28E4BC63">
      <w:pPr>
        <w:keepNext w:val="0"/>
        <w:keepLines w:val="0"/>
        <w:pageBreakBefore w:val="0"/>
        <w:widowControl w:val="0"/>
        <w:tabs>
          <w:tab w:val="left" w:pos="7011"/>
        </w:tabs>
        <w:kinsoku/>
        <w:wordWrap/>
        <w:overflowPunct/>
        <w:topLinePunct w:val="0"/>
        <w:autoSpaceDE/>
        <w:autoSpaceDN/>
        <w:bidi w:val="0"/>
        <w:adjustRightInd w:val="0"/>
        <w:snapToGrid w:val="0"/>
        <w:spacing w:before="0" w:line="360" w:lineRule="auto"/>
        <w:ind w:left="0" w:leftChars="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根据《中华人民共和国民法典》、《中华人民共和国建筑法》及有关法律、法规规定，遵循平等、自愿、公平和诚实信用的原则，双方就涪江干流</w:t>
      </w:r>
      <w:del w:id="179" w:author="羊" w:date="2026-03-01T09:04:44Z">
        <w:r>
          <w:rPr>
            <w:rFonts w:ascii="宋体" w:hAnsi="宋体" w:eastAsia="宋体" w:cs="宋体"/>
            <w:b w:val="0"/>
            <w:bCs w:val="0"/>
            <w:i w:val="0"/>
            <w:snapToGrid w:val="0"/>
            <w:spacing w:val="0"/>
            <w:w w:val="100"/>
            <w:position w:val="0"/>
            <w:sz w:val="21"/>
            <w:szCs w:val="21"/>
          </w:rPr>
          <w:delText>渭沱和</w:delText>
        </w:r>
      </w:del>
      <w:r>
        <w:rPr>
          <w:rFonts w:ascii="宋体" w:hAnsi="宋体" w:eastAsia="宋体" w:cs="宋体"/>
          <w:b w:val="0"/>
          <w:bCs w:val="0"/>
          <w:i w:val="0"/>
          <w:snapToGrid w:val="0"/>
          <w:spacing w:val="0"/>
          <w:w w:val="100"/>
          <w:position w:val="0"/>
          <w:sz w:val="21"/>
          <w:szCs w:val="21"/>
        </w:rPr>
        <w:t>富金坝电厂船闸扩能升级改造工程施工总承包及有关事项协商一致，共同达成如下协议：</w:t>
      </w:r>
    </w:p>
    <w:p w14:paraId="6057AB4D">
      <w:pPr>
        <w:pStyle w:val="12"/>
        <w:keepNext w:val="0"/>
        <w:keepLines w:val="0"/>
        <w:pageBreakBefore w:val="0"/>
        <w:widowControl w:val="0"/>
        <w:numPr>
          <w:ilvl w:val="-1"/>
          <w:numId w:val="0"/>
        </w:numPr>
        <w:kinsoku/>
        <w:wordWrap/>
        <w:overflowPunct/>
        <w:topLinePunct w:val="0"/>
        <w:autoSpaceDE/>
        <w:autoSpaceDN/>
        <w:bidi w:val="0"/>
        <w:adjustRightInd w:val="0"/>
        <w:snapToGrid w:val="0"/>
        <w:spacing w:before="0" w:line="360" w:lineRule="auto"/>
        <w:ind w:left="440" w:leftChars="200" w:right="0" w:firstLine="0" w:firstLineChars="0"/>
        <w:jc w:val="both"/>
        <w:textAlignment w:val="auto"/>
        <w:rPr>
          <w:ins w:id="180" w:author="羊" w:date="2026-03-01T09:04:04Z"/>
          <w:rFonts w:ascii="宋体" w:hAnsi="宋体" w:eastAsia="宋体" w:cs="宋体"/>
          <w:b/>
          <w:bCs/>
          <w:i w:val="0"/>
          <w:snapToGrid w:val="0"/>
          <w:spacing w:val="0"/>
          <w:w w:val="100"/>
          <w:position w:val="0"/>
          <w:sz w:val="21"/>
          <w:szCs w:val="21"/>
        </w:rPr>
      </w:pPr>
      <w:bookmarkStart w:id="2" w:name="一、工程概况"/>
      <w:bookmarkEnd w:id="2"/>
      <w:r>
        <w:rPr>
          <w:rFonts w:ascii="宋体" w:hAnsi="宋体" w:eastAsia="宋体" w:cs="宋体"/>
          <w:b/>
          <w:bCs/>
          <w:i w:val="0"/>
          <w:snapToGrid w:val="0"/>
          <w:spacing w:val="0"/>
          <w:w w:val="100"/>
          <w:position w:val="0"/>
          <w:sz w:val="21"/>
          <w:szCs w:val="21"/>
        </w:rPr>
        <w:t>一、工程概况</w:t>
      </w:r>
    </w:p>
    <w:p w14:paraId="6C5748F0">
      <w:pPr>
        <w:pStyle w:val="12"/>
        <w:keepNext w:val="0"/>
        <w:keepLines w:val="0"/>
        <w:pageBreakBefore w:val="0"/>
        <w:widowControl w:val="0"/>
        <w:numPr>
          <w:ilvl w:val="-1"/>
          <w:numId w:val="0"/>
        </w:numPr>
        <w:kinsoku/>
        <w:wordWrap/>
        <w:overflowPunct/>
        <w:topLinePunct w:val="0"/>
        <w:autoSpaceDE/>
        <w:autoSpaceDN/>
        <w:bidi w:val="0"/>
        <w:adjustRightInd w:val="0"/>
        <w:snapToGrid w:val="0"/>
        <w:spacing w:before="0" w:line="360" w:lineRule="auto"/>
        <w:ind w:left="440" w:leftChars="200" w:right="0" w:firstLine="0" w:firstLineChars="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1.工程名称：</w:t>
      </w:r>
      <w:del w:id="181" w:author="羊" w:date="2026-03-01T09:04:40Z">
        <w:r>
          <w:rPr>
            <w:rFonts w:ascii="宋体" w:hAnsi="宋体" w:eastAsia="宋体" w:cs="宋体"/>
            <w:b w:val="0"/>
            <w:bCs w:val="0"/>
            <w:i w:val="0"/>
            <w:snapToGrid w:val="0"/>
            <w:spacing w:val="0"/>
            <w:w w:val="100"/>
            <w:position w:val="0"/>
            <w:sz w:val="21"/>
            <w:szCs w:val="21"/>
            <w:u w:val="single" w:color="000000"/>
          </w:rPr>
          <w:delText>涪江干流渭沱电厂船闸扩能升级改造工程/</w:delText>
        </w:r>
      </w:del>
      <w:r>
        <w:rPr>
          <w:rFonts w:ascii="宋体" w:hAnsi="宋体" w:eastAsia="宋体" w:cs="宋体"/>
          <w:b w:val="0"/>
          <w:bCs w:val="0"/>
          <w:i w:val="0"/>
          <w:snapToGrid w:val="0"/>
          <w:spacing w:val="0"/>
          <w:w w:val="100"/>
          <w:position w:val="0"/>
          <w:sz w:val="21"/>
          <w:szCs w:val="21"/>
          <w:u w:val="single" w:color="000000"/>
        </w:rPr>
        <w:t>涪江富金坝电厂船闸扩能升级改造工程</w:t>
      </w:r>
    </w:p>
    <w:p w14:paraId="24D2171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2.工程地点：重庆合川区。</w:t>
      </w:r>
    </w:p>
    <w:p w14:paraId="0E517F5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3.工程立项批准文号：</w:t>
      </w:r>
      <w:del w:id="182" w:author="羊" w:date="2026-03-01T09:05:03Z">
        <w:r>
          <w:rPr>
            <w:rFonts w:ascii="宋体" w:hAnsi="宋体" w:eastAsia="宋体" w:cs="宋体"/>
            <w:b w:val="0"/>
            <w:bCs w:val="0"/>
            <w:i w:val="0"/>
            <w:snapToGrid w:val="0"/>
            <w:spacing w:val="0"/>
            <w:w w:val="100"/>
            <w:position w:val="0"/>
            <w:sz w:val="21"/>
            <w:szCs w:val="21"/>
          </w:rPr>
          <w:delText>渝发改交通【2025】314号/</w:delText>
        </w:r>
      </w:del>
      <w:r>
        <w:rPr>
          <w:rFonts w:ascii="宋体" w:hAnsi="宋体" w:eastAsia="宋体" w:cs="宋体"/>
          <w:b w:val="0"/>
          <w:bCs w:val="0"/>
          <w:i w:val="0"/>
          <w:snapToGrid w:val="0"/>
          <w:spacing w:val="0"/>
          <w:w w:val="100"/>
          <w:position w:val="0"/>
          <w:sz w:val="21"/>
          <w:szCs w:val="21"/>
        </w:rPr>
        <w:t>渝发改交通【2025】472号。</w:t>
      </w:r>
    </w:p>
    <w:p w14:paraId="6DECC97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w:t>
      </w:r>
      <w:ins w:id="183" w:author="羊" w:date="2026-03-02T11:20:52Z">
        <w:r>
          <w:rPr>
            <w:rFonts w:ascii="宋体" w:hAnsi="宋体" w:eastAsia="宋体" w:cs="宋体"/>
            <w:b w:val="0"/>
            <w:bCs w:val="0"/>
            <w:i w:val="0"/>
            <w:snapToGrid w:val="0"/>
            <w:spacing w:val="0"/>
            <w:w w:val="100"/>
            <w:position w:val="0"/>
            <w:sz w:val="21"/>
            <w:szCs w:val="21"/>
            <w:lang w:eastAsia="zh-CN"/>
          </w:rPr>
          <w:t>工程承包范围</w:t>
        </w:r>
      </w:ins>
      <w:del w:id="184" w:author="羊" w:date="2026-03-02T11:20:45Z">
        <w:r>
          <w:rPr>
            <w:rFonts w:ascii="宋体" w:hAnsi="宋体" w:eastAsia="宋体" w:cs="宋体"/>
            <w:b w:val="0"/>
            <w:bCs w:val="0"/>
            <w:i w:val="0"/>
            <w:snapToGrid w:val="0"/>
            <w:spacing w:val="0"/>
            <w:w w:val="100"/>
            <w:position w:val="0"/>
            <w:sz w:val="21"/>
            <w:szCs w:val="21"/>
          </w:rPr>
          <w:delText>资金来</w:delText>
        </w:r>
      </w:del>
      <w:del w:id="185" w:author="羊" w:date="2026-03-02T11:20:44Z">
        <w:r>
          <w:rPr>
            <w:rFonts w:ascii="宋体" w:hAnsi="宋体" w:eastAsia="宋体" w:cs="宋体"/>
            <w:b w:val="0"/>
            <w:bCs w:val="0"/>
            <w:i w:val="0"/>
            <w:snapToGrid w:val="0"/>
            <w:spacing w:val="0"/>
            <w:w w:val="100"/>
            <w:position w:val="0"/>
            <w:sz w:val="21"/>
            <w:szCs w:val="21"/>
          </w:rPr>
          <w:delText>源</w:delText>
        </w:r>
      </w:del>
      <w:r>
        <w:rPr>
          <w:rFonts w:ascii="宋体" w:hAnsi="宋体" w:eastAsia="宋体" w:cs="宋体"/>
          <w:b w:val="0"/>
          <w:bCs w:val="0"/>
          <w:i w:val="0"/>
          <w:snapToGrid w:val="0"/>
          <w:spacing w:val="0"/>
          <w:w w:val="100"/>
          <w:position w:val="0"/>
          <w:sz w:val="21"/>
          <w:szCs w:val="21"/>
        </w:rPr>
        <w:t>：完成</w:t>
      </w:r>
      <w:del w:id="186" w:author="羊" w:date="2026-03-01T09:05:50Z">
        <w:r>
          <w:rPr>
            <w:rFonts w:ascii="宋体" w:hAnsi="宋体" w:eastAsia="宋体" w:cs="宋体"/>
            <w:b w:val="0"/>
            <w:bCs w:val="0"/>
            <w:i w:val="0"/>
            <w:snapToGrid w:val="0"/>
            <w:spacing w:val="0"/>
            <w:w w:val="100"/>
            <w:position w:val="0"/>
            <w:sz w:val="21"/>
            <w:szCs w:val="21"/>
          </w:rPr>
          <w:delText>涪江干流渭沱电厂船闸扩能升级改造工程和</w:delText>
        </w:r>
      </w:del>
      <w:r>
        <w:rPr>
          <w:rFonts w:ascii="宋体" w:hAnsi="宋体" w:eastAsia="宋体" w:cs="宋体"/>
          <w:b w:val="0"/>
          <w:bCs w:val="0"/>
          <w:i w:val="0"/>
          <w:snapToGrid w:val="0"/>
          <w:spacing w:val="0"/>
          <w:w w:val="100"/>
          <w:position w:val="0"/>
          <w:sz w:val="21"/>
          <w:szCs w:val="21"/>
        </w:rPr>
        <w:t>涪江富金坝电厂船闸扩能升级改造工程实施范围内的土建施工、金属结构采购及安装、机电设备采购及安装、电力施工，以及为完成船闸工程施工需要建设的临时设施和临时工程等以及缺陷责任期的修复等工作内容，并参与和配合各阶段的验收工作。包括但不限于以下内容：</w:t>
      </w:r>
    </w:p>
    <w:p w14:paraId="2B69E46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87" w:author="羊建业" w:date="2026-03-09T16:39:5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（1）主体工程：船闸主体建筑，船闸基础处理及渗控工程，闸阀门及启闭机采购与安装，机电设备（变配电设备与船闸集中控制系统）及电缆采购与安装</w:t>
      </w:r>
      <w:del w:id="188" w:author="羊建业" w:date="2026-03-09T16:43:12Z">
        <w:r>
          <w:rPr>
            <w:rFonts w:ascii="宋体" w:hAnsi="宋体" w:eastAsia="宋体" w:cs="宋体"/>
            <w:b w:val="0"/>
            <w:bCs w:val="0"/>
            <w:i w:val="0"/>
            <w:snapToGrid w:val="0"/>
            <w:spacing w:val="0"/>
            <w:w w:val="100"/>
            <w:position w:val="0"/>
            <w:sz w:val="21"/>
            <w:szCs w:val="21"/>
          </w:rPr>
          <w:delText>，电力施工，船闸上下游疏浚，鱼道，施工道路，桥梁，生产管理用房，土石方开挖，土地整治，管线恢复，植被恢复（含弃渣场）及弃渣场维护管理等</w:delText>
        </w:r>
      </w:del>
      <w:r>
        <w:rPr>
          <w:rFonts w:ascii="宋体" w:hAnsi="宋体" w:eastAsia="宋体" w:cs="宋体"/>
          <w:b w:val="0"/>
          <w:bCs w:val="0"/>
          <w:i w:val="0"/>
          <w:snapToGrid w:val="0"/>
          <w:spacing w:val="0"/>
          <w:w w:val="100"/>
          <w:position w:val="0"/>
          <w:sz w:val="21"/>
          <w:szCs w:val="21"/>
        </w:rPr>
        <w:t>。</w:t>
      </w:r>
    </w:p>
    <w:p w14:paraId="635C33A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ins w:id="189" w:author="羊建业" w:date="2026-03-09T16:40:01Z">
        <w:r>
          <w:rPr>
            <w:rFonts w:ascii="宋体" w:hAnsi="宋体" w:eastAsia="宋体" w:cs="宋体"/>
            <w:b w:val="0"/>
            <w:bCs w:val="0"/>
            <w:i w:val="0"/>
            <w:snapToGrid w:val="0"/>
            <w:spacing w:val="0"/>
            <w:w w:val="100"/>
            <w:position w:val="0"/>
            <w:sz w:val="21"/>
            <w:szCs w:val="21"/>
          </w:rPr>
          <w:t>（</w:t>
        </w:r>
      </w:ins>
      <w:ins w:id="190" w:author="羊建业" w:date="2026-03-09T16:40:03Z">
        <w:r>
          <w:rPr>
            <w:rFonts w:hint="eastAsia" w:cs="宋体"/>
            <w:b w:val="0"/>
            <w:bCs w:val="0"/>
            <w:i w:val="0"/>
            <w:snapToGrid w:val="0"/>
            <w:spacing w:val="0"/>
            <w:w w:val="100"/>
            <w:position w:val="0"/>
            <w:sz w:val="21"/>
            <w:szCs w:val="21"/>
            <w:lang w:val="en-US" w:eastAsia="zh-CN"/>
          </w:rPr>
          <w:t>2</w:t>
        </w:r>
      </w:ins>
      <w:ins w:id="191" w:author="羊建业" w:date="2026-03-09T16:40:01Z">
        <w:r>
          <w:rPr>
            <w:rFonts w:ascii="宋体" w:hAnsi="宋体" w:eastAsia="宋体" w:cs="宋体"/>
            <w:b w:val="0"/>
            <w:bCs w:val="0"/>
            <w:i w:val="0"/>
            <w:snapToGrid w:val="0"/>
            <w:spacing w:val="0"/>
            <w:w w:val="100"/>
            <w:position w:val="0"/>
            <w:sz w:val="21"/>
            <w:szCs w:val="21"/>
          </w:rPr>
          <w:t>）</w:t>
        </w:r>
      </w:ins>
      <w:ins w:id="192" w:author="羊建业" w:date="2026-03-09T16:41:30Z">
        <w:r>
          <w:rPr>
            <w:rFonts w:hint="eastAsia" w:cs="宋体"/>
            <w:b w:val="0"/>
            <w:bCs w:val="0"/>
            <w:i w:val="0"/>
            <w:snapToGrid w:val="0"/>
            <w:spacing w:val="0"/>
            <w:w w:val="100"/>
            <w:position w:val="0"/>
            <w:sz w:val="21"/>
            <w:szCs w:val="21"/>
            <w:lang w:val="en-US" w:eastAsia="zh-CN"/>
          </w:rPr>
          <w:t>配套</w:t>
        </w:r>
      </w:ins>
      <w:ins w:id="193" w:author="羊建业" w:date="2026-03-09T16:40:01Z">
        <w:r>
          <w:rPr>
            <w:rFonts w:ascii="宋体" w:hAnsi="宋体" w:eastAsia="宋体" w:cs="宋体"/>
            <w:b w:val="0"/>
            <w:bCs w:val="0"/>
            <w:i w:val="0"/>
            <w:snapToGrid w:val="0"/>
            <w:spacing w:val="0"/>
            <w:w w:val="100"/>
            <w:position w:val="0"/>
            <w:sz w:val="21"/>
            <w:szCs w:val="21"/>
          </w:rPr>
          <w:t>工程：</w:t>
        </w:r>
      </w:ins>
      <w:ins w:id="194" w:author="羊建业" w:date="2026-03-09T16:43:16Z">
        <w:r>
          <w:rPr>
            <w:rFonts w:ascii="宋体" w:hAnsi="宋体" w:eastAsia="宋体" w:cs="宋体"/>
            <w:b w:val="0"/>
            <w:bCs w:val="0"/>
            <w:i w:val="0"/>
            <w:snapToGrid w:val="0"/>
            <w:spacing w:val="0"/>
            <w:w w:val="100"/>
            <w:position w:val="0"/>
            <w:sz w:val="21"/>
            <w:szCs w:val="21"/>
          </w:rPr>
          <w:t>电力施工，船闸上下游疏浚，鱼道，施工道路，桥梁，生产管理用房，土石方开挖，土地整治，管线恢复，植被恢复（含弃渣场）及弃渣场维护管理等</w:t>
        </w:r>
      </w:ins>
      <w:ins w:id="195" w:author="羊建业" w:date="2026-03-09T16:43:19Z">
        <w:r>
          <w:rPr>
            <w:rFonts w:hint="eastAsia" w:cs="宋体"/>
            <w:b w:val="0"/>
            <w:bCs w:val="0"/>
            <w:i w:val="0"/>
            <w:snapToGrid w:val="0"/>
            <w:spacing w:val="0"/>
            <w:w w:val="100"/>
            <w:position w:val="0"/>
            <w:sz w:val="21"/>
            <w:szCs w:val="21"/>
            <w:lang w:eastAsia="zh-CN"/>
          </w:rPr>
          <w:t>。</w:t>
        </w:r>
      </w:ins>
    </w:p>
    <w:p w14:paraId="0E6A8F7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del w:id="196" w:author="羊" w:date="2026-03-01T09:06:17Z"/>
          <w:rFonts w:ascii="宋体" w:hAnsi="宋体" w:eastAsia="宋体" w:cs="宋体"/>
          <w:b w:val="0"/>
          <w:bCs w:val="0"/>
          <w:i w:val="0"/>
          <w:snapToGrid w:val="0"/>
          <w:spacing w:val="0"/>
          <w:w w:val="100"/>
          <w:position w:val="0"/>
          <w:sz w:val="21"/>
          <w:szCs w:val="21"/>
        </w:rPr>
      </w:pPr>
      <w:del w:id="197" w:author="羊" w:date="2026-03-01T09:06:17Z">
        <w:r>
          <w:rPr>
            <w:rFonts w:ascii="宋体" w:hAnsi="宋体" w:eastAsia="宋体" w:cs="宋体"/>
            <w:b w:val="0"/>
            <w:bCs w:val="0"/>
            <w:i w:val="0"/>
            <w:snapToGrid w:val="0"/>
            <w:spacing w:val="0"/>
            <w:w w:val="100"/>
            <w:position w:val="0"/>
            <w:sz w:val="21"/>
            <w:szCs w:val="21"/>
          </w:rPr>
          <w:delText>（2）渭沱航电枢纽配套工程：</w:delText>
        </w:r>
      </w:del>
    </w:p>
    <w:p w14:paraId="49A2B25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del w:id="198" w:author="羊" w:date="2026-03-01T09:06:17Z"/>
          <w:rFonts w:ascii="宋体" w:hAnsi="宋体" w:eastAsia="宋体" w:cs="宋体"/>
          <w:b w:val="0"/>
          <w:bCs w:val="0"/>
          <w:i w:val="0"/>
          <w:snapToGrid w:val="0"/>
          <w:spacing w:val="0"/>
          <w:w w:val="100"/>
          <w:position w:val="0"/>
          <w:sz w:val="21"/>
          <w:szCs w:val="21"/>
        </w:rPr>
      </w:pPr>
      <w:del w:id="199" w:author="羊" w:date="2026-03-01T09:06:17Z">
        <w:r>
          <w:rPr>
            <w:rFonts w:ascii="宋体" w:hAnsi="宋体" w:eastAsia="宋体" w:cs="宋体"/>
            <w:b w:val="0"/>
            <w:bCs w:val="0"/>
            <w:i w:val="0"/>
            <w:snapToGrid w:val="0"/>
            <w:spacing w:val="0"/>
            <w:w w:val="100"/>
            <w:position w:val="0"/>
            <w:sz w:val="21"/>
            <w:szCs w:val="21"/>
          </w:rPr>
          <w:delText>①渭沱枢纽的电力迁移改造工程：具体包括材料设备采购、施工安装、保护定值计算、现场的调试及试验、与航发集团集控中心的联调联试、与电网的联调联试、试运行、工程验收、手续办理、并网发电等，直至迁移改造工程移交发包人使用前的全部工作。</w:delText>
        </w:r>
      </w:del>
    </w:p>
    <w:p w14:paraId="31EEA24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del w:id="200" w:author="羊" w:date="2026-03-01T09:06:17Z"/>
          <w:rFonts w:ascii="宋体" w:hAnsi="宋体" w:eastAsia="宋体" w:cs="宋体"/>
          <w:b w:val="0"/>
          <w:bCs w:val="0"/>
          <w:i w:val="0"/>
          <w:snapToGrid w:val="0"/>
          <w:spacing w:val="0"/>
          <w:w w:val="100"/>
          <w:position w:val="0"/>
          <w:sz w:val="21"/>
          <w:szCs w:val="21"/>
        </w:rPr>
      </w:pPr>
      <w:del w:id="201" w:author="羊" w:date="2026-03-01T09:06:17Z">
        <w:r>
          <w:rPr>
            <w:rFonts w:ascii="宋体" w:hAnsi="宋体" w:eastAsia="宋体" w:cs="宋体"/>
            <w:b w:val="0"/>
            <w:bCs w:val="0"/>
            <w:i w:val="0"/>
            <w:snapToGrid w:val="0"/>
            <w:spacing w:val="0"/>
            <w:w w:val="100"/>
            <w:position w:val="0"/>
            <w:sz w:val="21"/>
            <w:szCs w:val="21"/>
          </w:rPr>
          <w:delText>②渭沱枢纽的拆除工程：具体包括对原生产管理区的部分建（构）筑物进行拆除。</w:delText>
        </w:r>
      </w:del>
    </w:p>
    <w:p w14:paraId="1923F10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w:t>
      </w:r>
      <w:r>
        <w:rPr>
          <w:rFonts w:hint="default" w:ascii="宋体" w:hAnsi="宋体" w:eastAsia="宋体" w:cs="宋体"/>
          <w:b w:val="0"/>
          <w:bCs w:val="0"/>
          <w:i w:val="0"/>
          <w:snapToGrid w:val="0"/>
          <w:spacing w:val="0"/>
          <w:w w:val="100"/>
          <w:position w:val="0"/>
          <w:sz w:val="21"/>
          <w:szCs w:val="21"/>
          <w:lang w:val="en-US"/>
        </w:rPr>
        <w:t>3</w:t>
      </w:r>
      <w:r>
        <w:rPr>
          <w:rFonts w:ascii="宋体" w:hAnsi="宋体" w:eastAsia="宋体" w:cs="宋体"/>
          <w:b w:val="0"/>
          <w:bCs w:val="0"/>
          <w:i w:val="0"/>
          <w:snapToGrid w:val="0"/>
          <w:spacing w:val="0"/>
          <w:w w:val="100"/>
          <w:position w:val="0"/>
          <w:sz w:val="21"/>
          <w:szCs w:val="21"/>
        </w:rPr>
        <w:t>）临时工程：施工导流和水流控制，包含上、下游围堰，以及工程度汛、超标准洪水处理、基坑排水等工程项目和工作内容；弃渣场，临时交</w:t>
      </w:r>
      <w:bookmarkStart w:id="366" w:name="_GoBack"/>
      <w:bookmarkEnd w:id="366"/>
      <w:r>
        <w:rPr>
          <w:rFonts w:ascii="宋体" w:hAnsi="宋体" w:eastAsia="宋体" w:cs="宋体"/>
          <w:b w:val="0"/>
          <w:bCs w:val="0"/>
          <w:i w:val="0"/>
          <w:snapToGrid w:val="0"/>
          <w:spacing w:val="0"/>
          <w:w w:val="100"/>
          <w:position w:val="0"/>
          <w:sz w:val="21"/>
          <w:szCs w:val="21"/>
        </w:rPr>
        <w:t>通道路，施工安全与文明施工措施等。</w:t>
      </w:r>
    </w:p>
    <w:p w14:paraId="6001EBD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w:t>
      </w:r>
      <w:r>
        <w:rPr>
          <w:rFonts w:hint="default" w:ascii="宋体" w:hAnsi="宋体" w:eastAsia="宋体" w:cs="宋体"/>
          <w:b w:val="0"/>
          <w:bCs w:val="0"/>
          <w:i w:val="0"/>
          <w:snapToGrid w:val="0"/>
          <w:spacing w:val="0"/>
          <w:w w:val="100"/>
          <w:position w:val="0"/>
          <w:sz w:val="21"/>
          <w:szCs w:val="21"/>
          <w:lang w:val="en-US"/>
        </w:rPr>
        <w:t>4</w:t>
      </w:r>
      <w:r>
        <w:rPr>
          <w:rFonts w:ascii="宋体" w:hAnsi="宋体" w:eastAsia="宋体" w:cs="宋体"/>
          <w:b w:val="0"/>
          <w:bCs w:val="0"/>
          <w:i w:val="0"/>
          <w:snapToGrid w:val="0"/>
          <w:spacing w:val="0"/>
          <w:w w:val="100"/>
          <w:position w:val="0"/>
          <w:sz w:val="21"/>
          <w:szCs w:val="21"/>
        </w:rPr>
        <w:t>）临时设施：施工测量、施工交通、施工供电、施工供水、施工供风、施工照明、施工通信、混凝土生产系统、钢筋加工场、模板加工场、汽车保养站、机械停放场、仓库、存料场，施工现场办公和生活建筑设施、施工临时设施</w:t>
      </w:r>
      <w:del w:id="202" w:author="羊" w:date="2026-02-26T16:28:04Z">
        <w:r>
          <w:rPr>
            <w:rFonts w:ascii="宋体" w:hAnsi="宋体" w:eastAsia="宋体" w:cs="宋体"/>
            <w:b w:val="0"/>
            <w:bCs w:val="0"/>
            <w:i w:val="0"/>
            <w:snapToGrid w:val="0"/>
            <w:spacing w:val="0"/>
            <w:w w:val="100"/>
            <w:position w:val="0"/>
            <w:sz w:val="21"/>
            <w:szCs w:val="21"/>
          </w:rPr>
          <w:delText>以及渭沱枢纽临时办公用房</w:delText>
        </w:r>
      </w:del>
      <w:r>
        <w:rPr>
          <w:rFonts w:ascii="宋体" w:hAnsi="宋体" w:eastAsia="宋体" w:cs="宋体"/>
          <w:b w:val="0"/>
          <w:bCs w:val="0"/>
          <w:i w:val="0"/>
          <w:snapToGrid w:val="0"/>
          <w:spacing w:val="0"/>
          <w:w w:val="100"/>
          <w:position w:val="0"/>
          <w:sz w:val="21"/>
          <w:szCs w:val="21"/>
        </w:rPr>
        <w:t>等。</w:t>
      </w:r>
    </w:p>
    <w:p w14:paraId="0017430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w:t>
      </w:r>
      <w:r>
        <w:rPr>
          <w:rFonts w:hint="default" w:ascii="宋体" w:hAnsi="宋体" w:eastAsia="宋体" w:cs="宋体"/>
          <w:b w:val="0"/>
          <w:bCs w:val="0"/>
          <w:i w:val="0"/>
          <w:snapToGrid w:val="0"/>
          <w:spacing w:val="0"/>
          <w:w w:val="100"/>
          <w:position w:val="0"/>
          <w:sz w:val="21"/>
          <w:szCs w:val="21"/>
          <w:lang w:val="en-US"/>
        </w:rPr>
        <w:t>5</w:t>
      </w:r>
      <w:r>
        <w:rPr>
          <w:rFonts w:ascii="宋体" w:hAnsi="宋体" w:eastAsia="宋体" w:cs="宋体"/>
          <w:b w:val="0"/>
          <w:bCs w:val="0"/>
          <w:i w:val="0"/>
          <w:snapToGrid w:val="0"/>
          <w:spacing w:val="0"/>
          <w:w w:val="100"/>
          <w:position w:val="0"/>
          <w:sz w:val="21"/>
          <w:szCs w:val="21"/>
        </w:rPr>
        <w:t>）BIM+智慧工地建设。</w:t>
      </w:r>
    </w:p>
    <w:p w14:paraId="11FE9E3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w:t>
      </w:r>
      <w:r>
        <w:rPr>
          <w:rFonts w:hint="default" w:ascii="宋体" w:hAnsi="宋体" w:eastAsia="宋体" w:cs="宋体"/>
          <w:b w:val="0"/>
          <w:bCs w:val="0"/>
          <w:i w:val="0"/>
          <w:snapToGrid w:val="0"/>
          <w:spacing w:val="0"/>
          <w:w w:val="100"/>
          <w:position w:val="0"/>
          <w:sz w:val="21"/>
          <w:szCs w:val="21"/>
          <w:lang w:val="en-US"/>
        </w:rPr>
        <w:t>6</w:t>
      </w:r>
      <w:r>
        <w:rPr>
          <w:rFonts w:ascii="宋体" w:hAnsi="宋体" w:eastAsia="宋体" w:cs="宋体"/>
          <w:b w:val="0"/>
          <w:bCs w:val="0"/>
          <w:i w:val="0"/>
          <w:snapToGrid w:val="0"/>
          <w:spacing w:val="0"/>
          <w:w w:val="100"/>
          <w:position w:val="0"/>
          <w:sz w:val="21"/>
          <w:szCs w:val="21"/>
        </w:rPr>
        <w:t>）品质工程及标准化建设。</w:t>
      </w:r>
    </w:p>
    <w:p w14:paraId="6E551AA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w:t>
      </w:r>
      <w:r>
        <w:rPr>
          <w:rFonts w:hint="default" w:ascii="宋体" w:hAnsi="宋体" w:eastAsia="宋体" w:cs="宋体"/>
          <w:b w:val="0"/>
          <w:bCs w:val="0"/>
          <w:i w:val="0"/>
          <w:snapToGrid w:val="0"/>
          <w:spacing w:val="0"/>
          <w:w w:val="100"/>
          <w:position w:val="0"/>
          <w:sz w:val="21"/>
          <w:szCs w:val="21"/>
          <w:lang w:val="en-US"/>
        </w:rPr>
        <w:t>7</w:t>
      </w:r>
      <w:r>
        <w:rPr>
          <w:rFonts w:ascii="宋体" w:hAnsi="宋体" w:eastAsia="宋体" w:cs="宋体"/>
          <w:b w:val="0"/>
          <w:bCs w:val="0"/>
          <w:i w:val="0"/>
          <w:snapToGrid w:val="0"/>
          <w:spacing w:val="0"/>
          <w:w w:val="100"/>
          <w:position w:val="0"/>
          <w:sz w:val="21"/>
          <w:szCs w:val="21"/>
        </w:rPr>
        <w:t>）施工期环境保护和水土保持：对施工期产生的废气、废水、大气污染、固体废弃物等进行的环境保护措施或对发包人指定范围内的环境进行保护；对施工期水土的保持措施。</w:t>
      </w:r>
    </w:p>
    <w:p w14:paraId="6B67BAF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w:t>
      </w:r>
      <w:r>
        <w:rPr>
          <w:rFonts w:hint="default" w:ascii="宋体" w:hAnsi="宋体" w:eastAsia="宋体" w:cs="宋体"/>
          <w:b w:val="0"/>
          <w:bCs w:val="0"/>
          <w:i w:val="0"/>
          <w:snapToGrid w:val="0"/>
          <w:spacing w:val="0"/>
          <w:w w:val="100"/>
          <w:position w:val="0"/>
          <w:sz w:val="21"/>
          <w:szCs w:val="21"/>
          <w:lang w:val="en-US"/>
        </w:rPr>
        <w:t>8</w:t>
      </w:r>
      <w:r>
        <w:rPr>
          <w:rFonts w:ascii="宋体" w:hAnsi="宋体" w:eastAsia="宋体" w:cs="宋体"/>
          <w:b w:val="0"/>
          <w:bCs w:val="0"/>
          <w:i w:val="0"/>
          <w:snapToGrid w:val="0"/>
          <w:spacing w:val="0"/>
          <w:w w:val="100"/>
          <w:position w:val="0"/>
          <w:sz w:val="21"/>
          <w:szCs w:val="21"/>
        </w:rPr>
        <w:t>）施工期临时观测及监测，永久观测及监测设备采购及安装。</w:t>
      </w:r>
    </w:p>
    <w:p w14:paraId="3F8E15A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w:t>
      </w:r>
      <w:r>
        <w:rPr>
          <w:rFonts w:hint="default" w:ascii="宋体" w:hAnsi="宋体" w:eastAsia="宋体" w:cs="宋体"/>
          <w:b w:val="0"/>
          <w:bCs w:val="0"/>
          <w:i w:val="0"/>
          <w:snapToGrid w:val="0"/>
          <w:spacing w:val="0"/>
          <w:w w:val="100"/>
          <w:position w:val="0"/>
          <w:sz w:val="21"/>
          <w:szCs w:val="21"/>
          <w:lang w:val="en-US"/>
        </w:rPr>
        <w:t>9</w:t>
      </w:r>
      <w:r>
        <w:rPr>
          <w:rFonts w:ascii="宋体" w:hAnsi="宋体" w:eastAsia="宋体" w:cs="宋体"/>
          <w:b w:val="0"/>
          <w:bCs w:val="0"/>
          <w:i w:val="0"/>
          <w:snapToGrid w:val="0"/>
          <w:spacing w:val="0"/>
          <w:w w:val="100"/>
          <w:position w:val="0"/>
          <w:sz w:val="21"/>
          <w:szCs w:val="21"/>
        </w:rPr>
        <w:t>）其他相关工作的配合工作：包括但不限于质量检测配合，工作监督检查配合，以及其他需要配合的工作（如审计等）。</w:t>
      </w:r>
    </w:p>
    <w:p w14:paraId="2B502B26">
      <w:pPr>
        <w:pStyle w:val="12"/>
        <w:keepNext w:val="0"/>
        <w:keepLines w:val="0"/>
        <w:pageBreakBefore w:val="0"/>
        <w:widowControl w:val="0"/>
        <w:tabs>
          <w:tab w:val="left" w:pos="3055"/>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203" w:author="羊" w:date="2026-03-01T09:07:0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w:t>
      </w:r>
      <w:r>
        <w:rPr>
          <w:rFonts w:hint="default" w:ascii="宋体" w:hAnsi="宋体" w:eastAsia="宋体" w:cs="宋体"/>
          <w:b w:val="0"/>
          <w:bCs w:val="0"/>
          <w:i w:val="0"/>
          <w:snapToGrid w:val="0"/>
          <w:spacing w:val="0"/>
          <w:w w:val="100"/>
          <w:position w:val="0"/>
          <w:sz w:val="21"/>
          <w:szCs w:val="21"/>
          <w:lang w:val="en-US"/>
        </w:rPr>
        <w:t>10</w:t>
      </w:r>
      <w:r>
        <w:rPr>
          <w:rFonts w:ascii="宋体" w:hAnsi="宋体" w:eastAsia="宋体" w:cs="宋体"/>
          <w:b w:val="0"/>
          <w:bCs w:val="0"/>
          <w:i w:val="0"/>
          <w:snapToGrid w:val="0"/>
          <w:spacing w:val="0"/>
          <w:w w:val="100"/>
          <w:position w:val="0"/>
          <w:sz w:val="21"/>
          <w:szCs w:val="21"/>
        </w:rPr>
        <w:t>）与本项目相关的其他工作内容。</w:t>
      </w:r>
    </w:p>
    <w:p w14:paraId="090A1C1C">
      <w:pPr>
        <w:pStyle w:val="12"/>
        <w:keepNext w:val="0"/>
        <w:keepLines w:val="0"/>
        <w:pageBreakBefore w:val="0"/>
        <w:widowControl/>
        <w:tabs>
          <w:tab w:val="left" w:pos="3055"/>
        </w:tabs>
        <w:kinsoku/>
        <w:wordWrap/>
        <w:overflowPunct/>
        <w:topLinePunct w:val="0"/>
        <w:autoSpaceDE/>
        <w:autoSpaceDN/>
        <w:bidi w:val="0"/>
        <w:adjustRightInd/>
        <w:snapToGrid/>
        <w:spacing w:before="0" w:beforeLines="0" w:afterLines="0" w:line="360" w:lineRule="auto"/>
        <w:ind w:left="0" w:right="0" w:firstLine="420" w:firstLineChars="200"/>
        <w:jc w:val="both"/>
        <w:textAlignment w:val="auto"/>
        <w:rPr>
          <w:ins w:id="204" w:author="羊" w:date="2026-03-02T11:22:45Z"/>
          <w:rFonts w:hint="eastAsia" w:asciiTheme="minorEastAsia" w:hAnsiTheme="minorEastAsia" w:eastAsiaTheme="minorEastAsia" w:cstheme="minorEastAsia"/>
          <w:sz w:val="21"/>
          <w:szCs w:val="21"/>
          <w:lang w:eastAsia="zh-CN"/>
        </w:rPr>
      </w:pPr>
      <w:ins w:id="205" w:author="羊" w:date="2026-03-01T09:07:22Z">
        <w:r>
          <w:rPr>
            <w:rFonts w:hint="eastAsia" w:asciiTheme="minorEastAsia" w:hAnsiTheme="minorEastAsia" w:eastAsiaTheme="minorEastAsia" w:cstheme="minorEastAsia"/>
            <w:w w:val="100"/>
            <w:lang w:val="en-US" w:eastAsia="zh-CN"/>
          </w:rPr>
          <w:t>5.资金来源：</w:t>
        </w:r>
      </w:ins>
      <w:ins w:id="206" w:author="羊" w:date="2026-03-01T09:07:22Z">
        <w:r>
          <w:rPr>
            <w:rFonts w:hint="eastAsia" w:asciiTheme="minorEastAsia" w:hAnsiTheme="minorEastAsia" w:eastAsiaTheme="minorEastAsia" w:cstheme="minorEastAsia"/>
            <w:spacing w:val="0"/>
            <w:w w:val="100"/>
            <w:sz w:val="21"/>
            <w:szCs w:val="21"/>
          </w:rPr>
          <w:t>中央补助资金、市级补助</w:t>
        </w:r>
      </w:ins>
      <w:ins w:id="207" w:author="羊" w:date="2026-03-01T09:07:22Z">
        <w:r>
          <w:rPr>
            <w:rFonts w:hint="eastAsia" w:asciiTheme="minorEastAsia" w:hAnsiTheme="minorEastAsia" w:eastAsiaTheme="minorEastAsia" w:cstheme="minorEastAsia"/>
            <w:sz w:val="21"/>
            <w:szCs w:val="21"/>
          </w:rPr>
          <w:t>资金和企业自筹</w:t>
        </w:r>
      </w:ins>
      <w:ins w:id="208" w:author="羊" w:date="2026-03-01T09:07:33Z">
        <w:r>
          <w:rPr>
            <w:rFonts w:hint="eastAsia" w:asciiTheme="minorEastAsia" w:hAnsiTheme="minorEastAsia" w:eastAsiaTheme="minorEastAsia" w:cstheme="minorEastAsia"/>
            <w:sz w:val="21"/>
            <w:szCs w:val="21"/>
            <w:lang w:eastAsia="zh-CN"/>
          </w:rPr>
          <w:t>。</w:t>
        </w:r>
      </w:ins>
    </w:p>
    <w:p w14:paraId="223E1A57">
      <w:pPr>
        <w:pStyle w:val="12"/>
        <w:keepNext w:val="0"/>
        <w:keepLines w:val="0"/>
        <w:pageBreakBefore w:val="0"/>
        <w:widowControl/>
        <w:tabs>
          <w:tab w:val="left" w:pos="3055"/>
        </w:tabs>
        <w:kinsoku/>
        <w:wordWrap/>
        <w:overflowPunct/>
        <w:topLinePunct w:val="0"/>
        <w:autoSpaceDE/>
        <w:autoSpaceDN/>
        <w:bidi w:val="0"/>
        <w:adjustRightInd/>
        <w:snapToGrid/>
        <w:spacing w:before="0" w:beforeLines="0" w:afterLines="0" w:line="360" w:lineRule="auto"/>
        <w:ind w:left="0" w:right="0" w:firstLine="420" w:firstLineChars="200"/>
        <w:jc w:val="both"/>
        <w:textAlignment w:val="auto"/>
        <w:rPr>
          <w:ins w:id="209" w:author="羊" w:date="2026-03-01T09:07:33Z"/>
          <w:rFonts w:hint="default" w:asciiTheme="minorEastAsia" w:hAnsiTheme="minorEastAsia" w:eastAsiaTheme="minorEastAsia" w:cstheme="minorEastAsia"/>
          <w:sz w:val="21"/>
          <w:szCs w:val="21"/>
          <w:lang w:val="en-US" w:eastAsia="zh-CN"/>
        </w:rPr>
      </w:pPr>
      <w:ins w:id="210" w:author="羊" w:date="2026-03-02T11:22:51Z">
        <w:r>
          <w:rPr>
            <w:rFonts w:hint="eastAsia" w:asciiTheme="minorEastAsia" w:hAnsiTheme="minorEastAsia" w:eastAsiaTheme="minorEastAsia" w:cstheme="minorEastAsia"/>
            <w:sz w:val="21"/>
            <w:szCs w:val="21"/>
            <w:lang w:val="en-US" w:eastAsia="zh-CN"/>
          </w:rPr>
          <w:t>6</w:t>
        </w:r>
      </w:ins>
      <w:ins w:id="211" w:author="羊" w:date="2026-03-02T11:22:55Z">
        <w:r>
          <w:rPr>
            <w:rFonts w:hint="eastAsia" w:asciiTheme="minorEastAsia" w:hAnsiTheme="minorEastAsia" w:eastAsiaTheme="minorEastAsia" w:cstheme="minorEastAsia"/>
            <w:sz w:val="21"/>
            <w:szCs w:val="21"/>
            <w:lang w:val="en-US" w:eastAsia="zh-CN"/>
          </w:rPr>
          <w:t>.</w:t>
        </w:r>
      </w:ins>
      <w:ins w:id="212" w:author="羊" w:date="2026-03-02T11:22:57Z">
        <w:r>
          <w:rPr>
            <w:rFonts w:hint="eastAsia" w:asciiTheme="minorEastAsia" w:hAnsiTheme="minorEastAsia" w:eastAsiaTheme="minorEastAsia" w:cstheme="minorEastAsia"/>
            <w:sz w:val="21"/>
            <w:szCs w:val="21"/>
            <w:lang w:val="en-US" w:eastAsia="zh-CN"/>
          </w:rPr>
          <w:t>实施</w:t>
        </w:r>
      </w:ins>
      <w:ins w:id="213" w:author="羊" w:date="2026-03-02T11:22:58Z">
        <w:r>
          <w:rPr>
            <w:rFonts w:hint="eastAsia" w:asciiTheme="minorEastAsia" w:hAnsiTheme="minorEastAsia" w:eastAsiaTheme="minorEastAsia" w:cstheme="minorEastAsia"/>
            <w:sz w:val="21"/>
            <w:szCs w:val="21"/>
            <w:lang w:val="en-US" w:eastAsia="zh-CN"/>
          </w:rPr>
          <w:t>单位</w:t>
        </w:r>
      </w:ins>
      <w:ins w:id="214" w:author="羊" w:date="2026-03-02T11:22:59Z">
        <w:r>
          <w:rPr>
            <w:rFonts w:hint="eastAsia" w:asciiTheme="minorEastAsia" w:hAnsiTheme="minorEastAsia" w:eastAsiaTheme="minorEastAsia" w:cstheme="minorEastAsia"/>
            <w:sz w:val="21"/>
            <w:szCs w:val="21"/>
            <w:lang w:val="en-US" w:eastAsia="zh-CN"/>
          </w:rPr>
          <w:t>：</w:t>
        </w:r>
      </w:ins>
      <w:ins w:id="215" w:author="羊" w:date="2026-03-02T11:23:28Z">
        <w:r>
          <w:rPr>
            <w:rFonts w:hint="eastAsia" w:asciiTheme="minorEastAsia" w:hAnsiTheme="minorEastAsia" w:eastAsiaTheme="minorEastAsia" w:cstheme="minorEastAsia"/>
            <w:sz w:val="21"/>
            <w:szCs w:val="21"/>
            <w:lang w:val="en-US" w:eastAsia="zh-CN"/>
          </w:rPr>
          <w:t>联合体</w:t>
        </w:r>
      </w:ins>
      <w:ins w:id="216" w:author="羊" w:date="2026-03-02T11:23:33Z">
        <w:r>
          <w:rPr>
            <w:rFonts w:hint="eastAsia" w:asciiTheme="minorEastAsia" w:hAnsiTheme="minorEastAsia" w:eastAsiaTheme="minorEastAsia" w:cstheme="minorEastAsia"/>
            <w:sz w:val="21"/>
            <w:szCs w:val="21"/>
            <w:lang w:val="en-US" w:eastAsia="zh-CN"/>
          </w:rPr>
          <w:t>牵头人</w:t>
        </w:r>
      </w:ins>
      <w:ins w:id="217" w:author="羊" w:date="2026-03-02T11:23:25Z">
        <w:r>
          <w:rPr>
            <w:rFonts w:ascii="宋体" w:hAnsi="宋体" w:eastAsia="宋体" w:cs="宋体"/>
            <w:b w:val="0"/>
            <w:bCs w:val="0"/>
            <w:i w:val="0"/>
            <w:snapToGrid w:val="0"/>
            <w:spacing w:val="0"/>
            <w:w w:val="100"/>
            <w:position w:val="0"/>
            <w:sz w:val="21"/>
            <w:szCs w:val="21"/>
            <w:lang w:eastAsia="zh-CN"/>
          </w:rPr>
          <w:t>中交第一航务工程</w:t>
        </w:r>
      </w:ins>
      <w:ins w:id="218" w:author="羊" w:date="2026-03-02T11:23:25Z">
        <w:r>
          <w:rPr>
            <w:rFonts w:hint="eastAsia" w:ascii="宋体" w:hAnsi="宋体" w:eastAsia="宋体" w:cs="宋体"/>
            <w:b w:val="0"/>
            <w:bCs w:val="0"/>
            <w:i w:val="0"/>
            <w:snapToGrid w:val="0"/>
            <w:spacing w:val="0"/>
            <w:w w:val="100"/>
            <w:position w:val="0"/>
            <w:sz w:val="21"/>
            <w:szCs w:val="21"/>
            <w:lang w:val="en-US" w:eastAsia="zh-CN"/>
          </w:rPr>
          <w:t>局</w:t>
        </w:r>
      </w:ins>
      <w:ins w:id="219" w:author="羊" w:date="2026-03-02T11:23:25Z">
        <w:r>
          <w:rPr>
            <w:rFonts w:ascii="宋体" w:hAnsi="宋体" w:eastAsia="宋体" w:cs="宋体"/>
            <w:b w:val="0"/>
            <w:bCs w:val="0"/>
            <w:i w:val="0"/>
            <w:snapToGrid w:val="0"/>
            <w:spacing w:val="0"/>
            <w:w w:val="100"/>
            <w:position w:val="0"/>
            <w:sz w:val="21"/>
            <w:szCs w:val="21"/>
            <w:lang w:eastAsia="zh-CN"/>
          </w:rPr>
          <w:t>有限公司承担富金坝电厂船闸扩能升级改造项目，</w:t>
        </w:r>
      </w:ins>
      <w:ins w:id="220" w:author="羊" w:date="2026-03-02T11:23:25Z">
        <w:r>
          <w:rPr>
            <w:rFonts w:hint="eastAsia" w:cs="宋体"/>
            <w:b w:val="0"/>
            <w:bCs w:val="0"/>
            <w:i w:val="0"/>
            <w:snapToGrid w:val="0"/>
            <w:spacing w:val="0"/>
            <w:w w:val="100"/>
            <w:position w:val="0"/>
            <w:sz w:val="21"/>
            <w:szCs w:val="21"/>
            <w:lang w:val="en-US" w:eastAsia="zh-CN"/>
          </w:rPr>
          <w:t>是本项目</w:t>
        </w:r>
      </w:ins>
      <w:ins w:id="221" w:author="羊" w:date="2026-03-02T11:23:25Z">
        <w:r>
          <w:rPr>
            <w:rFonts w:hint="eastAsia" w:ascii="宋体" w:hAnsi="宋体" w:eastAsia="宋体" w:cs="宋体"/>
            <w:b w:val="0"/>
            <w:bCs w:val="0"/>
            <w:i w:val="0"/>
            <w:snapToGrid w:val="0"/>
            <w:spacing w:val="0"/>
            <w:w w:val="100"/>
            <w:position w:val="0"/>
            <w:sz w:val="21"/>
            <w:szCs w:val="21"/>
            <w:lang w:eastAsia="zh-CN"/>
          </w:rPr>
          <w:t>的安全质量第一责任人</w:t>
        </w:r>
      </w:ins>
      <w:ins w:id="222" w:author="羊" w:date="2026-03-02T11:23:25Z">
        <w:r>
          <w:rPr>
            <w:rFonts w:hint="eastAsia" w:cs="宋体"/>
            <w:b w:val="0"/>
            <w:bCs w:val="0"/>
            <w:i w:val="0"/>
            <w:snapToGrid w:val="0"/>
            <w:spacing w:val="0"/>
            <w:w w:val="100"/>
            <w:position w:val="0"/>
            <w:sz w:val="21"/>
            <w:szCs w:val="21"/>
            <w:lang w:eastAsia="zh-CN"/>
          </w:rPr>
          <w:t>，</w:t>
        </w:r>
      </w:ins>
      <w:ins w:id="223" w:author="羊" w:date="2026-03-02T11:23:25Z">
        <w:r>
          <w:rPr>
            <w:rFonts w:hint="eastAsia" w:ascii="宋体" w:hAnsi="宋体" w:eastAsia="宋体" w:cs="宋体"/>
            <w:b w:val="0"/>
            <w:bCs w:val="0"/>
            <w:i w:val="0"/>
            <w:snapToGrid w:val="0"/>
            <w:spacing w:val="0"/>
            <w:w w:val="100"/>
            <w:position w:val="0"/>
            <w:sz w:val="21"/>
            <w:szCs w:val="21"/>
            <w:u w:val="single"/>
            <w:lang w:val="en-US" w:eastAsia="zh-CN"/>
          </w:rPr>
          <w:t>重庆市水利港航建设集团有限公司</w:t>
        </w:r>
      </w:ins>
      <w:ins w:id="224" w:author="羊" w:date="2026-03-02T11:23:25Z">
        <w:r>
          <w:rPr>
            <w:rFonts w:ascii="宋体" w:hAnsi="宋体" w:eastAsia="宋体" w:cs="宋体"/>
            <w:b w:val="0"/>
            <w:bCs w:val="0"/>
            <w:i w:val="0"/>
            <w:snapToGrid w:val="0"/>
            <w:spacing w:val="0"/>
            <w:w w:val="100"/>
            <w:position w:val="0"/>
            <w:sz w:val="21"/>
            <w:szCs w:val="21"/>
            <w:lang w:eastAsia="zh-CN"/>
          </w:rPr>
          <w:t>承担连带责任。</w:t>
        </w:r>
      </w:ins>
    </w:p>
    <w:p w14:paraId="319791DF">
      <w:pPr>
        <w:pStyle w:val="12"/>
        <w:keepNext w:val="0"/>
        <w:keepLines w:val="0"/>
        <w:pageBreakBefore w:val="0"/>
        <w:widowControl/>
        <w:tabs>
          <w:tab w:val="left" w:pos="3055"/>
        </w:tabs>
        <w:kinsoku/>
        <w:wordWrap/>
        <w:overflowPunct/>
        <w:topLinePunct w:val="0"/>
        <w:autoSpaceDE/>
        <w:autoSpaceDN/>
        <w:bidi w:val="0"/>
        <w:adjustRightInd/>
        <w:snapToGrid/>
        <w:spacing w:before="0" w:beforeLines="0" w:afterLines="0"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del w:id="225" w:author="羊" w:date="2026-03-01T09:07:22Z">
        <w:r>
          <w:rPr>
            <w:rFonts w:ascii="宋体" w:hAnsi="宋体" w:eastAsia="宋体" w:cs="宋体"/>
            <w:b/>
            <w:bCs/>
            <w:i w:val="0"/>
            <w:snapToGrid w:val="0"/>
            <w:spacing w:val="0"/>
            <w:w w:val="100"/>
            <w:position w:val="0"/>
            <w:sz w:val="21"/>
            <w:szCs w:val="21"/>
          </w:rPr>
          <w:delText>6.工程承包范围：</w:delText>
        </w:r>
      </w:del>
      <w:del w:id="226" w:author="羊" w:date="2026-03-01T09:07:22Z">
        <w:r>
          <w:rPr>
            <w:rFonts w:ascii="宋体" w:hAnsi="宋体" w:eastAsia="宋体" w:cs="宋体"/>
            <w:b/>
            <w:bCs/>
            <w:i w:val="0"/>
            <w:snapToGrid w:val="0"/>
            <w:spacing w:val="0"/>
            <w:w w:val="100"/>
            <w:position w:val="0"/>
            <w:sz w:val="21"/>
            <w:szCs w:val="21"/>
            <w:u w:val="single" w:color="000000"/>
          </w:rPr>
          <w:tab/>
        </w:r>
      </w:del>
      <w:del w:id="227" w:author="羊" w:date="2026-03-01T09:07:22Z">
        <w:r>
          <w:rPr>
            <w:rFonts w:ascii="宋体" w:hAnsi="宋体" w:eastAsia="宋体" w:cs="宋体"/>
            <w:b/>
            <w:bCs/>
            <w:i w:val="0"/>
            <w:snapToGrid w:val="0"/>
            <w:spacing w:val="0"/>
            <w:w w:val="100"/>
            <w:position w:val="0"/>
            <w:sz w:val="21"/>
            <w:szCs w:val="21"/>
          </w:rPr>
          <w:delText>。</w:delText>
        </w:r>
      </w:del>
      <w:bookmarkStart w:id="3" w:name="二、合同工期"/>
      <w:bookmarkEnd w:id="3"/>
      <w:r>
        <w:rPr>
          <w:rFonts w:ascii="宋体" w:hAnsi="宋体" w:eastAsia="宋体" w:cs="宋体"/>
          <w:b/>
          <w:bCs/>
          <w:i w:val="0"/>
          <w:snapToGrid w:val="0"/>
          <w:spacing w:val="0"/>
          <w:w w:val="100"/>
          <w:position w:val="0"/>
          <w:sz w:val="21"/>
          <w:szCs w:val="21"/>
        </w:rPr>
        <w:t>二、合同工期</w:t>
      </w:r>
    </w:p>
    <w:p w14:paraId="695D9381">
      <w:pPr>
        <w:pStyle w:val="12"/>
        <w:keepNext w:val="0"/>
        <w:keepLines w:val="0"/>
        <w:pageBreakBefore w:val="0"/>
        <w:widowControl w:val="0"/>
        <w:tabs>
          <w:tab w:val="left" w:pos="4864"/>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承包人投标函中承诺的工期总日历天数</w:t>
      </w:r>
      <w:r>
        <w:rPr>
          <w:rFonts w:ascii="宋体" w:hAnsi="宋体" w:eastAsia="宋体" w:cs="宋体"/>
          <w:b w:val="0"/>
          <w:bCs w:val="0"/>
          <w:i w:val="0"/>
          <w:snapToGrid w:val="0"/>
          <w:spacing w:val="0"/>
          <w:w w:val="100"/>
          <w:position w:val="0"/>
          <w:sz w:val="21"/>
          <w:szCs w:val="21"/>
          <w:u w:val="single" w:color="000000"/>
        </w:rPr>
        <w:t>：</w:t>
      </w:r>
      <w:ins w:id="228" w:author="羊" w:date="2026-03-01T09:07:47Z">
        <w:r>
          <w:rPr>
            <w:rFonts w:hint="eastAsia" w:cs="宋体"/>
            <w:b w:val="0"/>
            <w:bCs w:val="0"/>
            <w:i w:val="0"/>
            <w:snapToGrid w:val="0"/>
            <w:spacing w:val="0"/>
            <w:w w:val="100"/>
            <w:position w:val="0"/>
            <w:sz w:val="21"/>
            <w:szCs w:val="21"/>
            <w:u w:val="single" w:color="000000"/>
            <w:lang w:val="en-US" w:eastAsia="zh-CN"/>
          </w:rPr>
          <w:t>16</w:t>
        </w:r>
      </w:ins>
      <w:ins w:id="229" w:author="羊" w:date="2026-03-01T09:07:48Z">
        <w:r>
          <w:rPr>
            <w:rFonts w:hint="eastAsia" w:cs="宋体"/>
            <w:b w:val="0"/>
            <w:bCs w:val="0"/>
            <w:i w:val="0"/>
            <w:snapToGrid w:val="0"/>
            <w:spacing w:val="0"/>
            <w:w w:val="100"/>
            <w:position w:val="0"/>
            <w:sz w:val="21"/>
            <w:szCs w:val="21"/>
            <w:u w:val="single" w:color="000000"/>
            <w:lang w:val="en-US" w:eastAsia="zh-CN"/>
          </w:rPr>
          <w:t>43</w:t>
        </w:r>
      </w:ins>
      <w:r>
        <w:rPr>
          <w:rFonts w:ascii="宋体" w:hAnsi="宋体" w:eastAsia="宋体" w:cs="宋体"/>
          <w:b w:val="0"/>
          <w:bCs w:val="0"/>
          <w:i w:val="0"/>
          <w:snapToGrid w:val="0"/>
          <w:spacing w:val="0"/>
          <w:w w:val="100"/>
          <w:position w:val="0"/>
          <w:sz w:val="21"/>
          <w:szCs w:val="21"/>
        </w:rPr>
        <w:t>日历天。工期总日历天数与根据下述计划开工交工（竣工）日期计算的工期天数不一致的，以工期总日历天数为准。</w:t>
      </w:r>
    </w:p>
    <w:p w14:paraId="6457667A">
      <w:pPr>
        <w:pStyle w:val="12"/>
        <w:keepNext w:val="0"/>
        <w:keepLines w:val="0"/>
        <w:pageBreakBefore w:val="0"/>
        <w:widowControl w:val="0"/>
        <w:tabs>
          <w:tab w:val="left" w:pos="3040"/>
          <w:tab w:val="left" w:pos="3880"/>
          <w:tab w:val="left" w:pos="4720"/>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计划开工日期：</w:t>
      </w:r>
      <w:ins w:id="230" w:author="羊" w:date="2026-03-01T09:07:52Z">
        <w:r>
          <w:rPr>
            <w:rFonts w:hint="eastAsia" w:cs="宋体"/>
            <w:b w:val="0"/>
            <w:bCs w:val="0"/>
            <w:i w:val="0"/>
            <w:snapToGrid w:val="0"/>
            <w:spacing w:val="0"/>
            <w:w w:val="100"/>
            <w:position w:val="0"/>
            <w:sz w:val="21"/>
            <w:szCs w:val="21"/>
            <w:u w:val="single" w:color="000000"/>
            <w:lang w:val="en-US" w:eastAsia="zh-CN"/>
          </w:rPr>
          <w:t>2025</w:t>
        </w:r>
      </w:ins>
      <w:r>
        <w:rPr>
          <w:rFonts w:ascii="宋体" w:hAnsi="宋体" w:eastAsia="宋体" w:cs="宋体"/>
          <w:b w:val="0"/>
          <w:bCs w:val="0"/>
          <w:i w:val="0"/>
          <w:snapToGrid w:val="0"/>
          <w:spacing w:val="0"/>
          <w:w w:val="100"/>
          <w:position w:val="0"/>
          <w:sz w:val="21"/>
          <w:szCs w:val="21"/>
        </w:rPr>
        <w:t>年</w:t>
      </w:r>
      <w:ins w:id="231" w:author="羊" w:date="2026-03-01T09:07:56Z">
        <w:r>
          <w:rPr>
            <w:rFonts w:hint="eastAsia" w:cs="宋体"/>
            <w:b w:val="0"/>
            <w:bCs w:val="0"/>
            <w:i w:val="0"/>
            <w:snapToGrid w:val="0"/>
            <w:spacing w:val="0"/>
            <w:w w:val="100"/>
            <w:position w:val="0"/>
            <w:sz w:val="21"/>
            <w:szCs w:val="21"/>
            <w:u w:val="single" w:color="000000"/>
            <w:lang w:val="en-US" w:eastAsia="zh-CN"/>
          </w:rPr>
          <w:t>12</w:t>
        </w:r>
      </w:ins>
      <w:r>
        <w:rPr>
          <w:rFonts w:ascii="宋体" w:hAnsi="宋体" w:eastAsia="宋体" w:cs="宋体"/>
          <w:b w:val="0"/>
          <w:bCs w:val="0"/>
          <w:i w:val="0"/>
          <w:snapToGrid w:val="0"/>
          <w:spacing w:val="0"/>
          <w:w w:val="100"/>
          <w:position w:val="0"/>
          <w:sz w:val="21"/>
          <w:szCs w:val="21"/>
        </w:rPr>
        <w:t>月</w:t>
      </w:r>
      <w:ins w:id="232" w:author="羊" w:date="2026-03-01T09:07:57Z">
        <w:r>
          <w:rPr>
            <w:rFonts w:hint="eastAsia" w:cs="宋体"/>
            <w:b w:val="0"/>
            <w:bCs w:val="0"/>
            <w:i w:val="0"/>
            <w:snapToGrid w:val="0"/>
            <w:spacing w:val="0"/>
            <w:w w:val="100"/>
            <w:position w:val="0"/>
            <w:sz w:val="21"/>
            <w:szCs w:val="21"/>
            <w:lang w:val="en-US" w:eastAsia="zh-CN"/>
          </w:rPr>
          <w:t>20</w:t>
        </w:r>
      </w:ins>
      <w:r>
        <w:rPr>
          <w:rFonts w:ascii="宋体" w:hAnsi="宋体" w:eastAsia="宋体" w:cs="宋体"/>
          <w:b w:val="0"/>
          <w:bCs w:val="0"/>
          <w:i w:val="0"/>
          <w:snapToGrid w:val="0"/>
          <w:spacing w:val="0"/>
          <w:w w:val="100"/>
          <w:position w:val="0"/>
          <w:sz w:val="21"/>
          <w:szCs w:val="21"/>
        </w:rPr>
        <w:t>日，实际开工日期以监理人发出的工程开工通知中明确的开工日期为准。</w:t>
      </w:r>
    </w:p>
    <w:p w14:paraId="38571751">
      <w:pPr>
        <w:pStyle w:val="12"/>
        <w:keepNext w:val="0"/>
        <w:keepLines w:val="0"/>
        <w:pageBreakBefore w:val="0"/>
        <w:widowControl w:val="0"/>
        <w:tabs>
          <w:tab w:val="left" w:pos="3880"/>
          <w:tab w:val="left" w:pos="4720"/>
          <w:tab w:val="left" w:pos="556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计划交工（竣工）日期</w:t>
      </w:r>
      <w:r>
        <w:rPr>
          <w:rFonts w:ascii="宋体" w:hAnsi="宋体" w:eastAsia="宋体" w:cs="宋体"/>
          <w:b w:val="0"/>
          <w:bCs w:val="0"/>
          <w:i w:val="0"/>
          <w:snapToGrid w:val="0"/>
          <w:spacing w:val="0"/>
          <w:w w:val="100"/>
          <w:position w:val="0"/>
          <w:sz w:val="21"/>
          <w:szCs w:val="21"/>
          <w:u w:val="single" w:color="000000"/>
        </w:rPr>
        <w:t>：</w:t>
      </w:r>
      <w:ins w:id="233" w:author="羊" w:date="2026-03-01T09:08:01Z">
        <w:r>
          <w:rPr>
            <w:rFonts w:hint="eastAsia" w:cs="宋体"/>
            <w:b w:val="0"/>
            <w:bCs w:val="0"/>
            <w:i w:val="0"/>
            <w:snapToGrid w:val="0"/>
            <w:spacing w:val="0"/>
            <w:w w:val="100"/>
            <w:position w:val="0"/>
            <w:sz w:val="21"/>
            <w:szCs w:val="21"/>
            <w:u w:val="single" w:color="000000"/>
            <w:lang w:val="en-US" w:eastAsia="zh-CN"/>
          </w:rPr>
          <w:t>2</w:t>
        </w:r>
      </w:ins>
      <w:ins w:id="234" w:author="羊" w:date="2026-03-01T09:08:02Z">
        <w:r>
          <w:rPr>
            <w:rFonts w:hint="eastAsia" w:cs="宋体"/>
            <w:b w:val="0"/>
            <w:bCs w:val="0"/>
            <w:i w:val="0"/>
            <w:snapToGrid w:val="0"/>
            <w:spacing w:val="0"/>
            <w:w w:val="100"/>
            <w:position w:val="0"/>
            <w:sz w:val="21"/>
            <w:szCs w:val="21"/>
            <w:u w:val="single" w:color="000000"/>
            <w:lang w:val="en-US" w:eastAsia="zh-CN"/>
          </w:rPr>
          <w:t>030</w:t>
        </w:r>
      </w:ins>
      <w:r>
        <w:rPr>
          <w:rFonts w:ascii="宋体" w:hAnsi="宋体" w:eastAsia="宋体" w:cs="宋体"/>
          <w:b w:val="0"/>
          <w:bCs w:val="0"/>
          <w:i w:val="0"/>
          <w:snapToGrid w:val="0"/>
          <w:spacing w:val="0"/>
          <w:w w:val="100"/>
          <w:position w:val="0"/>
          <w:sz w:val="21"/>
          <w:szCs w:val="21"/>
        </w:rPr>
        <w:t>年</w:t>
      </w:r>
      <w:ins w:id="235" w:author="羊" w:date="2026-03-01T09:08:06Z">
        <w:r>
          <w:rPr>
            <w:rFonts w:hint="eastAsia" w:cs="宋体"/>
            <w:b w:val="0"/>
            <w:bCs w:val="0"/>
            <w:i w:val="0"/>
            <w:snapToGrid w:val="0"/>
            <w:spacing w:val="0"/>
            <w:w w:val="100"/>
            <w:position w:val="0"/>
            <w:sz w:val="21"/>
            <w:szCs w:val="21"/>
            <w:u w:val="single" w:color="000000"/>
            <w:lang w:val="en-US" w:eastAsia="zh-CN"/>
          </w:rPr>
          <w:t>6</w:t>
        </w:r>
      </w:ins>
      <w:r>
        <w:rPr>
          <w:rFonts w:ascii="宋体" w:hAnsi="宋体" w:eastAsia="宋体" w:cs="宋体"/>
          <w:b w:val="0"/>
          <w:bCs w:val="0"/>
          <w:i w:val="0"/>
          <w:snapToGrid w:val="0"/>
          <w:spacing w:val="0"/>
          <w:w w:val="100"/>
          <w:position w:val="0"/>
          <w:sz w:val="21"/>
          <w:szCs w:val="21"/>
        </w:rPr>
        <w:t>月</w:t>
      </w:r>
      <w:ins w:id="236" w:author="羊" w:date="2026-03-01T09:08:08Z">
        <w:r>
          <w:rPr>
            <w:rFonts w:hint="eastAsia" w:cs="宋体"/>
            <w:b w:val="0"/>
            <w:bCs w:val="0"/>
            <w:i w:val="0"/>
            <w:snapToGrid w:val="0"/>
            <w:spacing w:val="0"/>
            <w:w w:val="100"/>
            <w:position w:val="0"/>
            <w:sz w:val="21"/>
            <w:szCs w:val="21"/>
            <w:lang w:val="en-US" w:eastAsia="zh-CN"/>
          </w:rPr>
          <w:t>20</w:t>
        </w:r>
      </w:ins>
      <w:r>
        <w:rPr>
          <w:rFonts w:ascii="宋体" w:hAnsi="宋体" w:eastAsia="宋体" w:cs="宋体"/>
          <w:b w:val="0"/>
          <w:bCs w:val="0"/>
          <w:i w:val="0"/>
          <w:snapToGrid w:val="0"/>
          <w:spacing w:val="0"/>
          <w:w w:val="100"/>
          <w:position w:val="0"/>
          <w:sz w:val="21"/>
          <w:szCs w:val="21"/>
        </w:rPr>
        <w:t>日，实际交工日期以合同工程交工（完工）证书中写明的日期为准。</w:t>
      </w:r>
    </w:p>
    <w:p w14:paraId="17D08E0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2" w:firstLineChars="200"/>
        <w:jc w:val="both"/>
        <w:textAlignment w:val="auto"/>
        <w:rPr>
          <w:ins w:id="237" w:author="羊" w:date="2026-03-01T09:08:53Z"/>
          <w:rFonts w:ascii="宋体" w:hAnsi="宋体" w:eastAsia="宋体" w:cs="宋体"/>
          <w:b/>
          <w:bCs/>
          <w:i w:val="0"/>
          <w:snapToGrid w:val="0"/>
          <w:spacing w:val="0"/>
          <w:w w:val="100"/>
          <w:position w:val="0"/>
          <w:sz w:val="21"/>
          <w:szCs w:val="21"/>
        </w:rPr>
      </w:pPr>
      <w:bookmarkStart w:id="4" w:name="三、质量标准"/>
      <w:bookmarkEnd w:id="4"/>
      <w:r>
        <w:rPr>
          <w:rFonts w:ascii="宋体" w:hAnsi="宋体" w:eastAsia="宋体" w:cs="宋体"/>
          <w:b/>
          <w:bCs/>
          <w:i w:val="0"/>
          <w:snapToGrid w:val="0"/>
          <w:spacing w:val="0"/>
          <w:w w:val="100"/>
          <w:position w:val="0"/>
          <w:sz w:val="21"/>
          <w:szCs w:val="21"/>
        </w:rPr>
        <w:t>三、质量标准</w:t>
      </w:r>
    </w:p>
    <w:p w14:paraId="79AD0EE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工程质量符合强制性质量标准，符合</w:t>
      </w:r>
      <w:r>
        <w:rPr>
          <w:rFonts w:ascii="宋体" w:hAnsi="宋体" w:eastAsia="宋体" w:cs="宋体"/>
          <w:b w:val="0"/>
          <w:bCs w:val="0"/>
          <w:i w:val="0"/>
          <w:snapToGrid w:val="0"/>
          <w:spacing w:val="0"/>
          <w:w w:val="100"/>
          <w:position w:val="0"/>
          <w:sz w:val="21"/>
          <w:szCs w:val="21"/>
          <w:u w:val="single" w:color="000000"/>
        </w:rPr>
        <w:t>国家和重庆市现行有关施工质量验收规范要求，并达到合格标准。</w:t>
      </w:r>
      <w:r>
        <w:rPr>
          <w:rFonts w:ascii="宋体" w:hAnsi="宋体" w:eastAsia="宋体" w:cs="宋体"/>
          <w:b w:val="0"/>
          <w:bCs w:val="0"/>
          <w:i w:val="0"/>
          <w:snapToGrid w:val="0"/>
          <w:spacing w:val="0"/>
          <w:w w:val="100"/>
          <w:position w:val="0"/>
          <w:sz w:val="21"/>
          <w:szCs w:val="21"/>
        </w:rPr>
        <w:t>其中：</w:t>
      </w:r>
    </w:p>
    <w:p w14:paraId="52F143C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（1）设备材料质量标准：</w:t>
      </w:r>
      <w:r>
        <w:rPr>
          <w:rFonts w:ascii="宋体" w:hAnsi="宋体" w:eastAsia="宋体" w:cs="宋体"/>
          <w:b w:val="0"/>
          <w:bCs w:val="0"/>
          <w:i w:val="0"/>
          <w:snapToGrid w:val="0"/>
          <w:spacing w:val="0"/>
          <w:w w:val="100"/>
          <w:position w:val="0"/>
          <w:sz w:val="21"/>
          <w:szCs w:val="21"/>
          <w:u w:val="single" w:color="000000"/>
        </w:rPr>
        <w:t>工程所有物资（设备、材料）采购质量须符合设计图纸及国家、地方有关标准、规范的要求</w:t>
      </w:r>
      <w:r>
        <w:rPr>
          <w:rFonts w:ascii="宋体" w:hAnsi="宋体" w:eastAsia="宋体" w:cs="宋体"/>
          <w:b w:val="0"/>
          <w:bCs w:val="0"/>
          <w:i w:val="0"/>
          <w:snapToGrid w:val="0"/>
          <w:spacing w:val="0"/>
          <w:w w:val="100"/>
          <w:position w:val="0"/>
          <w:sz w:val="21"/>
          <w:szCs w:val="21"/>
        </w:rPr>
        <w:t>。</w:t>
      </w:r>
    </w:p>
    <w:p w14:paraId="55CB1AF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（2）施工质量标准：</w:t>
      </w:r>
      <w:r>
        <w:rPr>
          <w:rFonts w:ascii="宋体" w:hAnsi="宋体" w:eastAsia="宋体" w:cs="宋体"/>
          <w:b w:val="0"/>
          <w:bCs w:val="0"/>
          <w:i w:val="0"/>
          <w:snapToGrid w:val="0"/>
          <w:spacing w:val="0"/>
          <w:w w:val="100"/>
          <w:position w:val="0"/>
          <w:sz w:val="21"/>
          <w:szCs w:val="21"/>
          <w:u w:val="single" w:color="000000"/>
        </w:rPr>
        <w:t>符合强制性质量标准，符合国家和重庆市现行有关施工质量验收规范要求，并达到合格标准。同时须满足交通运输部颁发的《水运工程施工标准化建设指南》（2019年）,《重庆市水运工程施工标准化指南》、《交通运输部办公厅关于印发公路水运品质工程评价标准（试行）的通知》（交办安监〔2017〕199号）等要求，严格按照规定标准实施工程施工标准化和品质工程建设。行业质量监督部门一次性抽检合格率达到97%以上。</w:t>
      </w:r>
    </w:p>
    <w:p w14:paraId="3920B58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（3）环水保质量标准：</w:t>
      </w:r>
      <w:r>
        <w:rPr>
          <w:rFonts w:ascii="宋体" w:hAnsi="宋体" w:eastAsia="宋体" w:cs="宋体"/>
          <w:b w:val="0"/>
          <w:bCs w:val="0"/>
          <w:i w:val="0"/>
          <w:snapToGrid w:val="0"/>
          <w:spacing w:val="0"/>
          <w:w w:val="100"/>
          <w:position w:val="0"/>
          <w:sz w:val="21"/>
          <w:szCs w:val="21"/>
          <w:u w:val="single" w:color="000000"/>
        </w:rPr>
        <w:t>满足国家和重庆市及本项目批复文件中环境保护和水土保持相关要求。</w:t>
      </w:r>
    </w:p>
    <w:p w14:paraId="510D0FCB">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ins w:id="238" w:author="羊" w:date="2026-03-01T09:08:19Z"/>
          <w:rFonts w:ascii="宋体" w:hAnsi="宋体" w:eastAsia="宋体" w:cs="宋体"/>
          <w:b w:val="0"/>
          <w:bCs w:val="0"/>
          <w:i w:val="0"/>
          <w:snapToGrid w:val="0"/>
          <w:spacing w:val="0"/>
          <w:w w:val="100"/>
          <w:position w:val="0"/>
          <w:sz w:val="21"/>
          <w:szCs w:val="21"/>
          <w:u w:val="single" w:color="000000"/>
        </w:rPr>
      </w:pPr>
      <w:bookmarkStart w:id="5" w:name="（4）安全目标：符合国家、行业及重庆市相关法律法规的要求，且应达到“零死亡”安全"/>
      <w:bookmarkEnd w:id="5"/>
      <w:r>
        <w:rPr>
          <w:rFonts w:ascii="宋体" w:hAnsi="宋体" w:eastAsia="宋体" w:cs="宋体"/>
          <w:b w:val="0"/>
          <w:bCs w:val="0"/>
          <w:i w:val="0"/>
          <w:snapToGrid w:val="0"/>
          <w:spacing w:val="0"/>
          <w:w w:val="100"/>
          <w:position w:val="0"/>
          <w:sz w:val="21"/>
          <w:szCs w:val="21"/>
        </w:rPr>
        <w:t>（4）安全目标：</w:t>
      </w:r>
      <w:r>
        <w:rPr>
          <w:rFonts w:ascii="宋体" w:hAnsi="宋体" w:eastAsia="宋体" w:cs="宋体"/>
          <w:b w:val="0"/>
          <w:bCs w:val="0"/>
          <w:i w:val="0"/>
          <w:snapToGrid w:val="0"/>
          <w:spacing w:val="0"/>
          <w:w w:val="100"/>
          <w:position w:val="0"/>
          <w:sz w:val="21"/>
          <w:szCs w:val="21"/>
          <w:u w:val="single" w:color="000000"/>
        </w:rPr>
        <w:t>符合国家、行业及重庆市相关法律法规的要求，且应达到“零死亡”安全目标。</w:t>
      </w:r>
      <w:bookmarkStart w:id="6" w:name="四、签约合同价与合同价格形式"/>
      <w:bookmarkEnd w:id="6"/>
    </w:p>
    <w:p w14:paraId="65B1FA01">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r>
        <w:rPr>
          <w:rFonts w:ascii="宋体" w:hAnsi="宋体" w:eastAsia="宋体" w:cs="宋体"/>
          <w:b/>
          <w:bCs/>
          <w:i w:val="0"/>
          <w:snapToGrid w:val="0"/>
          <w:spacing w:val="0"/>
          <w:w w:val="100"/>
          <w:position w:val="0"/>
          <w:sz w:val="21"/>
          <w:szCs w:val="21"/>
        </w:rPr>
        <w:t>四、签约合同价与合同价格形式</w:t>
      </w:r>
    </w:p>
    <w:p w14:paraId="1648558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1.承包人投标函中承诺的中标价为：</w:t>
      </w:r>
    </w:p>
    <w:p w14:paraId="5F17BDA3">
      <w:pPr>
        <w:pStyle w:val="12"/>
        <w:keepNext w:val="0"/>
        <w:keepLines w:val="0"/>
        <w:pageBreakBefore w:val="0"/>
        <w:widowControl w:val="0"/>
        <w:tabs>
          <w:tab w:val="left" w:pos="3892"/>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239" w:author="羊" w:date="2026-03-01T09:09:3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人民币（大写）</w:t>
      </w:r>
      <w:ins w:id="240" w:author="羊" w:date="2026-03-01T09:09:37Z">
        <w:r>
          <w:rPr>
            <w:rFonts w:hint="eastAsia" w:asciiTheme="minorEastAsia" w:hAnsiTheme="minorEastAsia" w:eastAsiaTheme="minorEastAsia" w:cstheme="minorEastAsia"/>
            <w:w w:val="100"/>
            <w:u w:val="single"/>
            <w:lang w:val="en-US" w:eastAsia="zh-CN"/>
          </w:rPr>
          <w:t>柒亿柒仟玖佰捌拾万零玖仟捌佰伍拾捌元伍角捌分</w:t>
        </w:r>
      </w:ins>
      <w:ins w:id="241" w:author="羊" w:date="2026-03-01T09:09:37Z">
        <w:r>
          <w:rPr>
            <w:rFonts w:hint="eastAsia" w:asciiTheme="minorEastAsia" w:hAnsiTheme="minorEastAsia" w:eastAsiaTheme="minorEastAsia" w:cstheme="minorEastAsia"/>
          </w:rPr>
          <w:t>（¥</w:t>
        </w:r>
      </w:ins>
      <w:ins w:id="242" w:author="羊" w:date="2026-03-01T09:09:37Z">
        <w:r>
          <w:rPr>
            <w:rFonts w:hint="eastAsia" w:asciiTheme="minorEastAsia" w:hAnsiTheme="minorEastAsia" w:eastAsiaTheme="minorEastAsia" w:cstheme="minorEastAsia"/>
            <w:u w:val="single" w:color="000000"/>
            <w:lang w:val="en-US" w:eastAsia="zh-CN"/>
          </w:rPr>
          <w:t>779,809,858.58</w:t>
        </w:r>
      </w:ins>
      <w:ins w:id="243" w:author="羊" w:date="2026-03-01T09:09:37Z">
        <w:r>
          <w:rPr>
            <w:rFonts w:hint="eastAsia" w:asciiTheme="minorEastAsia" w:hAnsiTheme="minorEastAsia" w:eastAsiaTheme="minorEastAsia" w:cstheme="minorEastAsia"/>
          </w:rPr>
          <w:t>元）</w:t>
        </w:r>
      </w:ins>
      <w:del w:id="244" w:author="羊" w:date="2026-03-01T09:09:37Z">
        <w:r>
          <w:rPr>
            <w:rFonts w:ascii="宋体" w:hAnsi="宋体" w:eastAsia="宋体" w:cs="宋体"/>
            <w:b w:val="0"/>
            <w:bCs w:val="0"/>
            <w:i w:val="0"/>
            <w:snapToGrid w:val="0"/>
            <w:spacing w:val="0"/>
            <w:w w:val="100"/>
            <w:position w:val="0"/>
            <w:sz w:val="21"/>
            <w:szCs w:val="21"/>
            <w:u w:val="single" w:color="000000"/>
          </w:rPr>
          <w:tab/>
        </w:r>
      </w:del>
      <w:del w:id="245" w:author="羊" w:date="2026-03-01T09:09:37Z">
        <w:r>
          <w:rPr>
            <w:rFonts w:ascii="宋体" w:hAnsi="宋体" w:eastAsia="宋体" w:cs="宋体"/>
            <w:b w:val="0"/>
            <w:bCs w:val="0"/>
            <w:i w:val="0"/>
            <w:snapToGrid w:val="0"/>
            <w:spacing w:val="0"/>
            <w:w w:val="100"/>
            <w:position w:val="0"/>
            <w:sz w:val="21"/>
            <w:szCs w:val="21"/>
          </w:rPr>
          <w:delText>（¥</w:delText>
        </w:r>
      </w:del>
      <w:del w:id="246" w:author="羊" w:date="2026-03-01T09:09:37Z">
        <w:r>
          <w:rPr>
            <w:rFonts w:ascii="宋体" w:hAnsi="宋体" w:eastAsia="宋体" w:cs="宋体"/>
            <w:b w:val="0"/>
            <w:bCs w:val="0"/>
            <w:i w:val="0"/>
            <w:snapToGrid w:val="0"/>
            <w:spacing w:val="0"/>
            <w:w w:val="100"/>
            <w:position w:val="0"/>
            <w:sz w:val="21"/>
            <w:szCs w:val="21"/>
            <w:u w:val="single" w:color="000000"/>
          </w:rPr>
          <w:tab/>
        </w:r>
      </w:del>
      <w:del w:id="247" w:author="羊" w:date="2026-03-01T09:09:37Z">
        <w:r>
          <w:rPr>
            <w:rFonts w:ascii="宋体" w:hAnsi="宋体" w:eastAsia="宋体" w:cs="宋体"/>
            <w:b w:val="0"/>
            <w:bCs w:val="0"/>
            <w:i w:val="0"/>
            <w:snapToGrid w:val="0"/>
            <w:spacing w:val="0"/>
            <w:w w:val="100"/>
            <w:position w:val="0"/>
            <w:sz w:val="21"/>
            <w:szCs w:val="21"/>
          </w:rPr>
          <w:delText>元）</w:delText>
        </w:r>
      </w:del>
      <w:r>
        <w:rPr>
          <w:rFonts w:ascii="宋体" w:hAnsi="宋体" w:eastAsia="宋体" w:cs="宋体"/>
          <w:b w:val="0"/>
          <w:bCs w:val="0"/>
          <w:i w:val="0"/>
          <w:snapToGrid w:val="0"/>
          <w:spacing w:val="0"/>
          <w:w w:val="100"/>
          <w:position w:val="0"/>
          <w:sz w:val="21"/>
          <w:szCs w:val="21"/>
        </w:rPr>
        <w:t>；</w:t>
      </w:r>
    </w:p>
    <w:p w14:paraId="51A55E3B">
      <w:pPr>
        <w:pStyle w:val="12"/>
        <w:keepNext w:val="0"/>
        <w:keepLines w:val="0"/>
        <w:pageBreakBefore w:val="0"/>
        <w:widowControl w:val="0"/>
        <w:tabs>
          <w:tab w:val="left" w:pos="3892"/>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2.签约合同价为：</w:t>
      </w:r>
    </w:p>
    <w:p w14:paraId="4841E3CA">
      <w:pPr>
        <w:pStyle w:val="12"/>
        <w:keepNext w:val="0"/>
        <w:keepLines w:val="0"/>
        <w:pageBreakBefore w:val="0"/>
        <w:widowControl w:val="0"/>
        <w:tabs>
          <w:tab w:val="left" w:pos="3789"/>
          <w:tab w:val="left" w:pos="536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248" w:author="羊" w:date="2026-03-01T09:09:5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人民币（大写）</w:t>
      </w:r>
      <w:ins w:id="249" w:author="羊" w:date="2026-03-01T09:09:43Z">
        <w:r>
          <w:rPr>
            <w:rFonts w:hint="eastAsia" w:asciiTheme="minorEastAsia" w:hAnsiTheme="minorEastAsia" w:eastAsiaTheme="minorEastAsia" w:cstheme="minorEastAsia"/>
            <w:w w:val="100"/>
            <w:u w:val="single"/>
            <w:lang w:val="en-US" w:eastAsia="zh-CN"/>
          </w:rPr>
          <w:t>柒亿柒仟玖佰捌拾万零玖仟捌佰伍拾捌元伍角捌分</w:t>
        </w:r>
      </w:ins>
      <w:ins w:id="250" w:author="羊" w:date="2026-03-01T09:09:43Z">
        <w:r>
          <w:rPr>
            <w:rFonts w:hint="eastAsia" w:asciiTheme="minorEastAsia" w:hAnsiTheme="minorEastAsia" w:eastAsiaTheme="minorEastAsia" w:cstheme="minorEastAsia"/>
          </w:rPr>
          <w:t>（¥</w:t>
        </w:r>
      </w:ins>
      <w:ins w:id="251" w:author="羊" w:date="2026-03-01T09:09:43Z">
        <w:r>
          <w:rPr>
            <w:rFonts w:hint="eastAsia" w:asciiTheme="minorEastAsia" w:hAnsiTheme="minorEastAsia" w:eastAsiaTheme="minorEastAsia" w:cstheme="minorEastAsia"/>
            <w:u w:val="single" w:color="000000"/>
            <w:lang w:val="en-US" w:eastAsia="zh-CN"/>
          </w:rPr>
          <w:t>779,809,858.58</w:t>
        </w:r>
      </w:ins>
      <w:ins w:id="252" w:author="羊" w:date="2026-03-01T09:09:43Z">
        <w:r>
          <w:rPr>
            <w:rFonts w:hint="eastAsia" w:asciiTheme="minorEastAsia" w:hAnsiTheme="minorEastAsia" w:eastAsiaTheme="minorEastAsia" w:cstheme="minorEastAsia"/>
          </w:rPr>
          <w:t>元）</w:t>
        </w:r>
      </w:ins>
      <w:del w:id="253" w:author="羊" w:date="2026-03-01T09:09:43Z">
        <w:r>
          <w:rPr>
            <w:rFonts w:ascii="宋体" w:hAnsi="宋体" w:eastAsia="宋体" w:cs="宋体"/>
            <w:b w:val="0"/>
            <w:bCs w:val="0"/>
            <w:i w:val="0"/>
            <w:snapToGrid w:val="0"/>
            <w:spacing w:val="0"/>
            <w:w w:val="100"/>
            <w:position w:val="0"/>
            <w:sz w:val="21"/>
            <w:szCs w:val="21"/>
            <w:u w:val="single" w:color="000000"/>
          </w:rPr>
          <w:tab/>
        </w:r>
      </w:del>
      <w:del w:id="254" w:author="羊" w:date="2026-03-01T09:09:43Z">
        <w:r>
          <w:rPr>
            <w:rFonts w:ascii="宋体" w:hAnsi="宋体" w:eastAsia="宋体" w:cs="宋体"/>
            <w:b w:val="0"/>
            <w:bCs w:val="0"/>
            <w:i w:val="0"/>
            <w:snapToGrid w:val="0"/>
            <w:spacing w:val="0"/>
            <w:w w:val="100"/>
            <w:position w:val="0"/>
            <w:sz w:val="21"/>
            <w:szCs w:val="21"/>
          </w:rPr>
          <w:delText>（¥</w:delText>
        </w:r>
      </w:del>
      <w:del w:id="255" w:author="羊" w:date="2026-03-01T09:09:43Z">
        <w:r>
          <w:rPr>
            <w:rFonts w:ascii="宋体" w:hAnsi="宋体" w:eastAsia="宋体" w:cs="宋体"/>
            <w:b w:val="0"/>
            <w:bCs w:val="0"/>
            <w:i w:val="0"/>
            <w:snapToGrid w:val="0"/>
            <w:spacing w:val="0"/>
            <w:w w:val="100"/>
            <w:position w:val="0"/>
            <w:sz w:val="21"/>
            <w:szCs w:val="21"/>
            <w:u w:val="single" w:color="000000"/>
          </w:rPr>
          <w:tab/>
        </w:r>
      </w:del>
      <w:del w:id="256" w:author="羊" w:date="2026-03-01T09:09:43Z">
        <w:r>
          <w:rPr>
            <w:rFonts w:ascii="宋体" w:hAnsi="宋体" w:eastAsia="宋体" w:cs="宋体"/>
            <w:b w:val="0"/>
            <w:bCs w:val="0"/>
            <w:i w:val="0"/>
            <w:snapToGrid w:val="0"/>
            <w:spacing w:val="0"/>
            <w:w w:val="100"/>
            <w:position w:val="0"/>
            <w:sz w:val="21"/>
            <w:szCs w:val="21"/>
          </w:rPr>
          <w:delText>元）</w:delText>
        </w:r>
      </w:del>
      <w:r>
        <w:rPr>
          <w:rFonts w:ascii="宋体" w:hAnsi="宋体" w:eastAsia="宋体" w:cs="宋体"/>
          <w:b w:val="0"/>
          <w:bCs w:val="0"/>
          <w:i w:val="0"/>
          <w:snapToGrid w:val="0"/>
          <w:spacing w:val="0"/>
          <w:w w:val="100"/>
          <w:position w:val="0"/>
          <w:sz w:val="21"/>
          <w:szCs w:val="21"/>
        </w:rPr>
        <w:t>；</w:t>
      </w:r>
    </w:p>
    <w:p w14:paraId="60206B4C">
      <w:pPr>
        <w:pStyle w:val="12"/>
        <w:keepNext w:val="0"/>
        <w:keepLines w:val="0"/>
        <w:pageBreakBefore w:val="0"/>
        <w:widowControl w:val="0"/>
        <w:tabs>
          <w:tab w:val="left" w:pos="3789"/>
          <w:tab w:val="left" w:pos="536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其中：</w:t>
      </w:r>
    </w:p>
    <w:p w14:paraId="283A8B9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（1）安全生产费：</w:t>
      </w:r>
    </w:p>
    <w:p w14:paraId="3B9EE910">
      <w:pPr>
        <w:pStyle w:val="12"/>
        <w:keepNext w:val="0"/>
        <w:keepLines w:val="0"/>
        <w:pageBreakBefore w:val="0"/>
        <w:widowControl w:val="0"/>
        <w:tabs>
          <w:tab w:val="left" w:pos="2991"/>
          <w:tab w:val="left" w:pos="4411"/>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人民币（大写）</w:t>
      </w:r>
      <w:ins w:id="257" w:author="羊" w:date="2026-03-01T09:10:08Z">
        <w:r>
          <w:rPr>
            <w:rFonts w:hint="eastAsia" w:asciiTheme="minorEastAsia" w:hAnsiTheme="minorEastAsia" w:eastAsiaTheme="minorEastAsia" w:cstheme="minorEastAsia"/>
            <w:w w:val="100"/>
            <w:u w:val="single" w:color="000000"/>
            <w:lang w:val="en-US" w:eastAsia="zh-CN"/>
          </w:rPr>
          <w:t>壹仟零玖拾叁万叁仟肆佰陆拾玖元壹角肆分</w:t>
        </w:r>
      </w:ins>
      <w:ins w:id="258" w:author="羊" w:date="2026-03-01T09:10:08Z">
        <w:r>
          <w:rPr>
            <w:rFonts w:hint="eastAsia" w:asciiTheme="minorEastAsia" w:hAnsiTheme="minorEastAsia" w:eastAsiaTheme="minorEastAsia" w:cstheme="minorEastAsia"/>
            <w:spacing w:val="0"/>
            <w:w w:val="100"/>
          </w:rPr>
          <w:t>（¥</w:t>
        </w:r>
      </w:ins>
      <w:ins w:id="259" w:author="羊" w:date="2026-03-01T09:10:08Z">
        <w:r>
          <w:rPr>
            <w:rFonts w:hint="eastAsia" w:asciiTheme="minorEastAsia" w:hAnsiTheme="minorEastAsia" w:eastAsiaTheme="minorEastAsia" w:cstheme="minorEastAsia"/>
            <w:spacing w:val="0"/>
            <w:w w:val="100"/>
            <w:u w:val="single" w:color="000000"/>
            <w:lang w:val="en-US" w:eastAsia="zh-CN"/>
          </w:rPr>
          <w:t>10,933,469.14</w:t>
        </w:r>
      </w:ins>
      <w:ins w:id="260" w:author="羊" w:date="2026-03-01T09:10:08Z">
        <w:r>
          <w:rPr>
            <w:rFonts w:hint="eastAsia" w:asciiTheme="minorEastAsia" w:hAnsiTheme="minorEastAsia" w:eastAsiaTheme="minorEastAsia" w:cstheme="minorEastAsia"/>
          </w:rPr>
          <w:t>元）</w:t>
        </w:r>
      </w:ins>
      <w:del w:id="261" w:author="羊" w:date="2026-03-01T09:10:08Z">
        <w:r>
          <w:rPr>
            <w:rFonts w:ascii="宋体" w:hAnsi="宋体" w:eastAsia="宋体" w:cs="宋体"/>
            <w:b w:val="0"/>
            <w:bCs w:val="0"/>
            <w:i w:val="0"/>
            <w:snapToGrid w:val="0"/>
            <w:spacing w:val="0"/>
            <w:w w:val="100"/>
            <w:position w:val="0"/>
            <w:sz w:val="21"/>
            <w:szCs w:val="21"/>
            <w:u w:val="single" w:color="000000"/>
          </w:rPr>
          <w:tab/>
        </w:r>
      </w:del>
      <w:del w:id="262" w:author="羊" w:date="2026-03-01T09:10:08Z">
        <w:r>
          <w:rPr>
            <w:rFonts w:ascii="宋体" w:hAnsi="宋体" w:eastAsia="宋体" w:cs="宋体"/>
            <w:b w:val="0"/>
            <w:bCs w:val="0"/>
            <w:i w:val="0"/>
            <w:snapToGrid w:val="0"/>
            <w:spacing w:val="0"/>
            <w:w w:val="100"/>
            <w:position w:val="0"/>
            <w:sz w:val="21"/>
            <w:szCs w:val="21"/>
          </w:rPr>
          <w:delText>（¥</w:delText>
        </w:r>
      </w:del>
      <w:del w:id="263" w:author="羊" w:date="2026-03-01T09:10:08Z">
        <w:r>
          <w:rPr>
            <w:rFonts w:ascii="宋体" w:hAnsi="宋体" w:eastAsia="宋体" w:cs="宋体"/>
            <w:b w:val="0"/>
            <w:bCs w:val="0"/>
            <w:i w:val="0"/>
            <w:snapToGrid w:val="0"/>
            <w:spacing w:val="0"/>
            <w:w w:val="100"/>
            <w:position w:val="0"/>
            <w:sz w:val="21"/>
            <w:szCs w:val="21"/>
            <w:u w:val="single" w:color="000000"/>
          </w:rPr>
          <w:tab/>
        </w:r>
      </w:del>
      <w:del w:id="264" w:author="羊" w:date="2026-03-01T09:10:08Z">
        <w:r>
          <w:rPr>
            <w:rFonts w:ascii="宋体" w:hAnsi="宋体" w:eastAsia="宋体" w:cs="宋体"/>
            <w:b w:val="0"/>
            <w:bCs w:val="0"/>
            <w:i w:val="0"/>
            <w:snapToGrid w:val="0"/>
            <w:spacing w:val="0"/>
            <w:w w:val="100"/>
            <w:position w:val="0"/>
            <w:sz w:val="21"/>
            <w:szCs w:val="21"/>
          </w:rPr>
          <w:delText>元）</w:delText>
        </w:r>
      </w:del>
      <w:r>
        <w:rPr>
          <w:rFonts w:ascii="宋体" w:hAnsi="宋体" w:eastAsia="宋体" w:cs="宋体"/>
          <w:b w:val="0"/>
          <w:bCs w:val="0"/>
          <w:i w:val="0"/>
          <w:snapToGrid w:val="0"/>
          <w:spacing w:val="0"/>
          <w:w w:val="100"/>
          <w:position w:val="0"/>
          <w:sz w:val="21"/>
          <w:szCs w:val="21"/>
        </w:rPr>
        <w:t>；</w:t>
      </w:r>
    </w:p>
    <w:p w14:paraId="632E24F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（2）材料和工程设备暂估价金额：</w:t>
      </w:r>
    </w:p>
    <w:p w14:paraId="158A6FA5">
      <w:pPr>
        <w:pStyle w:val="12"/>
        <w:keepNext w:val="0"/>
        <w:keepLines w:val="0"/>
        <w:pageBreakBefore w:val="0"/>
        <w:widowControl w:val="0"/>
        <w:tabs>
          <w:tab w:val="left" w:pos="4049"/>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人民币（大写）</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元）；</w:t>
      </w:r>
    </w:p>
    <w:p w14:paraId="6AA9EFA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（3）专业工程暂估价金额：</w:t>
      </w:r>
    </w:p>
    <w:p w14:paraId="4B0F060B">
      <w:pPr>
        <w:pStyle w:val="12"/>
        <w:keepNext w:val="0"/>
        <w:keepLines w:val="0"/>
        <w:pageBreakBefore w:val="0"/>
        <w:widowControl w:val="0"/>
        <w:tabs>
          <w:tab w:val="left" w:pos="4049"/>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人民币（大写）</w:t>
      </w:r>
      <w:ins w:id="265" w:author="羊" w:date="2026-03-01T09:10:28Z">
        <w:r>
          <w:rPr>
            <w:rFonts w:hint="eastAsia" w:asciiTheme="minorEastAsia" w:hAnsiTheme="minorEastAsia" w:eastAsiaTheme="minorEastAsia" w:cstheme="minorEastAsia"/>
            <w:w w:val="100"/>
            <w:u w:val="single" w:color="000000"/>
            <w:lang w:val="en-US" w:eastAsia="zh-CN"/>
          </w:rPr>
          <w:t>玖佰万元整</w:t>
        </w:r>
      </w:ins>
      <w:ins w:id="266" w:author="羊" w:date="2026-03-01T09:10:28Z">
        <w:r>
          <w:rPr>
            <w:rFonts w:hint="eastAsia" w:asciiTheme="minorEastAsia" w:hAnsiTheme="minorEastAsia" w:eastAsiaTheme="minorEastAsia" w:cstheme="minorEastAsia"/>
            <w:spacing w:val="0"/>
            <w:w w:val="100"/>
          </w:rPr>
          <w:t>（¥</w:t>
        </w:r>
      </w:ins>
      <w:ins w:id="267" w:author="羊" w:date="2026-03-01T09:10:28Z">
        <w:r>
          <w:rPr>
            <w:rFonts w:hint="eastAsia" w:asciiTheme="minorEastAsia" w:hAnsiTheme="minorEastAsia" w:eastAsiaTheme="minorEastAsia" w:cstheme="minorEastAsia"/>
            <w:spacing w:val="0"/>
            <w:w w:val="100"/>
            <w:u w:val="single" w:color="000000"/>
            <w:lang w:val="en-US" w:eastAsia="zh-CN"/>
          </w:rPr>
          <w:t>9,000,000.00</w:t>
        </w:r>
      </w:ins>
      <w:ins w:id="268" w:author="羊" w:date="2026-03-01T09:10:28Z">
        <w:r>
          <w:rPr>
            <w:rFonts w:hint="eastAsia" w:asciiTheme="minorEastAsia" w:hAnsiTheme="minorEastAsia" w:eastAsiaTheme="minorEastAsia" w:cstheme="minorEastAsia"/>
          </w:rPr>
          <w:t>元）</w:t>
        </w:r>
      </w:ins>
      <w:del w:id="269" w:author="羊" w:date="2026-03-01T09:10:28Z">
        <w:r>
          <w:rPr>
            <w:rFonts w:ascii="宋体" w:hAnsi="宋体" w:eastAsia="宋体" w:cs="宋体"/>
            <w:b w:val="0"/>
            <w:bCs w:val="0"/>
            <w:i w:val="0"/>
            <w:snapToGrid w:val="0"/>
            <w:spacing w:val="0"/>
            <w:w w:val="100"/>
            <w:position w:val="0"/>
            <w:sz w:val="21"/>
            <w:szCs w:val="21"/>
            <w:u w:val="single" w:color="000000"/>
          </w:rPr>
          <w:tab/>
        </w:r>
      </w:del>
      <w:del w:id="270" w:author="羊" w:date="2026-03-01T09:10:28Z">
        <w:r>
          <w:rPr>
            <w:rFonts w:ascii="宋体" w:hAnsi="宋体" w:eastAsia="宋体" w:cs="宋体"/>
            <w:b w:val="0"/>
            <w:bCs w:val="0"/>
            <w:i w:val="0"/>
            <w:snapToGrid w:val="0"/>
            <w:spacing w:val="0"/>
            <w:w w:val="100"/>
            <w:position w:val="0"/>
            <w:sz w:val="21"/>
            <w:szCs w:val="21"/>
          </w:rPr>
          <w:delText>（¥</w:delText>
        </w:r>
      </w:del>
      <w:del w:id="271" w:author="羊" w:date="2026-03-01T09:10:28Z">
        <w:r>
          <w:rPr>
            <w:rFonts w:ascii="宋体" w:hAnsi="宋体" w:eastAsia="宋体" w:cs="宋体"/>
            <w:b w:val="0"/>
            <w:bCs w:val="0"/>
            <w:i w:val="0"/>
            <w:snapToGrid w:val="0"/>
            <w:spacing w:val="0"/>
            <w:w w:val="100"/>
            <w:position w:val="0"/>
            <w:sz w:val="21"/>
            <w:szCs w:val="21"/>
            <w:u w:val="single" w:color="000000"/>
          </w:rPr>
          <w:tab/>
        </w:r>
      </w:del>
      <w:del w:id="272" w:author="羊" w:date="2026-03-01T09:10:28Z">
        <w:r>
          <w:rPr>
            <w:rFonts w:ascii="宋体" w:hAnsi="宋体" w:eastAsia="宋体" w:cs="宋体"/>
            <w:b w:val="0"/>
            <w:bCs w:val="0"/>
            <w:i w:val="0"/>
            <w:snapToGrid w:val="0"/>
            <w:spacing w:val="0"/>
            <w:w w:val="100"/>
            <w:position w:val="0"/>
            <w:sz w:val="21"/>
            <w:szCs w:val="21"/>
          </w:rPr>
          <w:delText>元）</w:delText>
        </w:r>
      </w:del>
      <w:r>
        <w:rPr>
          <w:rFonts w:ascii="宋体" w:hAnsi="宋体" w:eastAsia="宋体" w:cs="宋体"/>
          <w:b w:val="0"/>
          <w:bCs w:val="0"/>
          <w:i w:val="0"/>
          <w:snapToGrid w:val="0"/>
          <w:spacing w:val="0"/>
          <w:w w:val="100"/>
          <w:position w:val="0"/>
          <w:sz w:val="21"/>
          <w:szCs w:val="21"/>
        </w:rPr>
        <w:t>；</w:t>
      </w:r>
    </w:p>
    <w:p w14:paraId="728AA68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（4）暂列金额：</w:t>
      </w:r>
    </w:p>
    <w:p w14:paraId="4ED6A3B2">
      <w:pPr>
        <w:pStyle w:val="12"/>
        <w:keepNext w:val="0"/>
        <w:keepLines w:val="0"/>
        <w:pageBreakBefore w:val="0"/>
        <w:widowControl w:val="0"/>
        <w:tabs>
          <w:tab w:val="left" w:pos="4049"/>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人民币（大写）</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元）；</w:t>
      </w:r>
    </w:p>
    <w:p w14:paraId="5B041CE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273" w:author="羊" w:date="2026-03-01T09:12:0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（5）人工费（工资款）</w:t>
      </w:r>
    </w:p>
    <w:p w14:paraId="104E314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该项目实行人工费（工资款）与其他工程款分账管理，发包人将应付工程款中的人工费（工资款），以不低于已完成合同价款的</w:t>
      </w:r>
      <w:ins w:id="274" w:author="羊" w:date="2026-03-01T09:10:44Z">
        <w:r>
          <w:rPr>
            <w:rFonts w:hint="eastAsia" w:cs="宋体"/>
            <w:b w:val="0"/>
            <w:bCs w:val="0"/>
            <w:i w:val="0"/>
            <w:snapToGrid w:val="0"/>
            <w:spacing w:val="0"/>
            <w:w w:val="100"/>
            <w:position w:val="0"/>
            <w:sz w:val="21"/>
            <w:szCs w:val="21"/>
            <w:u w:val="single" w:color="000000"/>
            <w:lang w:val="en-US" w:eastAsia="zh-CN"/>
          </w:rPr>
          <w:t>15%</w:t>
        </w:r>
      </w:ins>
      <w:r>
        <w:rPr>
          <w:rFonts w:ascii="宋体" w:hAnsi="宋体" w:eastAsia="宋体" w:cs="宋体"/>
          <w:b w:val="0"/>
          <w:bCs w:val="0"/>
          <w:i w:val="0"/>
          <w:snapToGrid w:val="0"/>
          <w:spacing w:val="0"/>
          <w:w w:val="100"/>
          <w:position w:val="0"/>
          <w:sz w:val="21"/>
          <w:szCs w:val="21"/>
        </w:rPr>
        <w:t>支付农民工工资，农民工工资单独支付至承包人设立的农民工工资专用账户。</w:t>
      </w:r>
    </w:p>
    <w:p w14:paraId="0D7DD02B">
      <w:pPr>
        <w:keepNext w:val="0"/>
        <w:keepLines w:val="0"/>
        <w:pageBreakBefore w:val="0"/>
        <w:widowControl w:val="0"/>
        <w:tabs>
          <w:tab w:val="left" w:pos="3683"/>
        </w:tabs>
        <w:kinsoku/>
        <w:wordWrap/>
        <w:overflowPunct/>
        <w:topLinePunct w:val="0"/>
        <w:autoSpaceDE/>
        <w:autoSpaceDN/>
        <w:bidi w:val="0"/>
        <w:adjustRightInd w:val="0"/>
        <w:snapToGrid w:val="0"/>
        <w:spacing w:line="360" w:lineRule="auto"/>
        <w:ind w:left="0" w:right="0" w:firstLine="420" w:firstLineChars="200"/>
        <w:jc w:val="both"/>
        <w:textAlignment w:val="auto"/>
        <w:rPr>
          <w:ins w:id="275" w:author="羊" w:date="2026-03-01T09:10:5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3.合同价格形式：</w:t>
      </w:r>
      <w:ins w:id="276" w:author="羊" w:date="2026-02-26T18:49:34Z">
        <w:r>
          <w:rPr>
            <w:rFonts w:hint="eastAsia" w:ascii="宋体" w:hAnsi="宋体" w:eastAsia="宋体" w:cs="宋体"/>
            <w:b w:val="0"/>
            <w:bCs w:val="0"/>
            <w:i w:val="0"/>
            <w:snapToGrid w:val="0"/>
            <w:spacing w:val="0"/>
            <w:w w:val="100"/>
            <w:position w:val="0"/>
            <w:sz w:val="21"/>
            <w:szCs w:val="21"/>
            <w:u w:val="single" w:color="000000"/>
            <w:lang w:val="en-US" w:eastAsia="zh-CN"/>
          </w:rPr>
          <w:t xml:space="preserve"> </w:t>
        </w:r>
      </w:ins>
      <w:ins w:id="277" w:author="羊" w:date="2026-02-26T18:49:37Z">
        <w:r>
          <w:rPr>
            <w:rFonts w:hint="eastAsia" w:ascii="宋体" w:hAnsi="宋体" w:eastAsia="宋体" w:cs="宋体"/>
            <w:b w:val="0"/>
            <w:bCs w:val="0"/>
            <w:i w:val="0"/>
            <w:snapToGrid w:val="0"/>
            <w:spacing w:val="0"/>
            <w:w w:val="100"/>
            <w:position w:val="0"/>
            <w:sz w:val="21"/>
            <w:szCs w:val="21"/>
            <w:u w:val="single" w:color="000000"/>
            <w:lang w:val="en-US" w:eastAsia="zh-CN"/>
          </w:rPr>
          <w:t>固定</w:t>
        </w:r>
      </w:ins>
      <w:ins w:id="278" w:author="羊" w:date="2026-02-26T18:49:39Z">
        <w:r>
          <w:rPr>
            <w:rFonts w:hint="eastAsia" w:ascii="宋体" w:hAnsi="宋体" w:eastAsia="宋体" w:cs="宋体"/>
            <w:b w:val="0"/>
            <w:bCs w:val="0"/>
            <w:i w:val="0"/>
            <w:snapToGrid w:val="0"/>
            <w:spacing w:val="0"/>
            <w:w w:val="100"/>
            <w:position w:val="0"/>
            <w:sz w:val="21"/>
            <w:szCs w:val="21"/>
            <w:u w:val="single" w:color="000000"/>
            <w:lang w:val="en-US" w:eastAsia="zh-CN"/>
          </w:rPr>
          <w:t>单价合同</w:t>
        </w:r>
      </w:ins>
      <w:ins w:id="279" w:author="羊" w:date="2026-02-26T18:49:40Z">
        <w:r>
          <w:rPr>
            <w:rFonts w:hint="eastAsia" w:ascii="宋体" w:hAnsi="宋体" w:eastAsia="宋体" w:cs="宋体"/>
            <w:b w:val="0"/>
            <w:bCs w:val="0"/>
            <w:i w:val="0"/>
            <w:snapToGrid w:val="0"/>
            <w:spacing w:val="0"/>
            <w:w w:val="100"/>
            <w:position w:val="0"/>
            <w:sz w:val="21"/>
            <w:szCs w:val="21"/>
            <w:u w:val="single" w:color="000000"/>
            <w:lang w:val="en-US" w:eastAsia="zh-CN"/>
          </w:rPr>
          <w:t xml:space="preserve"> </w:t>
        </w:r>
      </w:ins>
      <w:r>
        <w:rPr>
          <w:rFonts w:ascii="宋体" w:hAnsi="宋体" w:eastAsia="宋体" w:cs="宋体"/>
          <w:b w:val="0"/>
          <w:bCs w:val="0"/>
          <w:i w:val="0"/>
          <w:snapToGrid w:val="0"/>
          <w:spacing w:val="0"/>
          <w:w w:val="100"/>
          <w:position w:val="0"/>
          <w:sz w:val="21"/>
          <w:szCs w:val="21"/>
        </w:rPr>
        <w:t>。</w:t>
      </w:r>
      <w:bookmarkStart w:id="7" w:name="五、项目经理及技术负责人"/>
      <w:bookmarkEnd w:id="7"/>
    </w:p>
    <w:p w14:paraId="41A0C3D9">
      <w:pPr>
        <w:keepNext w:val="0"/>
        <w:keepLines w:val="0"/>
        <w:pageBreakBefore w:val="0"/>
        <w:widowControl w:val="0"/>
        <w:tabs>
          <w:tab w:val="left" w:pos="3683"/>
        </w:tabs>
        <w:kinsoku/>
        <w:wordWrap/>
        <w:overflowPunct/>
        <w:topLinePunct w:val="0"/>
        <w:autoSpaceDE/>
        <w:autoSpaceDN/>
        <w:bidi w:val="0"/>
        <w:adjustRightInd w:val="0"/>
        <w:snapToGrid w:val="0"/>
        <w:spacing w:line="360" w:lineRule="auto"/>
        <w:ind w:left="0" w:right="0" w:firstLine="422" w:firstLineChars="200"/>
        <w:jc w:val="both"/>
        <w:textAlignment w:val="auto"/>
        <w:rPr>
          <w:ins w:id="280" w:author="羊" w:date="2026-03-01T09:11:02Z"/>
          <w:rFonts w:ascii="宋体" w:hAnsi="宋体" w:eastAsia="宋体" w:cs="宋体"/>
          <w:b/>
          <w:bCs/>
          <w:i w:val="0"/>
          <w:snapToGrid w:val="0"/>
          <w:spacing w:val="0"/>
          <w:w w:val="100"/>
          <w:position w:val="0"/>
          <w:sz w:val="21"/>
          <w:szCs w:val="21"/>
        </w:rPr>
      </w:pPr>
      <w:r>
        <w:rPr>
          <w:rFonts w:ascii="宋体" w:hAnsi="宋体" w:eastAsia="宋体" w:cs="宋体"/>
          <w:b/>
          <w:bCs/>
          <w:i w:val="0"/>
          <w:snapToGrid w:val="0"/>
          <w:spacing w:val="0"/>
          <w:w w:val="100"/>
          <w:position w:val="0"/>
          <w:sz w:val="21"/>
          <w:szCs w:val="21"/>
        </w:rPr>
        <w:t>五、项目经理及技术负责人</w:t>
      </w:r>
    </w:p>
    <w:p w14:paraId="6198108D">
      <w:pPr>
        <w:keepNext w:val="0"/>
        <w:keepLines w:val="0"/>
        <w:pageBreakBefore w:val="0"/>
        <w:widowControl w:val="0"/>
        <w:tabs>
          <w:tab w:val="left" w:pos="3683"/>
        </w:tabs>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1、承包人投标文件中承诺的项目经理：</w:t>
      </w:r>
    </w:p>
    <w:p w14:paraId="75707D34">
      <w:pPr>
        <w:pStyle w:val="12"/>
        <w:keepNext w:val="0"/>
        <w:keepLines w:val="0"/>
        <w:pageBreakBefore w:val="0"/>
        <w:widowControl w:val="0"/>
        <w:tabs>
          <w:tab w:val="left" w:pos="3472"/>
          <w:tab w:val="left" w:pos="4103"/>
          <w:tab w:val="left" w:pos="452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281" w:author="羊" w:date="2026-03-01T09:11:0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姓名：</w:t>
      </w:r>
      <w:ins w:id="282" w:author="羊" w:date="2026-03-01T09:12:36Z">
        <w:r>
          <w:rPr>
            <w:rFonts w:hint="eastAsia" w:asciiTheme="minorEastAsia" w:hAnsiTheme="minorEastAsia" w:eastAsiaTheme="minorEastAsia" w:cstheme="minorEastAsia"/>
            <w:u w:val="single" w:color="000000"/>
            <w:lang w:val="en-US" w:eastAsia="zh-CN"/>
          </w:rPr>
          <w:t>范学印</w:t>
        </w:r>
      </w:ins>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57EB2DF4">
      <w:pPr>
        <w:pStyle w:val="12"/>
        <w:keepNext w:val="0"/>
        <w:keepLines w:val="0"/>
        <w:pageBreakBefore w:val="0"/>
        <w:widowControl w:val="0"/>
        <w:tabs>
          <w:tab w:val="left" w:pos="3472"/>
          <w:tab w:val="left" w:pos="4103"/>
          <w:tab w:val="left" w:pos="452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283" w:author="羊" w:date="2026-03-01T09:11:0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身份证号码：</w:t>
      </w:r>
      <w:ins w:id="284" w:author="羊" w:date="2026-03-01T09:12:42Z">
        <w:r>
          <w:rPr>
            <w:rFonts w:hint="eastAsia" w:asciiTheme="minorEastAsia" w:hAnsiTheme="minorEastAsia" w:eastAsiaTheme="minorEastAsia" w:cstheme="minorEastAsia"/>
            <w:w w:val="100"/>
            <w:u w:val="single" w:color="000000"/>
            <w:lang w:val="en-US" w:eastAsia="zh-CN"/>
          </w:rPr>
          <w:t>320106196711290813</w:t>
        </w:r>
      </w:ins>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1DB9FC61">
      <w:pPr>
        <w:pStyle w:val="12"/>
        <w:keepNext w:val="0"/>
        <w:keepLines w:val="0"/>
        <w:pageBreakBefore w:val="0"/>
        <w:widowControl w:val="0"/>
        <w:tabs>
          <w:tab w:val="left" w:pos="3472"/>
          <w:tab w:val="left" w:pos="4103"/>
          <w:tab w:val="left" w:pos="452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建造师注册证书：</w:t>
      </w:r>
      <w:ins w:id="285" w:author="羊" w:date="2026-03-01T09:12:48Z">
        <w:r>
          <w:rPr>
            <w:rFonts w:hint="eastAsia" w:asciiTheme="minorEastAsia" w:hAnsiTheme="minorEastAsia" w:eastAsiaTheme="minorEastAsia" w:cstheme="minorEastAsia"/>
            <w:w w:val="100"/>
            <w:u w:val="single" w:color="000000"/>
            <w:lang w:val="en-US" w:eastAsia="zh-CN"/>
          </w:rPr>
          <w:t>津1372005200805873</w:t>
        </w:r>
      </w:ins>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231FB065">
      <w:pPr>
        <w:pStyle w:val="12"/>
        <w:keepNext w:val="0"/>
        <w:keepLines w:val="0"/>
        <w:pageBreakBefore w:val="0"/>
        <w:widowControl w:val="0"/>
        <w:tabs>
          <w:tab w:val="left" w:pos="3472"/>
          <w:tab w:val="left" w:pos="410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286" w:author="羊" w:date="2026-03-01T09:11:1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2、承包人投标文件中承诺的技术负责人：</w:t>
      </w:r>
    </w:p>
    <w:p w14:paraId="1F280D41">
      <w:pPr>
        <w:pStyle w:val="12"/>
        <w:keepNext w:val="0"/>
        <w:keepLines w:val="0"/>
        <w:pageBreakBefore w:val="0"/>
        <w:widowControl w:val="0"/>
        <w:tabs>
          <w:tab w:val="left" w:pos="3472"/>
          <w:tab w:val="left" w:pos="410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287" w:author="羊" w:date="2026-03-01T09:11:2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姓名：</w:t>
      </w:r>
      <w:ins w:id="288" w:author="羊" w:date="2026-03-01T09:13:02Z">
        <w:r>
          <w:rPr>
            <w:rFonts w:hint="eastAsia" w:asciiTheme="minorEastAsia" w:hAnsiTheme="minorEastAsia" w:eastAsiaTheme="minorEastAsia" w:cstheme="minorEastAsia"/>
            <w:u w:val="single" w:color="000000"/>
            <w:lang w:val="en-US" w:eastAsia="zh-CN"/>
          </w:rPr>
          <w:t>刘瑞建</w:t>
        </w:r>
      </w:ins>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23C2E4DE">
      <w:pPr>
        <w:pStyle w:val="12"/>
        <w:keepNext w:val="0"/>
        <w:keepLines w:val="0"/>
        <w:pageBreakBefore w:val="0"/>
        <w:widowControl w:val="0"/>
        <w:tabs>
          <w:tab w:val="left" w:pos="3472"/>
          <w:tab w:val="left" w:pos="410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身份证号码：</w:t>
      </w:r>
      <w:ins w:id="289" w:author="羊" w:date="2026-03-01T09:13:09Z">
        <w:r>
          <w:rPr>
            <w:rFonts w:hint="eastAsia" w:asciiTheme="minorEastAsia" w:hAnsiTheme="minorEastAsia" w:eastAsiaTheme="minorEastAsia" w:cstheme="minorEastAsia"/>
            <w:w w:val="100"/>
            <w:u w:val="single" w:color="000000"/>
            <w:lang w:val="en-US" w:eastAsia="zh-CN"/>
          </w:rPr>
          <w:t>120112198110173311</w:t>
        </w:r>
      </w:ins>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228B3F54">
      <w:pPr>
        <w:keepNext w:val="0"/>
        <w:keepLines w:val="0"/>
        <w:pageBreakBefore w:val="0"/>
        <w:widowControl w:val="0"/>
        <w:tabs>
          <w:tab w:val="left" w:pos="6309"/>
        </w:tabs>
        <w:kinsoku/>
        <w:wordWrap/>
        <w:overflowPunct/>
        <w:topLinePunct w:val="0"/>
        <w:autoSpaceDE/>
        <w:autoSpaceDN/>
        <w:bidi w:val="0"/>
        <w:adjustRightInd w:val="0"/>
        <w:snapToGrid w:val="0"/>
        <w:spacing w:line="360" w:lineRule="auto"/>
        <w:ind w:left="0" w:right="0" w:firstLine="420" w:firstLineChars="200"/>
        <w:jc w:val="both"/>
        <w:textAlignment w:val="auto"/>
        <w:rPr>
          <w:ins w:id="290" w:author="羊" w:date="2026-03-01T09:11:2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证书名称及号码：</w:t>
      </w:r>
      <w:ins w:id="291" w:author="羊" w:date="2026-03-01T09:13:15Z">
        <w:r>
          <w:rPr>
            <w:rFonts w:hint="eastAsia" w:asciiTheme="minorEastAsia" w:hAnsiTheme="minorEastAsia" w:eastAsiaTheme="minorEastAsia" w:cstheme="minorEastAsia"/>
            <w:w w:val="100"/>
            <w:sz w:val="21"/>
            <w:szCs w:val="21"/>
            <w:u w:val="single"/>
            <w:lang w:val="en-US" w:eastAsia="zh-CN"/>
          </w:rPr>
          <w:t>一级建造师 津1122021202201059</w:t>
        </w:r>
      </w:ins>
      <w:r>
        <w:rPr>
          <w:rFonts w:ascii="宋体" w:hAnsi="宋体" w:eastAsia="宋体" w:cs="宋体"/>
          <w:b w:val="0"/>
          <w:bCs w:val="0"/>
          <w:i w:val="0"/>
          <w:snapToGrid w:val="0"/>
          <w:spacing w:val="0"/>
          <w:w w:val="100"/>
          <w:position w:val="0"/>
          <w:sz w:val="21"/>
          <w:szCs w:val="21"/>
        </w:rPr>
        <w:t>。</w:t>
      </w:r>
      <w:bookmarkStart w:id="8" w:name="六、合同文件构成"/>
      <w:bookmarkEnd w:id="8"/>
    </w:p>
    <w:p w14:paraId="2AA175B8">
      <w:pPr>
        <w:keepNext w:val="0"/>
        <w:keepLines w:val="0"/>
        <w:pageBreakBefore w:val="0"/>
        <w:widowControl w:val="0"/>
        <w:tabs>
          <w:tab w:val="left" w:pos="6309"/>
        </w:tabs>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r>
        <w:rPr>
          <w:rFonts w:ascii="宋体" w:hAnsi="宋体" w:eastAsia="宋体" w:cs="宋体"/>
          <w:b/>
          <w:bCs/>
          <w:i w:val="0"/>
          <w:snapToGrid w:val="0"/>
          <w:spacing w:val="0"/>
          <w:w w:val="100"/>
          <w:position w:val="0"/>
          <w:sz w:val="21"/>
          <w:szCs w:val="21"/>
        </w:rPr>
        <w:t>六、合同文件构成</w:t>
      </w:r>
    </w:p>
    <w:p w14:paraId="43AE130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合同由以下文件构成：</w:t>
      </w:r>
    </w:p>
    <w:p w14:paraId="42D24CA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（1）合同协议书；</w:t>
      </w:r>
    </w:p>
    <w:p w14:paraId="1FF22CA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（2）中标通知书；</w:t>
      </w:r>
    </w:p>
    <w:p w14:paraId="0E51A15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（3）投标函及投标函附录；</w:t>
      </w:r>
    </w:p>
    <w:p w14:paraId="0B91FE2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（4）专用合同条款及其附件；</w:t>
      </w:r>
    </w:p>
    <w:p w14:paraId="629DBA7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（5）通用合同条款；</w:t>
      </w:r>
    </w:p>
    <w:p w14:paraId="45114EC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（6）投标文件（投标函及投标函附录除外）；</w:t>
      </w:r>
    </w:p>
    <w:p w14:paraId="7808D12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（7）招标文件及修改文件；</w:t>
      </w:r>
    </w:p>
    <w:p w14:paraId="0AAC1BA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（8）技术标准和要求；</w:t>
      </w:r>
    </w:p>
    <w:p w14:paraId="6D4BF7A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（9）图纸；</w:t>
      </w:r>
    </w:p>
    <w:p w14:paraId="698F472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292" w:author="羊" w:date="2026-03-01T09:13:3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（10）其他合同文件。</w:t>
      </w:r>
    </w:p>
    <w:p w14:paraId="49E1F17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293" w:author="羊" w:date="2026-03-01T09:13:3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在合同订立、履行过程中形成的与合同有关的书面形式的文件均构成合同文件组成部分。</w:t>
      </w:r>
    </w:p>
    <w:p w14:paraId="62401F8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上述各项合同文件包括合同当事人就该项合同文件所作出的补充和修改，属于同一类内容的文件，应以最新签署的为准。专用合同条款及其附件须经合同当事人签名或盖章。</w:t>
      </w:r>
    </w:p>
    <w:p w14:paraId="6D28AAE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2" w:firstLineChars="200"/>
        <w:jc w:val="both"/>
        <w:textAlignment w:val="auto"/>
        <w:rPr>
          <w:ins w:id="294" w:author="羊" w:date="2026-03-01T09:13:55Z"/>
          <w:rFonts w:ascii="宋体" w:hAnsi="宋体" w:eastAsia="宋体" w:cs="宋体"/>
          <w:b/>
          <w:bCs/>
          <w:i w:val="0"/>
          <w:snapToGrid w:val="0"/>
          <w:spacing w:val="0"/>
          <w:w w:val="100"/>
          <w:position w:val="0"/>
          <w:sz w:val="21"/>
          <w:szCs w:val="21"/>
        </w:rPr>
      </w:pPr>
      <w:bookmarkStart w:id="9" w:name="七、承诺"/>
      <w:bookmarkEnd w:id="9"/>
      <w:r>
        <w:rPr>
          <w:rFonts w:ascii="宋体" w:hAnsi="宋体" w:eastAsia="宋体" w:cs="宋体"/>
          <w:b/>
          <w:bCs/>
          <w:i w:val="0"/>
          <w:snapToGrid w:val="0"/>
          <w:spacing w:val="0"/>
          <w:w w:val="100"/>
          <w:position w:val="0"/>
          <w:sz w:val="21"/>
          <w:szCs w:val="21"/>
        </w:rPr>
        <w:t>七、承诺</w:t>
      </w:r>
    </w:p>
    <w:p w14:paraId="64731D6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295" w:author="羊" w:date="2026-03-01T09:14:1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1.发包人承诺按照法律规定履行前期项目建设审批手续、筹集工程建设资金并按照合同约定的期限和方式支付合同价款。</w:t>
      </w:r>
    </w:p>
    <w:p w14:paraId="3466211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del w:id="296" w:author="羊" w:date="2026-02-26T17:59:2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2.承包人承诺按照法律规定及合同约定组织完成工程施工，确保工程质量和安全，不进行</w:t>
      </w:r>
      <w:ins w:id="297" w:author="羊" w:date="2026-02-26T17:59:35Z">
        <w:r>
          <w:rPr>
            <w:rFonts w:ascii="宋体" w:hAnsi="宋体" w:eastAsia="宋体" w:cs="宋体"/>
            <w:b w:val="0"/>
            <w:bCs w:val="0"/>
            <w:i w:val="0"/>
            <w:snapToGrid w:val="0"/>
            <w:spacing w:val="0"/>
            <w:w w:val="100"/>
            <w:position w:val="0"/>
            <w:sz w:val="21"/>
            <w:szCs w:val="21"/>
            <w:lang w:eastAsia="zh-CN"/>
          </w:rPr>
          <w:t>转包、违法分包和挂靠</w:t>
        </w:r>
      </w:ins>
      <w:ins w:id="298" w:author="羊" w:date="2026-02-26T17:59:59Z">
        <w:r>
          <w:rPr>
            <w:rFonts w:hint="eastAsia" w:cs="宋体"/>
            <w:b w:val="0"/>
            <w:bCs w:val="0"/>
            <w:i w:val="0"/>
            <w:snapToGrid w:val="0"/>
            <w:spacing w:val="0"/>
            <w:w w:val="100"/>
            <w:position w:val="0"/>
            <w:sz w:val="21"/>
            <w:szCs w:val="21"/>
            <w:lang w:eastAsia="zh-CN"/>
          </w:rPr>
          <w:t>，</w:t>
        </w:r>
      </w:ins>
      <w:ins w:id="299" w:author="羊" w:date="2026-02-26T18:00:02Z">
        <w:r>
          <w:rPr>
            <w:rFonts w:hint="eastAsia" w:cs="宋体"/>
            <w:b w:val="0"/>
            <w:bCs w:val="0"/>
            <w:i w:val="0"/>
            <w:snapToGrid w:val="0"/>
            <w:spacing w:val="0"/>
            <w:w w:val="100"/>
            <w:position w:val="0"/>
            <w:sz w:val="21"/>
            <w:szCs w:val="21"/>
            <w:lang w:eastAsia="zh-CN"/>
          </w:rPr>
          <w:t>严格执行专业分包审批制、劳务分包备案制</w:t>
        </w:r>
      </w:ins>
      <w:del w:id="300" w:author="羊" w:date="2026-02-26T17:59:22Z">
        <w:r>
          <w:rPr>
            <w:rFonts w:ascii="宋体" w:hAnsi="宋体" w:eastAsia="宋体" w:cs="宋体"/>
            <w:b w:val="0"/>
            <w:bCs w:val="0"/>
            <w:i w:val="0"/>
            <w:snapToGrid w:val="0"/>
            <w:spacing w:val="0"/>
            <w:w w:val="100"/>
            <w:position w:val="0"/>
            <w:sz w:val="21"/>
            <w:szCs w:val="21"/>
          </w:rPr>
          <w:delText>转包及违法</w:delText>
        </w:r>
      </w:del>
    </w:p>
    <w:p w14:paraId="65B2C53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301" w:author="羊" w:date="2026-03-01T09:14:21Z"/>
          <w:rFonts w:ascii="宋体" w:hAnsi="宋体" w:eastAsia="宋体" w:cs="宋体"/>
          <w:b w:val="0"/>
          <w:bCs w:val="0"/>
          <w:i w:val="0"/>
          <w:snapToGrid w:val="0"/>
          <w:spacing w:val="0"/>
          <w:w w:val="100"/>
          <w:position w:val="0"/>
          <w:sz w:val="21"/>
          <w:szCs w:val="21"/>
        </w:rPr>
      </w:pPr>
      <w:del w:id="302" w:author="羊" w:date="2026-02-26T17:59:22Z">
        <w:r>
          <w:rPr>
            <w:rFonts w:ascii="宋体" w:hAnsi="宋体" w:eastAsia="宋体" w:cs="宋体"/>
            <w:b w:val="0"/>
            <w:bCs w:val="0"/>
            <w:i w:val="0"/>
            <w:snapToGrid w:val="0"/>
            <w:spacing w:val="0"/>
            <w:w w:val="100"/>
            <w:position w:val="0"/>
            <w:sz w:val="21"/>
            <w:szCs w:val="21"/>
          </w:rPr>
          <w:delText>分包</w:delText>
        </w:r>
      </w:del>
      <w:r>
        <w:rPr>
          <w:rFonts w:ascii="宋体" w:hAnsi="宋体" w:eastAsia="宋体" w:cs="宋体"/>
          <w:b w:val="0"/>
          <w:bCs w:val="0"/>
          <w:i w:val="0"/>
          <w:snapToGrid w:val="0"/>
          <w:spacing w:val="0"/>
          <w:w w:val="100"/>
          <w:position w:val="0"/>
          <w:sz w:val="21"/>
          <w:szCs w:val="21"/>
        </w:rPr>
        <w:t>，并在缺陷责任期及保修期内承担相应的工程维修责任。</w:t>
      </w:r>
    </w:p>
    <w:p w14:paraId="1242B3BE">
      <w:pPr>
        <w:pStyle w:val="12"/>
        <w:adjustRightInd w:val="0"/>
        <w:snapToGrid w:val="0"/>
        <w:spacing w:before="0" w:line="360" w:lineRule="auto"/>
        <w:ind w:left="0" w:firstLine="420" w:firstLineChars="200"/>
        <w:jc w:val="both"/>
        <w:rPr>
          <w:ins w:id="303" w:author="羊" w:date="2026-03-01T09:14:35Z"/>
          <w:rFonts w:ascii="宋体" w:hAnsi="宋体" w:eastAsia="宋体" w:cs="宋体"/>
          <w:b w:val="0"/>
          <w:bCs w:val="0"/>
          <w:i w:val="0"/>
          <w:snapToGrid w:val="0"/>
          <w:spacing w:val="0"/>
          <w:w w:val="100"/>
          <w:position w:val="0"/>
          <w:sz w:val="21"/>
          <w:szCs w:val="21"/>
        </w:rPr>
      </w:pPr>
      <w:del w:id="304" w:author="羊" w:date="2026-03-02T10:33:52Z">
        <w:r>
          <w:rPr>
            <w:rFonts w:hint="default" w:ascii="宋体" w:hAnsi="宋体" w:eastAsia="宋体" w:cs="宋体"/>
            <w:b w:val="0"/>
            <w:bCs w:val="0"/>
            <w:i w:val="0"/>
            <w:snapToGrid w:val="0"/>
            <w:spacing w:val="0"/>
            <w:w w:val="100"/>
            <w:position w:val="0"/>
            <w:sz w:val="21"/>
            <w:szCs w:val="21"/>
            <w:lang w:val="en-US"/>
          </w:rPr>
          <w:delText>3</w:delText>
        </w:r>
      </w:del>
      <w:ins w:id="305" w:author="羊" w:date="2026-03-02T10:33:52Z">
        <w:r>
          <w:rPr>
            <w:rFonts w:hint="eastAsia" w:cs="宋体"/>
            <w:b w:val="0"/>
            <w:bCs w:val="0"/>
            <w:i w:val="0"/>
            <w:snapToGrid w:val="0"/>
            <w:spacing w:val="0"/>
            <w:w w:val="100"/>
            <w:position w:val="0"/>
            <w:sz w:val="21"/>
            <w:szCs w:val="21"/>
            <w:lang w:val="en-US" w:eastAsia="zh-CN"/>
          </w:rPr>
          <w:t>4</w:t>
        </w:r>
      </w:ins>
      <w:r>
        <w:rPr>
          <w:rFonts w:ascii="宋体" w:hAnsi="宋体" w:eastAsia="宋体" w:cs="宋体"/>
          <w:b w:val="0"/>
          <w:bCs w:val="0"/>
          <w:i w:val="0"/>
          <w:snapToGrid w:val="0"/>
          <w:spacing w:val="0"/>
          <w:w w:val="100"/>
          <w:position w:val="0"/>
          <w:sz w:val="21"/>
          <w:szCs w:val="21"/>
        </w:rPr>
        <w:t>.发包人和承包人通过招投标形式签订合同的，双方理解并承诺不再就同一工程另行签订与合同实质性内容相背离的协议。</w:t>
      </w:r>
      <w:bookmarkStart w:id="10" w:name="八、词语含义"/>
      <w:bookmarkEnd w:id="10"/>
    </w:p>
    <w:p w14:paraId="546554EC">
      <w:pPr>
        <w:pStyle w:val="12"/>
        <w:jc w:val="both"/>
        <w:rPr>
          <w:rFonts w:ascii="宋体" w:hAnsi="宋体" w:eastAsia="宋体" w:cs="宋体"/>
          <w:b/>
          <w:bCs/>
          <w:i w:val="0"/>
          <w:snapToGrid w:val="0"/>
          <w:spacing w:val="0"/>
          <w:w w:val="100"/>
          <w:position w:val="0"/>
          <w:sz w:val="21"/>
          <w:szCs w:val="21"/>
        </w:rPr>
      </w:pPr>
      <w:r>
        <w:rPr>
          <w:rFonts w:ascii="宋体" w:hAnsi="宋体" w:eastAsia="宋体" w:cs="宋体"/>
          <w:b/>
          <w:bCs/>
          <w:i w:val="0"/>
          <w:snapToGrid w:val="0"/>
          <w:spacing w:val="0"/>
          <w:w w:val="100"/>
          <w:position w:val="0"/>
          <w:sz w:val="21"/>
          <w:szCs w:val="21"/>
        </w:rPr>
        <w:t>八、词语含义</w:t>
      </w:r>
    </w:p>
    <w:p w14:paraId="438ADA2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306" w:author="羊" w:date="2026-03-01T09:15:0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本协议书中词语含义与专用合同条款及通用合同条款中赋予的含义相同。</w:t>
      </w:r>
      <w:bookmarkStart w:id="11" w:name="九、签订时间"/>
      <w:bookmarkEnd w:id="11"/>
    </w:p>
    <w:p w14:paraId="4852BA8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r>
        <w:rPr>
          <w:rFonts w:ascii="宋体" w:hAnsi="宋体" w:eastAsia="宋体" w:cs="宋体"/>
          <w:b/>
          <w:bCs/>
          <w:i w:val="0"/>
          <w:snapToGrid w:val="0"/>
          <w:spacing w:val="0"/>
          <w:w w:val="100"/>
          <w:position w:val="0"/>
          <w:sz w:val="21"/>
          <w:szCs w:val="21"/>
        </w:rPr>
        <w:t>九、签订时间</w:t>
      </w:r>
    </w:p>
    <w:p w14:paraId="4B21B295">
      <w:pPr>
        <w:keepNext w:val="0"/>
        <w:keepLines w:val="0"/>
        <w:pageBreakBefore w:val="0"/>
        <w:widowControl w:val="0"/>
        <w:tabs>
          <w:tab w:val="left" w:pos="2109"/>
          <w:tab w:val="left" w:pos="2738"/>
          <w:tab w:val="left" w:pos="3369"/>
        </w:tabs>
        <w:kinsoku/>
        <w:wordWrap/>
        <w:overflowPunct/>
        <w:topLinePunct w:val="0"/>
        <w:autoSpaceDE/>
        <w:autoSpaceDN/>
        <w:bidi w:val="0"/>
        <w:adjustRightInd w:val="0"/>
        <w:snapToGrid w:val="0"/>
        <w:spacing w:line="360" w:lineRule="auto"/>
        <w:ind w:left="0" w:right="0" w:firstLine="420" w:firstLineChars="200"/>
        <w:jc w:val="both"/>
        <w:textAlignment w:val="auto"/>
        <w:rPr>
          <w:ins w:id="307" w:author="羊" w:date="2026-03-01T09:15:11Z"/>
          <w:rFonts w:hint="eastAsia" w:ascii="宋体" w:hAnsi="宋体" w:eastAsia="宋体" w:cs="宋体"/>
          <w:b w:val="0"/>
          <w:bCs w:val="0"/>
          <w:i w:val="0"/>
          <w:snapToGrid w:val="0"/>
          <w:spacing w:val="0"/>
          <w:w w:val="100"/>
          <w:position w:val="0"/>
          <w:sz w:val="21"/>
          <w:szCs w:val="21"/>
          <w:lang w:eastAsia="zh-CN"/>
        </w:rPr>
      </w:pPr>
      <w:r>
        <w:rPr>
          <w:rFonts w:ascii="宋体" w:hAnsi="宋体" w:eastAsia="宋体" w:cs="宋体"/>
          <w:b w:val="0"/>
          <w:bCs w:val="0"/>
          <w:i w:val="0"/>
          <w:snapToGrid w:val="0"/>
          <w:spacing w:val="0"/>
          <w:w w:val="100"/>
          <w:position w:val="0"/>
          <w:sz w:val="21"/>
          <w:szCs w:val="21"/>
        </w:rPr>
        <w:t>合同于</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年</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月</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日签订</w:t>
      </w:r>
      <w:ins w:id="308" w:author="羊" w:date="2026-03-01T09:15:16Z">
        <w:bookmarkStart w:id="12" w:name="十、签订地点"/>
        <w:bookmarkEnd w:id="12"/>
        <w:r>
          <w:rPr>
            <w:rFonts w:hint="eastAsia" w:ascii="宋体" w:hAnsi="宋体" w:eastAsia="宋体" w:cs="宋体"/>
            <w:b w:val="0"/>
            <w:bCs w:val="0"/>
            <w:i w:val="0"/>
            <w:snapToGrid w:val="0"/>
            <w:spacing w:val="0"/>
            <w:w w:val="100"/>
            <w:position w:val="0"/>
            <w:sz w:val="21"/>
            <w:szCs w:val="21"/>
            <w:lang w:eastAsia="zh-CN"/>
          </w:rPr>
          <w:t>。</w:t>
        </w:r>
      </w:ins>
    </w:p>
    <w:p w14:paraId="32D5F9E9">
      <w:pPr>
        <w:keepNext w:val="0"/>
        <w:keepLines w:val="0"/>
        <w:pageBreakBefore w:val="0"/>
        <w:widowControl w:val="0"/>
        <w:tabs>
          <w:tab w:val="left" w:pos="2109"/>
          <w:tab w:val="left" w:pos="2738"/>
          <w:tab w:val="left" w:pos="3369"/>
        </w:tabs>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r>
        <w:rPr>
          <w:rFonts w:ascii="宋体" w:hAnsi="宋体" w:eastAsia="宋体" w:cs="宋体"/>
          <w:b/>
          <w:bCs/>
          <w:i w:val="0"/>
          <w:snapToGrid w:val="0"/>
          <w:spacing w:val="0"/>
          <w:w w:val="100"/>
          <w:position w:val="0"/>
          <w:sz w:val="21"/>
          <w:szCs w:val="21"/>
        </w:rPr>
        <w:t>十、签订地点</w:t>
      </w:r>
    </w:p>
    <w:p w14:paraId="5E9DBA4D">
      <w:pPr>
        <w:keepNext w:val="0"/>
        <w:keepLines w:val="0"/>
        <w:pageBreakBefore w:val="0"/>
        <w:widowControl w:val="0"/>
        <w:tabs>
          <w:tab w:val="left" w:pos="3052"/>
        </w:tabs>
        <w:kinsoku/>
        <w:wordWrap/>
        <w:overflowPunct/>
        <w:topLinePunct w:val="0"/>
        <w:autoSpaceDE/>
        <w:autoSpaceDN/>
        <w:bidi w:val="0"/>
        <w:adjustRightInd w:val="0"/>
        <w:snapToGrid w:val="0"/>
        <w:spacing w:line="360" w:lineRule="auto"/>
        <w:ind w:left="0" w:right="0" w:firstLine="420" w:firstLineChars="200"/>
        <w:jc w:val="both"/>
        <w:textAlignment w:val="auto"/>
        <w:rPr>
          <w:ins w:id="309" w:author="羊" w:date="2026-03-01T09:15:2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合同在</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签订。</w:t>
      </w:r>
      <w:bookmarkStart w:id="13" w:name="十一、补充协议"/>
      <w:bookmarkEnd w:id="13"/>
    </w:p>
    <w:p w14:paraId="7522F9F9">
      <w:pPr>
        <w:keepNext w:val="0"/>
        <w:keepLines w:val="0"/>
        <w:pageBreakBefore w:val="0"/>
        <w:widowControl w:val="0"/>
        <w:tabs>
          <w:tab w:val="left" w:pos="3052"/>
        </w:tabs>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r>
        <w:rPr>
          <w:rFonts w:ascii="宋体" w:hAnsi="宋体" w:eastAsia="宋体" w:cs="宋体"/>
          <w:b/>
          <w:bCs/>
          <w:i w:val="0"/>
          <w:snapToGrid w:val="0"/>
          <w:spacing w:val="0"/>
          <w:w w:val="100"/>
          <w:position w:val="0"/>
          <w:sz w:val="21"/>
          <w:szCs w:val="21"/>
        </w:rPr>
        <w:t>十一、补充协议</w:t>
      </w:r>
    </w:p>
    <w:p w14:paraId="7C7C177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310" w:author="羊" w:date="2026-03-01T09:15:2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合同未尽事宜，合同当事人另行签订补充协议，补充协议是合同的组成部分。</w:t>
      </w:r>
      <w:bookmarkStart w:id="14" w:name="十二、合同生效"/>
      <w:bookmarkEnd w:id="14"/>
    </w:p>
    <w:p w14:paraId="49BB738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r>
        <w:rPr>
          <w:rFonts w:ascii="宋体" w:hAnsi="宋体" w:eastAsia="宋体" w:cs="宋体"/>
          <w:b/>
          <w:bCs/>
          <w:i w:val="0"/>
          <w:snapToGrid w:val="0"/>
          <w:spacing w:val="0"/>
          <w:w w:val="100"/>
          <w:position w:val="0"/>
          <w:sz w:val="21"/>
          <w:szCs w:val="21"/>
        </w:rPr>
        <w:t>十二、合同生效</w:t>
      </w:r>
    </w:p>
    <w:p w14:paraId="0924B9C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311" w:author="羊" w:date="2026-03-01T09:15:2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合同在以下条件全部满足之后生效：</w:t>
      </w:r>
    </w:p>
    <w:p w14:paraId="0E52E96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1.合同经双方法定代表人或其委托代理人签名并加盖公章或合同专用章；</w:t>
      </w:r>
    </w:p>
    <w:p w14:paraId="76AC0DB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5" w:name="2.采用保函形式递交履约担保的，承包人按合同约定向发包人提交履约担保函；"/>
      <w:bookmarkEnd w:id="15"/>
      <w:r>
        <w:rPr>
          <w:rFonts w:ascii="宋体" w:hAnsi="宋体" w:eastAsia="宋体" w:cs="宋体"/>
          <w:b w:val="0"/>
          <w:bCs w:val="0"/>
          <w:i w:val="0"/>
          <w:snapToGrid w:val="0"/>
          <w:spacing w:val="0"/>
          <w:w w:val="100"/>
          <w:position w:val="0"/>
          <w:sz w:val="21"/>
          <w:szCs w:val="21"/>
        </w:rPr>
        <w:t>2.采用保函形式递交履约担保的，承包人按合同约定向发包人提交履约担保函；</w:t>
      </w:r>
    </w:p>
    <w:p w14:paraId="4BE0C09B">
      <w:pPr>
        <w:pStyle w:val="12"/>
        <w:keepNext w:val="0"/>
        <w:keepLines w:val="0"/>
        <w:pageBreakBefore w:val="0"/>
        <w:widowControl w:val="0"/>
        <w:tabs>
          <w:tab w:val="left" w:pos="1912"/>
          <w:tab w:val="left" w:pos="3607"/>
          <w:tab w:val="left" w:pos="5303"/>
          <w:tab w:val="left" w:pos="6575"/>
          <w:tab w:val="left" w:pos="8270"/>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合同一式</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份，其中正本</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份，双方各持</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份，副本</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份，双方各执</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份。副本与正本不一致时，以正本为准。</w:t>
      </w:r>
    </w:p>
    <w:p w14:paraId="3C6BD14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（以下为签名盖章页）。</w:t>
      </w:r>
    </w:p>
    <w:p w14:paraId="17C34290">
      <w:pPr>
        <w:jc w:val="both"/>
        <w:rPr>
          <w:ins w:id="312" w:author="羊" w:date="2026-03-01T09:15:52Z"/>
          <w:rFonts w:ascii="宋体" w:hAnsi="宋体" w:eastAsia="宋体" w:cs="宋体"/>
          <w:b w:val="0"/>
          <w:bCs w:val="0"/>
          <w:i w:val="0"/>
          <w:snapToGrid w:val="0"/>
          <w:spacing w:val="0"/>
          <w:w w:val="100"/>
          <w:position w:val="0"/>
          <w:sz w:val="21"/>
          <w:szCs w:val="21"/>
        </w:rPr>
      </w:pPr>
      <w:ins w:id="313" w:author="羊" w:date="2026-03-01T09:15:52Z">
        <w:r>
          <w:rPr>
            <w:rFonts w:ascii="宋体" w:hAnsi="宋体" w:eastAsia="宋体" w:cs="宋体"/>
            <w:b w:val="0"/>
            <w:bCs w:val="0"/>
            <w:i w:val="0"/>
            <w:snapToGrid w:val="0"/>
            <w:spacing w:val="0"/>
            <w:w w:val="100"/>
            <w:position w:val="0"/>
            <w:sz w:val="21"/>
            <w:szCs w:val="21"/>
          </w:rPr>
          <w:br w:type="page"/>
        </w:r>
      </w:ins>
    </w:p>
    <w:p w14:paraId="244E5453">
      <w:pPr>
        <w:pStyle w:val="12"/>
        <w:keepNext w:val="0"/>
        <w:keepLines w:val="0"/>
        <w:pageBreakBefore w:val="0"/>
        <w:widowControl w:val="0"/>
        <w:tabs>
          <w:tab w:val="left" w:pos="1163"/>
          <w:tab w:val="left" w:pos="5363"/>
          <w:tab w:val="left" w:pos="5415"/>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314" w:author="羊" w:date="2026-03-01T09:15:54Z"/>
          <w:rFonts w:ascii="宋体" w:hAnsi="宋体" w:eastAsia="宋体" w:cs="宋体"/>
          <w:b w:val="0"/>
          <w:bCs w:val="0"/>
          <w:i w:val="0"/>
          <w:snapToGrid w:val="0"/>
          <w:spacing w:val="0"/>
          <w:w w:val="100"/>
          <w:position w:val="0"/>
          <w:sz w:val="21"/>
          <w:szCs w:val="21"/>
        </w:rPr>
      </w:pPr>
    </w:p>
    <w:p w14:paraId="41ED691A">
      <w:pPr>
        <w:pStyle w:val="12"/>
        <w:keepNext w:val="0"/>
        <w:keepLines w:val="0"/>
        <w:pageBreakBefore w:val="0"/>
        <w:widowControl w:val="0"/>
        <w:tabs>
          <w:tab w:val="left" w:pos="1163"/>
          <w:tab w:val="left" w:pos="5363"/>
          <w:tab w:val="left" w:pos="5415"/>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315" w:author="羊" w:date="2026-03-01T09:16:0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w:t>
      </w:r>
      <w:ins w:id="316" w:author="羊" w:date="2026-02-26T18:27:10Z">
        <w:r>
          <w:rPr>
            <w:rFonts w:ascii="宋体" w:hAnsi="宋体" w:eastAsia="宋体" w:cs="宋体"/>
            <w:b w:val="0"/>
            <w:bCs w:val="0"/>
            <w:i w:val="0"/>
            <w:snapToGrid w:val="0"/>
            <w:spacing w:val="0"/>
            <w:w w:val="100"/>
            <w:position w:val="0"/>
            <w:sz w:val="21"/>
            <w:szCs w:val="21"/>
            <w:u w:val="single" w:color="000000"/>
          </w:rPr>
          <w:t>重庆航运建设发展</w:t>
        </w:r>
      </w:ins>
      <w:ins w:id="317" w:author="羊" w:date="2026-03-01T18:09:21Z">
        <w:r>
          <w:rPr>
            <w:rFonts w:hint="eastAsia" w:cs="宋体"/>
            <w:b w:val="0"/>
            <w:bCs w:val="0"/>
            <w:i w:val="0"/>
            <w:snapToGrid w:val="0"/>
            <w:spacing w:val="0"/>
            <w:w w:val="100"/>
            <w:position w:val="0"/>
            <w:sz w:val="21"/>
            <w:szCs w:val="21"/>
            <w:u w:val="single" w:color="000000"/>
            <w:lang w:eastAsia="zh-CN"/>
          </w:rPr>
          <w:t>(集团)</w:t>
        </w:r>
      </w:ins>
      <w:ins w:id="318" w:author="羊" w:date="2026-02-26T18:27:10Z">
        <w:r>
          <w:rPr>
            <w:rFonts w:ascii="宋体" w:hAnsi="宋体" w:eastAsia="宋体" w:cs="宋体"/>
            <w:b w:val="0"/>
            <w:bCs w:val="0"/>
            <w:i w:val="0"/>
            <w:snapToGrid w:val="0"/>
            <w:spacing w:val="0"/>
            <w:w w:val="100"/>
            <w:position w:val="0"/>
            <w:sz w:val="21"/>
            <w:szCs w:val="21"/>
            <w:u w:val="single" w:color="000000"/>
          </w:rPr>
          <w:t>有限公司</w:t>
        </w:r>
      </w:ins>
      <w:ins w:id="319" w:author="羊" w:date="2026-02-26T18:27:11Z">
        <w:r>
          <w:rPr>
            <w:rFonts w:hint="eastAsia" w:cs="宋体"/>
            <w:b w:val="0"/>
            <w:bCs w:val="0"/>
            <w:i w:val="0"/>
            <w:snapToGrid w:val="0"/>
            <w:spacing w:val="0"/>
            <w:w w:val="100"/>
            <w:position w:val="0"/>
            <w:sz w:val="21"/>
            <w:szCs w:val="21"/>
            <w:u w:val="single" w:color="000000"/>
            <w:lang w:val="en-US" w:eastAsia="zh-CN"/>
          </w:rPr>
          <w:t xml:space="preserve">  </w:t>
        </w:r>
      </w:ins>
      <w:ins w:id="320" w:author="羊" w:date="2026-02-26T18:27:12Z">
        <w:r>
          <w:rPr>
            <w:rFonts w:hint="eastAsia" w:cs="宋体"/>
            <w:b w:val="0"/>
            <w:bCs w:val="0"/>
            <w:i w:val="0"/>
            <w:snapToGrid w:val="0"/>
            <w:spacing w:val="0"/>
            <w:w w:val="100"/>
            <w:position w:val="0"/>
            <w:sz w:val="21"/>
            <w:szCs w:val="21"/>
            <w:u w:val="single" w:color="000000"/>
            <w:lang w:val="en-US" w:eastAsia="zh-CN"/>
          </w:rPr>
          <w:t xml:space="preserve">    </w:t>
        </w:r>
      </w:ins>
      <w:ins w:id="321" w:author="羊" w:date="2026-02-26T18:27:13Z">
        <w:r>
          <w:rPr>
            <w:rFonts w:hint="eastAsia" w:cs="宋体"/>
            <w:b w:val="0"/>
            <w:bCs w:val="0"/>
            <w:i w:val="0"/>
            <w:snapToGrid w:val="0"/>
            <w:spacing w:val="0"/>
            <w:w w:val="100"/>
            <w:position w:val="0"/>
            <w:sz w:val="21"/>
            <w:szCs w:val="21"/>
            <w:u w:val="single" w:color="000000"/>
            <w:lang w:val="en-US" w:eastAsia="zh-CN"/>
          </w:rPr>
          <w:t xml:space="preserve">  </w:t>
        </w:r>
      </w:ins>
      <w:r>
        <w:rPr>
          <w:rFonts w:ascii="宋体" w:hAnsi="宋体" w:eastAsia="宋体" w:cs="宋体"/>
          <w:b w:val="0"/>
          <w:bCs w:val="0"/>
          <w:i w:val="0"/>
          <w:snapToGrid w:val="0"/>
          <w:spacing w:val="0"/>
          <w:w w:val="100"/>
          <w:position w:val="0"/>
          <w:sz w:val="21"/>
          <w:szCs w:val="21"/>
        </w:rPr>
        <w:t>（公章）</w:t>
      </w:r>
    </w:p>
    <w:p w14:paraId="515E5B5D">
      <w:pPr>
        <w:pStyle w:val="12"/>
        <w:keepNext w:val="0"/>
        <w:keepLines w:val="0"/>
        <w:pageBreakBefore w:val="0"/>
        <w:widowControl w:val="0"/>
        <w:tabs>
          <w:tab w:val="left" w:pos="1163"/>
          <w:tab w:val="left" w:pos="5363"/>
          <w:tab w:val="left" w:pos="5415"/>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322" w:author="羊" w:date="2026-03-01T09:16:0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法定代表人或其委托代理人：</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（签名）</w:t>
      </w:r>
    </w:p>
    <w:p w14:paraId="3C56FAEF">
      <w:pPr>
        <w:pStyle w:val="12"/>
        <w:keepNext w:val="0"/>
        <w:keepLines w:val="0"/>
        <w:pageBreakBefore w:val="0"/>
        <w:widowControl w:val="0"/>
        <w:tabs>
          <w:tab w:val="left" w:pos="1163"/>
          <w:tab w:val="left" w:pos="5363"/>
          <w:tab w:val="left" w:pos="5415"/>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323" w:author="羊" w:date="2026-03-01T09:16:04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统一社会信用代码：</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p>
    <w:p w14:paraId="582CC118">
      <w:pPr>
        <w:pStyle w:val="12"/>
        <w:keepNext w:val="0"/>
        <w:keepLines w:val="0"/>
        <w:pageBreakBefore w:val="0"/>
        <w:widowControl w:val="0"/>
        <w:tabs>
          <w:tab w:val="left" w:pos="1163"/>
          <w:tab w:val="left" w:pos="5363"/>
          <w:tab w:val="left" w:pos="5415"/>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324" w:author="羊" w:date="2026-03-01T09:16:05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税人识别号：</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p>
    <w:p w14:paraId="0E6B226E">
      <w:pPr>
        <w:pStyle w:val="12"/>
        <w:keepNext w:val="0"/>
        <w:keepLines w:val="0"/>
        <w:pageBreakBefore w:val="0"/>
        <w:widowControl w:val="0"/>
        <w:tabs>
          <w:tab w:val="left" w:pos="1163"/>
          <w:tab w:val="left" w:pos="5363"/>
          <w:tab w:val="left" w:pos="5415"/>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325" w:author="羊" w:date="2026-03-01T09:16:06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地</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址：</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p>
    <w:p w14:paraId="52F7EED0">
      <w:pPr>
        <w:pStyle w:val="12"/>
        <w:keepNext w:val="0"/>
        <w:keepLines w:val="0"/>
        <w:pageBreakBefore w:val="0"/>
        <w:widowControl w:val="0"/>
        <w:tabs>
          <w:tab w:val="left" w:pos="1163"/>
          <w:tab w:val="left" w:pos="5363"/>
          <w:tab w:val="left" w:pos="5415"/>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326" w:author="羊" w:date="2026-03-01T09:16:07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电</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话：</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p>
    <w:p w14:paraId="304D0CF5">
      <w:pPr>
        <w:pStyle w:val="12"/>
        <w:keepNext w:val="0"/>
        <w:keepLines w:val="0"/>
        <w:pageBreakBefore w:val="0"/>
        <w:widowControl w:val="0"/>
        <w:tabs>
          <w:tab w:val="left" w:pos="1163"/>
          <w:tab w:val="left" w:pos="5363"/>
          <w:tab w:val="left" w:pos="5415"/>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327" w:author="羊" w:date="2026-03-01T09:16:08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开户银行：</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p>
    <w:p w14:paraId="72223F69">
      <w:pPr>
        <w:pStyle w:val="12"/>
        <w:keepNext w:val="0"/>
        <w:keepLines w:val="0"/>
        <w:pageBreakBefore w:val="0"/>
        <w:widowControl w:val="0"/>
        <w:tabs>
          <w:tab w:val="left" w:pos="1163"/>
          <w:tab w:val="left" w:pos="5363"/>
          <w:tab w:val="left" w:pos="5415"/>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账</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号：</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p>
    <w:p w14:paraId="0BD699C1">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5035A817">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7257991E">
      <w:pPr>
        <w:pStyle w:val="12"/>
        <w:tabs>
          <w:tab w:val="left" w:pos="5363"/>
          <w:tab w:val="left" w:pos="5415"/>
        </w:tabs>
        <w:adjustRightInd w:val="0"/>
        <w:spacing w:before="0" w:beforeLines="0" w:afterLines="0" w:line="360" w:lineRule="auto"/>
        <w:ind w:left="0" w:right="0" w:firstLine="420" w:firstLineChars="200"/>
        <w:jc w:val="both"/>
        <w:rPr>
          <w:ins w:id="328" w:author="羊" w:date="2026-03-01T09:16:23Z"/>
          <w:rFonts w:hint="eastAsia" w:asciiTheme="minorEastAsia" w:hAnsiTheme="minorEastAsia" w:eastAsiaTheme="minorEastAsia" w:cstheme="minorEastAsia"/>
        </w:rPr>
      </w:pPr>
      <w:ins w:id="329" w:author="羊" w:date="2026-03-01T09:16:23Z">
        <w:r>
          <w:rPr>
            <w:rFonts w:hint="eastAsia" w:asciiTheme="minorEastAsia" w:hAnsiTheme="minorEastAsia" w:eastAsiaTheme="minorEastAsia" w:cstheme="minorEastAsia"/>
            <w:w w:val="100"/>
          </w:rPr>
          <w:t>承包人</w:t>
        </w:r>
      </w:ins>
      <w:ins w:id="330" w:author="羊" w:date="2026-03-02T10:43:30Z">
        <w:r>
          <w:rPr>
            <w:rFonts w:hint="eastAsia" w:asciiTheme="minorEastAsia" w:hAnsiTheme="minorEastAsia" w:eastAsiaTheme="minorEastAsia" w:cstheme="minorEastAsia"/>
            <w:w w:val="100"/>
            <w:lang w:val="en-US" w:eastAsia="zh-CN"/>
          </w:rPr>
          <w:t>1</w:t>
        </w:r>
      </w:ins>
      <w:ins w:id="331" w:author="羊" w:date="2026-03-01T09:16:23Z">
        <w:r>
          <w:rPr>
            <w:rFonts w:hint="eastAsia" w:asciiTheme="minorEastAsia" w:hAnsiTheme="minorEastAsia" w:eastAsiaTheme="minorEastAsia" w:cstheme="minorEastAsia"/>
            <w:w w:val="100"/>
          </w:rPr>
          <w:t>：</w:t>
        </w:r>
      </w:ins>
      <w:ins w:id="332" w:author="羊" w:date="2026-03-01T09:16:23Z">
        <w:r>
          <w:rPr>
            <w:rFonts w:hint="eastAsia" w:asciiTheme="minorEastAsia" w:hAnsiTheme="minorEastAsia" w:eastAsiaTheme="minorEastAsia" w:cstheme="minorEastAsia"/>
            <w:w w:val="100"/>
            <w:u w:val="single" w:color="000000"/>
            <w:lang w:val="en-US" w:eastAsia="zh-CN"/>
          </w:rPr>
          <w:t>中交第一航务工程局有限公司</w:t>
        </w:r>
      </w:ins>
      <w:ins w:id="333" w:author="羊" w:date="2026-03-02T10:43:52Z">
        <w:r>
          <w:rPr>
            <w:rFonts w:hint="eastAsia" w:asciiTheme="minorEastAsia" w:hAnsiTheme="minorEastAsia" w:eastAsiaTheme="minorEastAsia" w:cstheme="minorEastAsia"/>
            <w:w w:val="100"/>
            <w:u w:val="single" w:color="000000"/>
            <w:lang w:val="en-US" w:eastAsia="zh-CN"/>
          </w:rPr>
          <w:t xml:space="preserve"> </w:t>
        </w:r>
      </w:ins>
      <w:ins w:id="334" w:author="羊" w:date="2026-03-02T11:03:37Z">
        <w:r>
          <w:rPr>
            <w:rFonts w:hint="eastAsia" w:asciiTheme="minorEastAsia" w:hAnsiTheme="minorEastAsia" w:eastAsiaTheme="minorEastAsia" w:cstheme="minorEastAsia"/>
            <w:w w:val="100"/>
            <w:u w:val="single" w:color="000000"/>
            <w:lang w:val="en-US" w:eastAsia="zh-CN"/>
          </w:rPr>
          <w:t>(</w:t>
        </w:r>
      </w:ins>
      <w:ins w:id="335" w:author="羊" w:date="2026-03-02T11:03:46Z">
        <w:r>
          <w:rPr>
            <w:rFonts w:hint="eastAsia" w:asciiTheme="minorEastAsia" w:hAnsiTheme="minorEastAsia" w:eastAsiaTheme="minorEastAsia" w:cstheme="minorEastAsia"/>
            <w:w w:val="100"/>
            <w:u w:val="single" w:color="000000"/>
            <w:lang w:val="en-US" w:eastAsia="zh-CN"/>
          </w:rPr>
          <w:t>联合体</w:t>
        </w:r>
      </w:ins>
      <w:ins w:id="336" w:author="羊" w:date="2026-03-02T11:03:48Z">
        <w:r>
          <w:rPr>
            <w:rFonts w:hint="eastAsia" w:asciiTheme="minorEastAsia" w:hAnsiTheme="minorEastAsia" w:eastAsiaTheme="minorEastAsia" w:cstheme="minorEastAsia"/>
            <w:w w:val="100"/>
            <w:u w:val="single" w:color="000000"/>
            <w:lang w:val="en-US" w:eastAsia="zh-CN"/>
          </w:rPr>
          <w:t>牵头人</w:t>
        </w:r>
      </w:ins>
      <w:ins w:id="337" w:author="羊" w:date="2026-03-02T11:03:49Z">
        <w:r>
          <w:rPr>
            <w:rFonts w:hint="eastAsia" w:asciiTheme="minorEastAsia" w:hAnsiTheme="minorEastAsia" w:eastAsiaTheme="minorEastAsia" w:cstheme="minorEastAsia"/>
            <w:w w:val="100"/>
            <w:u w:val="single" w:color="000000"/>
            <w:lang w:val="en-US" w:eastAsia="zh-CN"/>
          </w:rPr>
          <w:t>）</w:t>
        </w:r>
      </w:ins>
      <w:ins w:id="338" w:author="羊" w:date="2026-03-01T09:16:23Z">
        <w:r>
          <w:rPr>
            <w:rFonts w:hint="eastAsia" w:asciiTheme="minorEastAsia" w:hAnsiTheme="minorEastAsia" w:eastAsiaTheme="minorEastAsia" w:cstheme="minorEastAsia"/>
          </w:rPr>
          <w:t>（公章）</w:t>
        </w:r>
      </w:ins>
    </w:p>
    <w:p w14:paraId="3E5378D7">
      <w:pPr>
        <w:pStyle w:val="12"/>
        <w:tabs>
          <w:tab w:val="left" w:pos="5363"/>
          <w:tab w:val="left" w:pos="5415"/>
        </w:tabs>
        <w:adjustRightInd w:val="0"/>
        <w:spacing w:before="0" w:beforeLines="0" w:afterLines="0" w:line="360" w:lineRule="auto"/>
        <w:ind w:left="0" w:right="0" w:firstLine="420" w:firstLineChars="200"/>
        <w:jc w:val="both"/>
        <w:rPr>
          <w:ins w:id="339" w:author="羊" w:date="2026-03-01T09:16:23Z"/>
          <w:rFonts w:hint="eastAsia" w:asciiTheme="minorEastAsia" w:hAnsiTheme="minorEastAsia" w:eastAsiaTheme="minorEastAsia" w:cstheme="minorEastAsia"/>
        </w:rPr>
      </w:pPr>
      <w:ins w:id="340" w:author="羊" w:date="2026-03-01T09:16:23Z">
        <w:r>
          <w:rPr>
            <w:rFonts w:hint="eastAsia" w:asciiTheme="minorEastAsia" w:hAnsiTheme="minorEastAsia" w:eastAsiaTheme="minorEastAsia" w:cstheme="minorEastAsia"/>
            <w:w w:val="100"/>
          </w:rPr>
          <w:t>法定代表人或其委托代理人</w:t>
        </w:r>
      </w:ins>
      <w:ins w:id="341" w:author="羊" w:date="2026-02-26T18:27:46Z">
        <w:r>
          <w:rPr>
            <w:rFonts w:hint="eastAsia" w:asciiTheme="minorEastAsia" w:hAnsiTheme="minorEastAsia" w:eastAsiaTheme="minorEastAsia" w:cstheme="minorEastAsia"/>
            <w:w w:val="100"/>
            <w:u w:val="single" w:color="000000"/>
            <w:lang w:val="en-US" w:eastAsia="zh-CN"/>
          </w:rPr>
          <w:t xml:space="preserve"> </w:t>
        </w:r>
      </w:ins>
      <w:ins w:id="342" w:author="羊" w:date="2026-02-26T18:27:48Z">
        <w:r>
          <w:rPr>
            <w:rFonts w:hint="eastAsia" w:asciiTheme="minorEastAsia" w:hAnsiTheme="minorEastAsia" w:eastAsiaTheme="minorEastAsia" w:cstheme="minorEastAsia"/>
            <w:w w:val="100"/>
            <w:u w:val="single" w:color="000000"/>
            <w:lang w:val="en-US" w:eastAsia="zh-CN"/>
          </w:rPr>
          <w:t xml:space="preserve"> </w:t>
        </w:r>
      </w:ins>
      <w:ins w:id="343" w:author="羊" w:date="2026-03-01T09:16:23Z">
        <w:r>
          <w:rPr>
            <w:rFonts w:hint="eastAsia" w:asciiTheme="minorEastAsia" w:hAnsiTheme="minorEastAsia" w:eastAsiaTheme="minorEastAsia" w:cstheme="minorEastAsia"/>
            <w:w w:val="100"/>
            <w:u w:val="single" w:color="000000"/>
            <w:lang w:val="en-US" w:eastAsia="zh-CN"/>
          </w:rPr>
          <w:t xml:space="preserve"> </w:t>
        </w:r>
      </w:ins>
      <w:ins w:id="344" w:author="羊" w:date="2026-02-26T18:28:05Z">
        <w:r>
          <w:rPr>
            <w:rFonts w:hint="eastAsia" w:asciiTheme="minorEastAsia" w:hAnsiTheme="minorEastAsia" w:eastAsiaTheme="minorEastAsia" w:cstheme="minorEastAsia"/>
            <w:w w:val="100"/>
            <w:u w:val="single" w:color="000000"/>
            <w:lang w:val="en-US" w:eastAsia="zh-CN"/>
          </w:rPr>
          <w:t xml:space="preserve">    </w:t>
        </w:r>
      </w:ins>
      <w:ins w:id="345" w:author="羊" w:date="2026-03-02T10:41:47Z">
        <w:r>
          <w:rPr>
            <w:rFonts w:hint="eastAsia" w:asciiTheme="minorEastAsia" w:hAnsiTheme="minorEastAsia" w:eastAsiaTheme="minorEastAsia" w:cstheme="minorEastAsia"/>
            <w:w w:val="100"/>
            <w:u w:val="single" w:color="000000"/>
            <w:lang w:val="en-US" w:eastAsia="zh-CN"/>
          </w:rPr>
          <w:t xml:space="preserve"> </w:t>
        </w:r>
      </w:ins>
      <w:ins w:id="346" w:author="羊" w:date="2026-02-26T18:28:06Z">
        <w:r>
          <w:rPr>
            <w:rFonts w:hint="eastAsia" w:asciiTheme="minorEastAsia" w:hAnsiTheme="minorEastAsia" w:eastAsiaTheme="minorEastAsia" w:cstheme="minorEastAsia"/>
            <w:w w:val="100"/>
            <w:u w:val="single" w:color="000000"/>
            <w:lang w:val="en-US" w:eastAsia="zh-CN"/>
          </w:rPr>
          <w:t xml:space="preserve">  </w:t>
        </w:r>
      </w:ins>
      <w:ins w:id="347" w:author="羊" w:date="2026-03-01T09:16:23Z">
        <w:r>
          <w:rPr>
            <w:rFonts w:hint="eastAsia" w:asciiTheme="minorEastAsia" w:hAnsiTheme="minorEastAsia" w:eastAsiaTheme="minorEastAsia" w:cstheme="minorEastAsia"/>
            <w:w w:val="100"/>
            <w:u w:val="single" w:color="000000"/>
            <w:lang w:val="en-US" w:eastAsia="zh-CN"/>
          </w:rPr>
          <w:t xml:space="preserve">  </w:t>
        </w:r>
      </w:ins>
      <w:ins w:id="348" w:author="羊" w:date="2026-03-02T10:43:53Z">
        <w:r>
          <w:rPr>
            <w:rFonts w:hint="eastAsia" w:asciiTheme="minorEastAsia" w:hAnsiTheme="minorEastAsia" w:eastAsiaTheme="minorEastAsia" w:cstheme="minorEastAsia"/>
            <w:w w:val="100"/>
            <w:u w:val="single" w:color="000000"/>
            <w:lang w:val="en-US" w:eastAsia="zh-CN"/>
          </w:rPr>
          <w:t xml:space="preserve"> </w:t>
        </w:r>
      </w:ins>
      <w:ins w:id="349" w:author="羊" w:date="2026-03-02T10:43:55Z">
        <w:r>
          <w:rPr>
            <w:rFonts w:hint="eastAsia" w:asciiTheme="minorEastAsia" w:hAnsiTheme="minorEastAsia" w:eastAsiaTheme="minorEastAsia" w:cstheme="minorEastAsia"/>
            <w:w w:val="100"/>
            <w:u w:val="single" w:color="000000"/>
            <w:lang w:val="en-US" w:eastAsia="zh-CN"/>
          </w:rPr>
          <w:t xml:space="preserve"> </w:t>
        </w:r>
      </w:ins>
      <w:ins w:id="350" w:author="羊" w:date="2026-03-02T10:43:53Z">
        <w:r>
          <w:rPr>
            <w:rFonts w:hint="eastAsia" w:asciiTheme="minorEastAsia" w:hAnsiTheme="minorEastAsia" w:eastAsiaTheme="minorEastAsia" w:cstheme="minorEastAsia"/>
            <w:w w:val="100"/>
            <w:u w:val="single" w:color="000000"/>
            <w:lang w:val="en-US" w:eastAsia="zh-CN"/>
          </w:rPr>
          <w:t xml:space="preserve"> </w:t>
        </w:r>
      </w:ins>
      <w:ins w:id="351" w:author="羊" w:date="2026-03-01T09:16:23Z">
        <w:r>
          <w:rPr>
            <w:rFonts w:hint="eastAsia" w:asciiTheme="minorEastAsia" w:hAnsiTheme="minorEastAsia" w:eastAsiaTheme="minorEastAsia" w:cstheme="minorEastAsia"/>
          </w:rPr>
          <w:t>（签名）</w:t>
        </w:r>
      </w:ins>
    </w:p>
    <w:p w14:paraId="52920BCB">
      <w:pPr>
        <w:pStyle w:val="12"/>
        <w:tabs>
          <w:tab w:val="left" w:pos="5363"/>
          <w:tab w:val="left" w:pos="5415"/>
        </w:tabs>
        <w:adjustRightInd w:val="0"/>
        <w:spacing w:before="0" w:beforeLines="0" w:afterLines="0" w:line="360" w:lineRule="auto"/>
        <w:ind w:left="0" w:right="0" w:firstLine="420" w:firstLineChars="200"/>
        <w:jc w:val="both"/>
        <w:rPr>
          <w:ins w:id="352" w:author="羊" w:date="2026-03-01T09:16:23Z"/>
          <w:rFonts w:hint="default" w:asciiTheme="minorEastAsia" w:hAnsiTheme="minorEastAsia" w:eastAsiaTheme="minorEastAsia" w:cstheme="minorEastAsia"/>
          <w:lang w:val="en-US" w:eastAsia="zh-CN"/>
        </w:rPr>
      </w:pPr>
      <w:ins w:id="353" w:author="羊" w:date="2026-03-01T09:16:23Z">
        <w:r>
          <w:rPr>
            <w:rFonts w:hint="eastAsia" w:asciiTheme="minorEastAsia" w:hAnsiTheme="minorEastAsia" w:eastAsiaTheme="minorEastAsia" w:cstheme="minorEastAsia"/>
          </w:rPr>
          <w:t>统一社会信用代码：</w:t>
        </w:r>
      </w:ins>
      <w:ins w:id="354" w:author="羊" w:date="2026-03-01T09:16:23Z">
        <w:r>
          <w:rPr>
            <w:rFonts w:hint="eastAsia" w:asciiTheme="minorEastAsia" w:hAnsiTheme="minorEastAsia" w:eastAsiaTheme="minorEastAsia" w:cstheme="minorEastAsia"/>
            <w:color w:val="auto"/>
            <w:sz w:val="21"/>
            <w:szCs w:val="21"/>
            <w:highlight w:val="none"/>
            <w:u w:val="single"/>
          </w:rPr>
          <w:t>911200001030610685</w:t>
        </w:r>
      </w:ins>
      <w:ins w:id="355" w:author="羊" w:date="2026-03-01T09:16:23Z">
        <w:r>
          <w:rPr>
            <w:rFonts w:hint="eastAsia" w:asciiTheme="minorEastAsia" w:hAnsiTheme="minorEastAsia" w:eastAsiaTheme="minorEastAsia" w:cstheme="minorEastAsia"/>
            <w:color w:val="auto"/>
            <w:sz w:val="21"/>
            <w:szCs w:val="21"/>
            <w:highlight w:val="none"/>
            <w:u w:val="single"/>
            <w:lang w:val="en-US" w:eastAsia="zh-CN"/>
          </w:rPr>
          <w:t xml:space="preserve">  </w:t>
        </w:r>
      </w:ins>
      <w:ins w:id="356" w:author="羊" w:date="2026-03-02T10:43:56Z">
        <w:r>
          <w:rPr>
            <w:rFonts w:hint="eastAsia" w:asciiTheme="minorEastAsia" w:hAnsiTheme="minorEastAsia" w:eastAsiaTheme="minorEastAsia" w:cstheme="minorEastAsia"/>
            <w:color w:val="auto"/>
            <w:sz w:val="21"/>
            <w:szCs w:val="21"/>
            <w:highlight w:val="none"/>
            <w:u w:val="single"/>
            <w:lang w:val="en-US" w:eastAsia="zh-CN"/>
          </w:rPr>
          <w:t xml:space="preserve">  </w:t>
        </w:r>
      </w:ins>
      <w:ins w:id="357" w:author="羊" w:date="2026-03-02T10:43:57Z">
        <w:r>
          <w:rPr>
            <w:rFonts w:hint="eastAsia" w:asciiTheme="minorEastAsia" w:hAnsiTheme="minorEastAsia" w:eastAsiaTheme="minorEastAsia" w:cstheme="minorEastAsia"/>
            <w:color w:val="auto"/>
            <w:sz w:val="21"/>
            <w:szCs w:val="21"/>
            <w:highlight w:val="none"/>
            <w:u w:val="single"/>
            <w:lang w:val="en-US" w:eastAsia="zh-CN"/>
          </w:rPr>
          <w:t xml:space="preserve"> </w:t>
        </w:r>
      </w:ins>
      <w:ins w:id="358" w:author="羊" w:date="2026-02-26T18:27:51Z">
        <w:r>
          <w:rPr>
            <w:rFonts w:hint="eastAsia" w:asciiTheme="minorEastAsia" w:hAnsiTheme="minorEastAsia" w:eastAsiaTheme="minorEastAsia" w:cstheme="minorEastAsia"/>
            <w:color w:val="auto"/>
            <w:sz w:val="21"/>
            <w:szCs w:val="21"/>
            <w:highlight w:val="none"/>
            <w:u w:val="single"/>
            <w:lang w:val="en-US" w:eastAsia="zh-CN"/>
          </w:rPr>
          <w:t xml:space="preserve"> </w:t>
        </w:r>
      </w:ins>
      <w:ins w:id="359" w:author="羊" w:date="2026-03-01T09:16:23Z">
        <w:r>
          <w:rPr>
            <w:rFonts w:hint="eastAsia" w:asciiTheme="minorEastAsia" w:hAnsiTheme="minorEastAsia" w:eastAsiaTheme="minorEastAsia" w:cstheme="minorEastAsia"/>
            <w:color w:val="auto"/>
            <w:sz w:val="21"/>
            <w:szCs w:val="21"/>
            <w:highlight w:val="none"/>
            <w:u w:val="single"/>
            <w:lang w:val="en-US" w:eastAsia="zh-CN"/>
          </w:rPr>
          <w:t xml:space="preserve"> </w:t>
        </w:r>
      </w:ins>
      <w:ins w:id="360" w:author="羊" w:date="2026-03-01T09:16:23Z">
        <w:r>
          <w:rPr>
            <w:rFonts w:hint="eastAsia" w:asciiTheme="minorEastAsia" w:hAnsiTheme="minorEastAsia" w:eastAsiaTheme="minorEastAsia" w:cstheme="minorEastAsia"/>
            <w:u w:val="single" w:color="000000"/>
            <w:lang w:val="en-US" w:eastAsia="zh-CN"/>
          </w:rPr>
          <w:t xml:space="preserve">    </w:t>
        </w:r>
      </w:ins>
    </w:p>
    <w:p w14:paraId="1E7A76D7">
      <w:pPr>
        <w:pStyle w:val="12"/>
        <w:tabs>
          <w:tab w:val="left" w:pos="4977"/>
        </w:tabs>
        <w:adjustRightInd w:val="0"/>
        <w:spacing w:before="0" w:beforeLines="0" w:afterLines="0" w:line="360" w:lineRule="auto"/>
        <w:ind w:left="0" w:right="0" w:firstLine="420" w:firstLineChars="200"/>
        <w:jc w:val="both"/>
        <w:rPr>
          <w:ins w:id="361" w:author="羊" w:date="2026-03-01T09:16:23Z"/>
          <w:rFonts w:hint="eastAsia" w:asciiTheme="minorEastAsia" w:hAnsiTheme="minorEastAsia" w:eastAsiaTheme="minorEastAsia" w:cstheme="minorEastAsia"/>
          <w:u w:val="single" w:color="000000"/>
          <w:lang w:val="en-US" w:eastAsia="zh-CN"/>
        </w:rPr>
      </w:pPr>
      <w:ins w:id="362" w:author="羊" w:date="2026-03-01T09:16:23Z">
        <w:r>
          <w:rPr>
            <w:rFonts w:hint="eastAsia" w:asciiTheme="minorEastAsia" w:hAnsiTheme="minorEastAsia" w:eastAsiaTheme="minorEastAsia" w:cstheme="minorEastAsia"/>
          </w:rPr>
          <w:t>税人识别号：</w:t>
        </w:r>
      </w:ins>
      <w:ins w:id="363" w:author="羊" w:date="2026-03-01T09:16:23Z">
        <w:r>
          <w:rPr>
            <w:rFonts w:hint="eastAsia" w:asciiTheme="minorEastAsia" w:hAnsiTheme="minorEastAsia" w:eastAsiaTheme="minorEastAsia" w:cstheme="minorEastAsia"/>
            <w:color w:val="auto"/>
            <w:sz w:val="21"/>
            <w:szCs w:val="21"/>
            <w:highlight w:val="none"/>
            <w:u w:val="single"/>
          </w:rPr>
          <w:t>911200001030610685</w:t>
        </w:r>
      </w:ins>
      <w:ins w:id="364" w:author="羊" w:date="2026-03-01T09:16:23Z">
        <w:r>
          <w:rPr>
            <w:rFonts w:hint="eastAsia" w:asciiTheme="minorEastAsia" w:hAnsiTheme="minorEastAsia" w:eastAsiaTheme="minorEastAsia" w:cstheme="minorEastAsia"/>
            <w:u w:val="single" w:color="000000"/>
          </w:rPr>
          <w:tab/>
        </w:r>
      </w:ins>
      <w:ins w:id="365" w:author="羊" w:date="2026-03-02T10:43:57Z">
        <w:r>
          <w:rPr>
            <w:rFonts w:hint="eastAsia" w:asciiTheme="minorEastAsia" w:hAnsiTheme="minorEastAsia" w:eastAsiaTheme="minorEastAsia" w:cstheme="minorEastAsia"/>
            <w:u w:val="single" w:color="000000"/>
            <w:lang w:val="en-US" w:eastAsia="zh-CN"/>
          </w:rPr>
          <w:t xml:space="preserve"> </w:t>
        </w:r>
      </w:ins>
      <w:ins w:id="366" w:author="羊" w:date="2026-03-02T10:43:58Z">
        <w:r>
          <w:rPr>
            <w:rFonts w:hint="eastAsia" w:asciiTheme="minorEastAsia" w:hAnsiTheme="minorEastAsia" w:eastAsiaTheme="minorEastAsia" w:cstheme="minorEastAsia"/>
            <w:u w:val="single" w:color="000000"/>
            <w:lang w:val="en-US" w:eastAsia="zh-CN"/>
          </w:rPr>
          <w:t xml:space="preserve"> </w:t>
        </w:r>
      </w:ins>
      <w:ins w:id="367" w:author="羊" w:date="2026-02-26T18:27:52Z">
        <w:r>
          <w:rPr>
            <w:rFonts w:hint="eastAsia" w:asciiTheme="minorEastAsia" w:hAnsiTheme="minorEastAsia" w:eastAsiaTheme="minorEastAsia" w:cstheme="minorEastAsia"/>
            <w:u w:val="single" w:color="000000"/>
            <w:lang w:val="en-US" w:eastAsia="zh-CN"/>
          </w:rPr>
          <w:t xml:space="preserve"> </w:t>
        </w:r>
      </w:ins>
    </w:p>
    <w:p w14:paraId="4168AEA8">
      <w:pPr>
        <w:pStyle w:val="12"/>
        <w:tabs>
          <w:tab w:val="left" w:pos="4977"/>
        </w:tabs>
        <w:adjustRightInd w:val="0"/>
        <w:spacing w:before="0" w:beforeLines="0" w:afterLines="0" w:line="360" w:lineRule="auto"/>
        <w:ind w:left="0" w:right="0" w:firstLine="420" w:firstLineChars="200"/>
        <w:jc w:val="both"/>
        <w:rPr>
          <w:ins w:id="368" w:author="羊" w:date="2026-03-01T09:16:23Z"/>
          <w:rFonts w:hint="eastAsia" w:asciiTheme="minorEastAsia" w:hAnsiTheme="minorEastAsia" w:eastAsiaTheme="minorEastAsia" w:cstheme="minorEastAsia"/>
          <w:u w:val="single" w:color="000000"/>
          <w:lang w:val="en-US" w:eastAsia="zh-CN"/>
        </w:rPr>
      </w:pPr>
      <w:ins w:id="369" w:author="羊" w:date="2026-03-01T09:16:23Z">
        <w:r>
          <w:rPr>
            <w:rFonts w:hint="eastAsia" w:asciiTheme="minorEastAsia" w:hAnsiTheme="minorEastAsia" w:eastAsiaTheme="minorEastAsia" w:cstheme="minorEastAsia"/>
          </w:rPr>
          <w:t>地址：</w:t>
        </w:r>
      </w:ins>
      <w:ins w:id="370" w:author="羊" w:date="2026-03-01T09:16:23Z">
        <w:r>
          <w:rPr>
            <w:rFonts w:hint="eastAsia" w:asciiTheme="minorEastAsia" w:hAnsiTheme="minorEastAsia" w:eastAsiaTheme="minorEastAsia" w:cstheme="minorEastAsia"/>
            <w:color w:val="auto"/>
            <w:sz w:val="21"/>
            <w:szCs w:val="21"/>
            <w:highlight w:val="none"/>
            <w:u w:val="single"/>
          </w:rPr>
          <w:t>天津港保税区跃进路航运服务中心8号楼</w:t>
        </w:r>
      </w:ins>
      <w:ins w:id="371" w:author="羊" w:date="2026-03-01T09:16:23Z">
        <w:r>
          <w:rPr>
            <w:rFonts w:hint="eastAsia" w:asciiTheme="minorEastAsia" w:hAnsiTheme="minorEastAsia" w:eastAsiaTheme="minorEastAsia" w:cstheme="minorEastAsia"/>
            <w:u w:val="single" w:color="000000"/>
          </w:rPr>
          <w:tab/>
        </w:r>
      </w:ins>
      <w:ins w:id="372" w:author="羊" w:date="2026-03-02T10:43:58Z">
        <w:r>
          <w:rPr>
            <w:rFonts w:hint="eastAsia" w:asciiTheme="minorEastAsia" w:hAnsiTheme="minorEastAsia" w:eastAsiaTheme="minorEastAsia" w:cstheme="minorEastAsia"/>
            <w:u w:val="single" w:color="000000"/>
            <w:lang w:val="en-US" w:eastAsia="zh-CN"/>
          </w:rPr>
          <w:t xml:space="preserve"> </w:t>
        </w:r>
      </w:ins>
      <w:ins w:id="373" w:author="羊" w:date="2026-03-02T10:43:59Z">
        <w:r>
          <w:rPr>
            <w:rFonts w:hint="eastAsia" w:asciiTheme="minorEastAsia" w:hAnsiTheme="minorEastAsia" w:eastAsiaTheme="minorEastAsia" w:cstheme="minorEastAsia"/>
            <w:u w:val="single" w:color="000000"/>
            <w:lang w:val="en-US" w:eastAsia="zh-CN"/>
          </w:rPr>
          <w:t xml:space="preserve"> </w:t>
        </w:r>
      </w:ins>
      <w:ins w:id="374" w:author="羊" w:date="2026-02-26T18:27:54Z">
        <w:r>
          <w:rPr>
            <w:rFonts w:hint="eastAsia" w:asciiTheme="minorEastAsia" w:hAnsiTheme="minorEastAsia" w:eastAsiaTheme="minorEastAsia" w:cstheme="minorEastAsia"/>
            <w:u w:val="single" w:color="000000"/>
            <w:lang w:val="en-US" w:eastAsia="zh-CN"/>
          </w:rPr>
          <w:t xml:space="preserve"> </w:t>
        </w:r>
      </w:ins>
    </w:p>
    <w:p w14:paraId="0381B529">
      <w:pPr>
        <w:pStyle w:val="12"/>
        <w:tabs>
          <w:tab w:val="left" w:pos="4977"/>
        </w:tabs>
        <w:adjustRightInd w:val="0"/>
        <w:spacing w:before="0" w:beforeLines="0" w:afterLines="0" w:line="360" w:lineRule="auto"/>
        <w:ind w:left="0" w:right="0" w:firstLine="420" w:firstLineChars="200"/>
        <w:jc w:val="both"/>
        <w:rPr>
          <w:ins w:id="375" w:author="羊" w:date="2026-03-01T09:16:23Z"/>
          <w:rFonts w:hint="eastAsia" w:asciiTheme="minorEastAsia" w:hAnsiTheme="minorEastAsia" w:eastAsiaTheme="minorEastAsia" w:cstheme="minorEastAsia"/>
          <w:u w:val="single" w:color="000000"/>
          <w:lang w:val="en-US" w:eastAsia="zh-CN"/>
        </w:rPr>
      </w:pPr>
      <w:ins w:id="376" w:author="羊" w:date="2026-03-01T09:16:23Z">
        <w:r>
          <w:rPr>
            <w:rFonts w:hint="eastAsia" w:asciiTheme="minorEastAsia" w:hAnsiTheme="minorEastAsia" w:eastAsiaTheme="minorEastAsia" w:cstheme="minorEastAsia"/>
          </w:rPr>
          <w:t>电话：</w:t>
        </w:r>
      </w:ins>
      <w:ins w:id="377" w:author="羊" w:date="2026-03-01T09:16:23Z">
        <w:r>
          <w:rPr>
            <w:rFonts w:hint="eastAsia" w:asciiTheme="minorEastAsia" w:hAnsiTheme="minorEastAsia" w:eastAsiaTheme="minorEastAsia" w:cstheme="minorEastAsia"/>
            <w:color w:val="auto"/>
            <w:sz w:val="21"/>
            <w:szCs w:val="21"/>
            <w:highlight w:val="none"/>
            <w:u w:val="single"/>
          </w:rPr>
          <w:t>022-25600500-1645</w:t>
        </w:r>
      </w:ins>
      <w:ins w:id="378" w:author="羊" w:date="2026-03-01T09:16:23Z">
        <w:r>
          <w:rPr>
            <w:rFonts w:hint="eastAsia" w:asciiTheme="minorEastAsia" w:hAnsiTheme="minorEastAsia" w:eastAsiaTheme="minorEastAsia" w:cstheme="minorEastAsia"/>
            <w:u w:val="single" w:color="000000"/>
          </w:rPr>
          <w:tab/>
        </w:r>
      </w:ins>
      <w:ins w:id="379" w:author="羊" w:date="2026-03-02T10:43:59Z">
        <w:r>
          <w:rPr>
            <w:rFonts w:hint="eastAsia" w:asciiTheme="minorEastAsia" w:hAnsiTheme="minorEastAsia" w:eastAsiaTheme="minorEastAsia" w:cstheme="minorEastAsia"/>
            <w:u w:val="single" w:color="000000"/>
            <w:lang w:val="en-US" w:eastAsia="zh-CN"/>
          </w:rPr>
          <w:t xml:space="preserve"> </w:t>
        </w:r>
      </w:ins>
      <w:ins w:id="380" w:author="羊" w:date="2026-03-02T10:44:00Z">
        <w:r>
          <w:rPr>
            <w:rFonts w:hint="eastAsia" w:asciiTheme="minorEastAsia" w:hAnsiTheme="minorEastAsia" w:eastAsiaTheme="minorEastAsia" w:cstheme="minorEastAsia"/>
            <w:u w:val="single" w:color="000000"/>
            <w:lang w:val="en-US" w:eastAsia="zh-CN"/>
          </w:rPr>
          <w:t xml:space="preserve"> </w:t>
        </w:r>
      </w:ins>
      <w:ins w:id="381" w:author="羊" w:date="2026-02-26T18:27:55Z">
        <w:r>
          <w:rPr>
            <w:rFonts w:hint="eastAsia" w:asciiTheme="minorEastAsia" w:hAnsiTheme="minorEastAsia" w:eastAsiaTheme="minorEastAsia" w:cstheme="minorEastAsia"/>
            <w:u w:val="single" w:color="000000"/>
            <w:lang w:val="en-US" w:eastAsia="zh-CN"/>
          </w:rPr>
          <w:t xml:space="preserve"> </w:t>
        </w:r>
      </w:ins>
    </w:p>
    <w:p w14:paraId="6AE7D607">
      <w:pPr>
        <w:pStyle w:val="12"/>
        <w:tabs>
          <w:tab w:val="left" w:pos="4977"/>
        </w:tabs>
        <w:adjustRightInd w:val="0"/>
        <w:spacing w:before="0" w:beforeLines="0" w:afterLines="0" w:line="360" w:lineRule="auto"/>
        <w:ind w:left="0" w:right="0" w:firstLine="420" w:firstLineChars="200"/>
        <w:jc w:val="both"/>
        <w:rPr>
          <w:ins w:id="382" w:author="羊" w:date="2026-03-01T09:16:23Z"/>
          <w:rFonts w:hint="default" w:asciiTheme="minorEastAsia" w:hAnsiTheme="minorEastAsia" w:eastAsiaTheme="minorEastAsia" w:cstheme="minorEastAsia"/>
          <w:u w:val="single" w:color="auto"/>
          <w:lang w:eastAsia="zh-CN"/>
        </w:rPr>
      </w:pPr>
      <w:ins w:id="383" w:author="羊" w:date="2026-03-01T09:16:23Z">
        <w:r>
          <w:rPr>
            <w:rFonts w:hint="eastAsia" w:asciiTheme="minorEastAsia" w:hAnsiTheme="minorEastAsia" w:eastAsiaTheme="minorEastAsia" w:cstheme="minorEastAsia"/>
          </w:rPr>
          <w:t>开户银行：</w:t>
        </w:r>
      </w:ins>
      <w:ins w:id="384" w:author="羊" w:date="2026-03-01T09:16:23Z">
        <w:r>
          <w:rPr>
            <w:rFonts w:hint="eastAsia" w:asciiTheme="minorEastAsia" w:hAnsiTheme="minorEastAsia" w:eastAsiaTheme="minorEastAsia" w:cstheme="minorEastAsia"/>
            <w:u w:val="single" w:color="auto"/>
          </w:rPr>
          <w:t>建行天津国际航运中心支行</w:t>
        </w:r>
      </w:ins>
      <w:ins w:id="385" w:author="羊" w:date="2026-03-01T09:16:23Z">
        <w:r>
          <w:rPr>
            <w:rFonts w:hint="eastAsia" w:asciiTheme="minorEastAsia" w:hAnsiTheme="minorEastAsia" w:eastAsiaTheme="minorEastAsia" w:cstheme="minorEastAsia"/>
            <w:u w:val="single" w:color="auto"/>
            <w:lang w:val="en-US" w:eastAsia="zh-CN"/>
          </w:rPr>
          <w:t xml:space="preserve">    </w:t>
        </w:r>
      </w:ins>
      <w:ins w:id="386" w:author="羊" w:date="2026-03-01T09:17:06Z">
        <w:r>
          <w:rPr>
            <w:rFonts w:hint="eastAsia" w:asciiTheme="minorEastAsia" w:hAnsiTheme="minorEastAsia" w:eastAsiaTheme="minorEastAsia" w:cstheme="minorEastAsia"/>
            <w:u w:val="single" w:color="auto"/>
            <w:lang w:val="en-US" w:eastAsia="zh-CN"/>
          </w:rPr>
          <w:t xml:space="preserve">   </w:t>
        </w:r>
      </w:ins>
      <w:ins w:id="387" w:author="羊" w:date="2026-03-01T09:17:07Z">
        <w:r>
          <w:rPr>
            <w:rFonts w:hint="eastAsia" w:asciiTheme="minorEastAsia" w:hAnsiTheme="minorEastAsia" w:eastAsiaTheme="minorEastAsia" w:cstheme="minorEastAsia"/>
            <w:u w:val="single" w:color="auto"/>
            <w:lang w:val="en-US" w:eastAsia="zh-CN"/>
          </w:rPr>
          <w:t xml:space="preserve"> </w:t>
        </w:r>
      </w:ins>
      <w:ins w:id="388" w:author="羊" w:date="2026-03-02T10:44:00Z">
        <w:r>
          <w:rPr>
            <w:rFonts w:hint="eastAsia" w:asciiTheme="minorEastAsia" w:hAnsiTheme="minorEastAsia" w:eastAsiaTheme="minorEastAsia" w:cstheme="minorEastAsia"/>
            <w:u w:val="single" w:color="auto"/>
            <w:lang w:val="en-US" w:eastAsia="zh-CN"/>
          </w:rPr>
          <w:t xml:space="preserve"> </w:t>
        </w:r>
      </w:ins>
      <w:ins w:id="389" w:author="羊" w:date="2026-02-26T18:27:56Z">
        <w:r>
          <w:rPr>
            <w:rFonts w:hint="eastAsia" w:asciiTheme="minorEastAsia" w:hAnsiTheme="minorEastAsia" w:eastAsiaTheme="minorEastAsia" w:cstheme="minorEastAsia"/>
            <w:u w:val="single" w:color="auto"/>
            <w:lang w:val="en-US" w:eastAsia="zh-CN"/>
          </w:rPr>
          <w:t xml:space="preserve"> </w:t>
        </w:r>
      </w:ins>
      <w:ins w:id="390" w:author="羊" w:date="2026-02-26T18:27:42Z">
        <w:r>
          <w:rPr>
            <w:rFonts w:hint="eastAsia" w:asciiTheme="minorEastAsia" w:hAnsiTheme="minorEastAsia" w:eastAsiaTheme="minorEastAsia" w:cstheme="minorEastAsia"/>
            <w:u w:val="single" w:color="auto"/>
            <w:lang w:val="en-US" w:eastAsia="zh-CN"/>
          </w:rPr>
          <w:t xml:space="preserve"> </w:t>
        </w:r>
      </w:ins>
      <w:ins w:id="391" w:author="羊" w:date="2026-03-01T09:16:23Z">
        <w:r>
          <w:rPr>
            <w:rFonts w:hint="eastAsia" w:asciiTheme="minorEastAsia" w:hAnsiTheme="minorEastAsia" w:eastAsiaTheme="minorEastAsia" w:cstheme="minorEastAsia"/>
            <w:u w:val="single" w:color="auto"/>
            <w:lang w:val="en-US" w:eastAsia="zh-CN"/>
          </w:rPr>
          <w:t xml:space="preserve"> </w:t>
        </w:r>
      </w:ins>
    </w:p>
    <w:p w14:paraId="05ADA4CC">
      <w:pPr>
        <w:pStyle w:val="12"/>
        <w:tabs>
          <w:tab w:val="left" w:pos="4977"/>
        </w:tabs>
        <w:adjustRightInd w:val="0"/>
        <w:spacing w:before="0" w:beforeLines="0" w:afterLines="0" w:line="360" w:lineRule="auto"/>
        <w:ind w:left="0" w:right="0" w:firstLine="420" w:firstLineChars="200"/>
        <w:jc w:val="both"/>
        <w:rPr>
          <w:ins w:id="392" w:author="羊" w:date="2026-03-01T09:16:23Z"/>
          <w:rFonts w:hint="eastAsia" w:asciiTheme="minorEastAsia" w:hAnsiTheme="minorEastAsia" w:eastAsiaTheme="minorEastAsia" w:cstheme="minorEastAsia"/>
          <w:lang w:val="en-US" w:eastAsia="zh-CN"/>
        </w:rPr>
      </w:pPr>
      <w:ins w:id="393" w:author="羊" w:date="2026-03-01T09:16:23Z">
        <w:r>
          <w:rPr>
            <w:rFonts w:hint="eastAsia" w:asciiTheme="minorEastAsia" w:hAnsiTheme="minorEastAsia" w:eastAsiaTheme="minorEastAsia" w:cstheme="minorEastAsia"/>
          </w:rPr>
          <w:t>账号：</w:t>
        </w:r>
      </w:ins>
      <w:ins w:id="394" w:author="羊" w:date="2026-03-01T09:16:23Z">
        <w:r>
          <w:rPr>
            <w:rFonts w:hint="eastAsia" w:asciiTheme="minorEastAsia" w:hAnsiTheme="minorEastAsia" w:eastAsiaTheme="minorEastAsia" w:cstheme="minorEastAsia"/>
            <w:color w:val="auto"/>
            <w:sz w:val="21"/>
            <w:szCs w:val="21"/>
            <w:highlight w:val="none"/>
            <w:u w:val="single"/>
          </w:rPr>
          <w:t>12001615500050100516</w:t>
        </w:r>
      </w:ins>
      <w:ins w:id="395" w:author="羊" w:date="2026-03-01T09:16:23Z">
        <w:r>
          <w:rPr>
            <w:rFonts w:hint="eastAsia" w:asciiTheme="minorEastAsia" w:hAnsiTheme="minorEastAsia" w:eastAsiaTheme="minorEastAsia" w:cstheme="minorEastAsia"/>
            <w:u w:val="single" w:color="000000"/>
          </w:rPr>
          <w:tab/>
        </w:r>
      </w:ins>
      <w:ins w:id="396" w:author="羊" w:date="2026-03-02T10:44:01Z">
        <w:r>
          <w:rPr>
            <w:rFonts w:hint="eastAsia" w:asciiTheme="minorEastAsia" w:hAnsiTheme="minorEastAsia" w:eastAsiaTheme="minorEastAsia" w:cstheme="minorEastAsia"/>
            <w:u w:val="single" w:color="000000"/>
            <w:lang w:val="en-US" w:eastAsia="zh-CN"/>
          </w:rPr>
          <w:t xml:space="preserve">  </w:t>
        </w:r>
      </w:ins>
      <w:ins w:id="397" w:author="羊" w:date="2026-02-26T18:27:56Z">
        <w:r>
          <w:rPr>
            <w:rFonts w:hint="eastAsia" w:asciiTheme="minorEastAsia" w:hAnsiTheme="minorEastAsia" w:eastAsiaTheme="minorEastAsia" w:cstheme="minorEastAsia"/>
            <w:u w:val="single" w:color="000000"/>
            <w:lang w:val="en-US" w:eastAsia="zh-CN"/>
          </w:rPr>
          <w:t xml:space="preserve"> </w:t>
        </w:r>
      </w:ins>
    </w:p>
    <w:p w14:paraId="4832DB2A">
      <w:pPr>
        <w:adjustRightInd w:val="0"/>
        <w:snapToGrid w:val="0"/>
        <w:spacing w:before="0" w:beforeLines="0" w:afterLines="0" w:line="360" w:lineRule="auto"/>
        <w:ind w:firstLine="420" w:firstLineChars="200"/>
        <w:jc w:val="both"/>
        <w:rPr>
          <w:ins w:id="398" w:author="羊" w:date="2026-03-02T10:39:27Z"/>
          <w:rFonts w:hint="eastAsia" w:asciiTheme="minorEastAsia" w:hAnsiTheme="minorEastAsia" w:eastAsiaTheme="minorEastAsia" w:cstheme="minorEastAsia"/>
          <w:sz w:val="21"/>
          <w:szCs w:val="21"/>
        </w:rPr>
      </w:pPr>
    </w:p>
    <w:p w14:paraId="7EB29C12">
      <w:pPr>
        <w:pStyle w:val="12"/>
        <w:tabs>
          <w:tab w:val="left" w:pos="5363"/>
          <w:tab w:val="left" w:pos="5415"/>
        </w:tabs>
        <w:adjustRightInd w:val="0"/>
        <w:spacing w:before="0" w:beforeLines="0" w:afterLines="0" w:line="360" w:lineRule="auto"/>
        <w:ind w:left="0" w:right="0" w:firstLine="420" w:firstLineChars="200"/>
        <w:jc w:val="both"/>
        <w:rPr>
          <w:ins w:id="399" w:author="羊" w:date="2026-03-02T10:39:29Z"/>
          <w:rFonts w:hint="eastAsia" w:asciiTheme="minorEastAsia" w:hAnsiTheme="minorEastAsia" w:eastAsiaTheme="minorEastAsia" w:cstheme="minorEastAsia"/>
        </w:rPr>
      </w:pPr>
      <w:ins w:id="400" w:author="羊" w:date="2026-03-02T10:39:29Z">
        <w:r>
          <w:rPr>
            <w:rFonts w:hint="eastAsia" w:asciiTheme="minorEastAsia" w:hAnsiTheme="minorEastAsia" w:eastAsiaTheme="minorEastAsia" w:cstheme="minorEastAsia"/>
            <w:w w:val="100"/>
          </w:rPr>
          <w:t>承包人</w:t>
        </w:r>
      </w:ins>
      <w:ins w:id="401" w:author="羊" w:date="2026-03-02T10:43:28Z">
        <w:r>
          <w:rPr>
            <w:rFonts w:hint="eastAsia" w:asciiTheme="minorEastAsia" w:hAnsiTheme="minorEastAsia" w:eastAsiaTheme="minorEastAsia" w:cstheme="minorEastAsia"/>
            <w:w w:val="100"/>
            <w:lang w:val="en-US" w:eastAsia="zh-CN"/>
          </w:rPr>
          <w:t>2</w:t>
        </w:r>
      </w:ins>
      <w:ins w:id="402" w:author="羊" w:date="2026-03-02T10:39:29Z">
        <w:r>
          <w:rPr>
            <w:rFonts w:hint="eastAsia" w:asciiTheme="minorEastAsia" w:hAnsiTheme="minorEastAsia" w:eastAsiaTheme="minorEastAsia" w:cstheme="minorEastAsia"/>
            <w:w w:val="100"/>
          </w:rPr>
          <w:t>：</w:t>
        </w:r>
      </w:ins>
      <w:ins w:id="403" w:author="羊" w:date="2026-03-02T10:40:41Z">
        <w:r>
          <w:rPr>
            <w:rFonts w:hint="eastAsia" w:ascii="宋体" w:hAnsi="宋体" w:eastAsia="宋体" w:cs="宋体"/>
            <w:b w:val="0"/>
            <w:bCs w:val="0"/>
            <w:i w:val="0"/>
            <w:snapToGrid w:val="0"/>
            <w:spacing w:val="0"/>
            <w:w w:val="100"/>
            <w:position w:val="0"/>
            <w:sz w:val="21"/>
            <w:szCs w:val="21"/>
            <w:u w:val="single"/>
            <w:lang w:val="en-US" w:eastAsia="zh-CN"/>
          </w:rPr>
          <w:t>重庆市水利港航建设集团有限公司</w:t>
        </w:r>
      </w:ins>
      <w:ins w:id="404" w:author="羊" w:date="2026-03-02T11:04:06Z">
        <w:r>
          <w:rPr>
            <w:rFonts w:hint="eastAsia" w:cs="宋体"/>
            <w:b w:val="0"/>
            <w:bCs w:val="0"/>
            <w:i w:val="0"/>
            <w:snapToGrid w:val="0"/>
            <w:spacing w:val="0"/>
            <w:w w:val="100"/>
            <w:position w:val="0"/>
            <w:sz w:val="21"/>
            <w:szCs w:val="21"/>
            <w:u w:val="single"/>
            <w:lang w:val="en-US" w:eastAsia="zh-CN"/>
          </w:rPr>
          <w:t>（</w:t>
        </w:r>
      </w:ins>
      <w:ins w:id="405" w:author="羊" w:date="2026-03-02T11:04:11Z">
        <w:r>
          <w:rPr>
            <w:rFonts w:hint="eastAsia" w:cs="宋体"/>
            <w:b w:val="0"/>
            <w:bCs w:val="0"/>
            <w:i w:val="0"/>
            <w:snapToGrid w:val="0"/>
            <w:spacing w:val="0"/>
            <w:w w:val="100"/>
            <w:position w:val="0"/>
            <w:sz w:val="21"/>
            <w:szCs w:val="21"/>
            <w:u w:val="single"/>
            <w:lang w:val="en-US" w:eastAsia="zh-CN"/>
          </w:rPr>
          <w:t>联合体</w:t>
        </w:r>
      </w:ins>
      <w:ins w:id="406" w:author="羊" w:date="2026-03-02T11:04:14Z">
        <w:r>
          <w:rPr>
            <w:rFonts w:hint="eastAsia" w:cs="宋体"/>
            <w:b w:val="0"/>
            <w:bCs w:val="0"/>
            <w:i w:val="0"/>
            <w:snapToGrid w:val="0"/>
            <w:spacing w:val="0"/>
            <w:w w:val="100"/>
            <w:position w:val="0"/>
            <w:sz w:val="21"/>
            <w:szCs w:val="21"/>
            <w:u w:val="single"/>
            <w:lang w:val="en-US" w:eastAsia="zh-CN"/>
          </w:rPr>
          <w:t>成员</w:t>
        </w:r>
      </w:ins>
      <w:ins w:id="407" w:author="羊" w:date="2026-03-02T11:04:16Z">
        <w:r>
          <w:rPr>
            <w:rFonts w:hint="eastAsia" w:cs="宋体"/>
            <w:b w:val="0"/>
            <w:bCs w:val="0"/>
            <w:i w:val="0"/>
            <w:snapToGrid w:val="0"/>
            <w:spacing w:val="0"/>
            <w:w w:val="100"/>
            <w:position w:val="0"/>
            <w:sz w:val="21"/>
            <w:szCs w:val="21"/>
            <w:u w:val="single"/>
            <w:lang w:val="en-US" w:eastAsia="zh-CN"/>
          </w:rPr>
          <w:t>单位</w:t>
        </w:r>
      </w:ins>
      <w:ins w:id="408" w:author="羊" w:date="2026-03-02T11:04:06Z">
        <w:r>
          <w:rPr>
            <w:rFonts w:hint="eastAsia" w:cs="宋体"/>
            <w:b w:val="0"/>
            <w:bCs w:val="0"/>
            <w:i w:val="0"/>
            <w:snapToGrid w:val="0"/>
            <w:spacing w:val="0"/>
            <w:w w:val="100"/>
            <w:position w:val="0"/>
            <w:sz w:val="21"/>
            <w:szCs w:val="21"/>
            <w:u w:val="single"/>
            <w:lang w:val="en-US" w:eastAsia="zh-CN"/>
          </w:rPr>
          <w:t>）</w:t>
        </w:r>
      </w:ins>
      <w:ins w:id="409" w:author="羊" w:date="2026-03-02T10:39:29Z">
        <w:r>
          <w:rPr>
            <w:rFonts w:hint="eastAsia" w:asciiTheme="minorEastAsia" w:hAnsiTheme="minorEastAsia" w:eastAsiaTheme="minorEastAsia" w:cstheme="minorEastAsia"/>
          </w:rPr>
          <w:t>（公章）</w:t>
        </w:r>
      </w:ins>
    </w:p>
    <w:p w14:paraId="4C20A468">
      <w:pPr>
        <w:pStyle w:val="12"/>
        <w:tabs>
          <w:tab w:val="left" w:pos="5363"/>
          <w:tab w:val="left" w:pos="5415"/>
        </w:tabs>
        <w:adjustRightInd w:val="0"/>
        <w:spacing w:before="0" w:beforeLines="0" w:afterLines="0" w:line="360" w:lineRule="auto"/>
        <w:ind w:left="0" w:right="0" w:firstLine="420" w:firstLineChars="200"/>
        <w:jc w:val="both"/>
        <w:rPr>
          <w:ins w:id="410" w:author="羊" w:date="2026-03-02T10:39:29Z"/>
          <w:rFonts w:hint="eastAsia" w:asciiTheme="minorEastAsia" w:hAnsiTheme="minorEastAsia" w:eastAsiaTheme="minorEastAsia" w:cstheme="minorEastAsia"/>
        </w:rPr>
      </w:pPr>
      <w:ins w:id="411" w:author="羊" w:date="2026-03-02T10:39:29Z">
        <w:r>
          <w:rPr>
            <w:rFonts w:hint="eastAsia" w:asciiTheme="minorEastAsia" w:hAnsiTheme="minorEastAsia" w:eastAsiaTheme="minorEastAsia" w:cstheme="minorEastAsia"/>
            <w:w w:val="100"/>
          </w:rPr>
          <w:t>法定代表人或其委托代理人：</w:t>
        </w:r>
      </w:ins>
      <w:ins w:id="412" w:author="羊" w:date="2026-03-02T10:39:29Z">
        <w:r>
          <w:rPr>
            <w:rFonts w:hint="eastAsia" w:asciiTheme="minorEastAsia" w:hAnsiTheme="minorEastAsia" w:eastAsiaTheme="minorEastAsia" w:cstheme="minorEastAsia"/>
            <w:w w:val="100"/>
            <w:u w:val="single" w:color="000000"/>
            <w:lang w:val="en-US" w:eastAsia="zh-CN"/>
          </w:rPr>
          <w:t xml:space="preserve">             </w:t>
        </w:r>
      </w:ins>
      <w:ins w:id="413" w:author="羊" w:date="2026-03-02T10:39:29Z">
        <w:r>
          <w:rPr>
            <w:rFonts w:hint="eastAsia" w:asciiTheme="minorEastAsia" w:hAnsiTheme="minorEastAsia" w:eastAsiaTheme="minorEastAsia" w:cstheme="minorEastAsia"/>
          </w:rPr>
          <w:t>（签名）</w:t>
        </w:r>
      </w:ins>
    </w:p>
    <w:p w14:paraId="47460C50">
      <w:pPr>
        <w:pStyle w:val="12"/>
        <w:tabs>
          <w:tab w:val="left" w:pos="5363"/>
          <w:tab w:val="left" w:pos="5415"/>
        </w:tabs>
        <w:adjustRightInd w:val="0"/>
        <w:spacing w:before="0" w:beforeLines="0" w:afterLines="0" w:line="360" w:lineRule="auto"/>
        <w:ind w:left="0" w:right="0" w:firstLine="420" w:firstLineChars="200"/>
        <w:jc w:val="both"/>
        <w:rPr>
          <w:ins w:id="414" w:author="羊" w:date="2026-03-02T10:39:29Z"/>
          <w:rFonts w:hint="default" w:asciiTheme="minorEastAsia" w:hAnsiTheme="minorEastAsia" w:eastAsiaTheme="minorEastAsia" w:cstheme="minorEastAsia"/>
          <w:lang w:val="en-US" w:eastAsia="zh-CN"/>
        </w:rPr>
      </w:pPr>
      <w:ins w:id="415" w:author="羊" w:date="2026-03-02T10:39:29Z">
        <w:r>
          <w:rPr>
            <w:rFonts w:hint="eastAsia" w:asciiTheme="minorEastAsia" w:hAnsiTheme="minorEastAsia" w:eastAsiaTheme="minorEastAsia" w:cstheme="minorEastAsia"/>
          </w:rPr>
          <w:t>统一社会信用代码：</w:t>
        </w:r>
      </w:ins>
      <w:ins w:id="416" w:author="羊" w:date="2026-03-02T10:40:48Z">
        <w:r>
          <w:rPr>
            <w:rFonts w:hint="eastAsia" w:asciiTheme="minorEastAsia" w:hAnsiTheme="minorEastAsia" w:eastAsiaTheme="minorEastAsia" w:cstheme="minorEastAsia"/>
            <w:color w:val="auto"/>
            <w:sz w:val="21"/>
            <w:szCs w:val="21"/>
            <w:highlight w:val="none"/>
            <w:u w:val="single"/>
            <w:lang w:val="en-US" w:eastAsia="zh-CN"/>
          </w:rPr>
          <w:t xml:space="preserve">  </w:t>
        </w:r>
      </w:ins>
      <w:ins w:id="417" w:author="羊" w:date="2026-03-02T10:40:49Z">
        <w:r>
          <w:rPr>
            <w:rFonts w:hint="eastAsia" w:asciiTheme="minorEastAsia" w:hAnsiTheme="minorEastAsia" w:eastAsiaTheme="minorEastAsia" w:cstheme="minorEastAsia"/>
            <w:color w:val="auto"/>
            <w:sz w:val="21"/>
            <w:szCs w:val="21"/>
            <w:highlight w:val="none"/>
            <w:u w:val="single"/>
            <w:lang w:val="en-US" w:eastAsia="zh-CN"/>
          </w:rPr>
          <w:t xml:space="preserve">      </w:t>
        </w:r>
      </w:ins>
      <w:ins w:id="418" w:author="羊" w:date="2026-03-02T10:39:29Z">
        <w:r>
          <w:rPr>
            <w:rFonts w:hint="eastAsia" w:asciiTheme="minorEastAsia" w:hAnsiTheme="minorEastAsia" w:eastAsiaTheme="minorEastAsia" w:cstheme="minorEastAsia"/>
            <w:color w:val="auto"/>
            <w:sz w:val="21"/>
            <w:szCs w:val="21"/>
            <w:highlight w:val="none"/>
            <w:u w:val="single"/>
            <w:lang w:val="en-US" w:eastAsia="zh-CN"/>
          </w:rPr>
          <w:t xml:space="preserve">  </w:t>
        </w:r>
      </w:ins>
      <w:ins w:id="419" w:author="羊" w:date="2026-03-02T10:39:29Z">
        <w:r>
          <w:rPr>
            <w:rFonts w:hint="eastAsia" w:asciiTheme="minorEastAsia" w:hAnsiTheme="minorEastAsia" w:eastAsiaTheme="minorEastAsia" w:cstheme="minorEastAsia"/>
            <w:u w:val="single" w:color="000000"/>
            <w:lang w:val="en-US" w:eastAsia="zh-CN"/>
          </w:rPr>
          <w:t xml:space="preserve">    </w:t>
        </w:r>
      </w:ins>
    </w:p>
    <w:p w14:paraId="6F79789C">
      <w:pPr>
        <w:pStyle w:val="12"/>
        <w:tabs>
          <w:tab w:val="left" w:pos="4977"/>
        </w:tabs>
        <w:adjustRightInd w:val="0"/>
        <w:spacing w:before="0" w:beforeLines="0" w:afterLines="0" w:line="360" w:lineRule="auto"/>
        <w:ind w:left="0" w:right="0" w:firstLine="420" w:firstLineChars="200"/>
        <w:jc w:val="both"/>
        <w:rPr>
          <w:ins w:id="420" w:author="羊" w:date="2026-03-02T10:39:29Z"/>
          <w:rFonts w:hint="eastAsia" w:asciiTheme="minorEastAsia" w:hAnsiTheme="minorEastAsia" w:eastAsiaTheme="minorEastAsia" w:cstheme="minorEastAsia"/>
          <w:u w:val="single" w:color="000000"/>
          <w:lang w:val="en-US" w:eastAsia="zh-CN"/>
        </w:rPr>
      </w:pPr>
      <w:ins w:id="421" w:author="羊" w:date="2026-03-02T10:39:29Z">
        <w:r>
          <w:rPr>
            <w:rFonts w:hint="eastAsia" w:asciiTheme="minorEastAsia" w:hAnsiTheme="minorEastAsia" w:eastAsiaTheme="minorEastAsia" w:cstheme="minorEastAsia"/>
          </w:rPr>
          <w:t>税人识别号：</w:t>
        </w:r>
      </w:ins>
      <w:ins w:id="422" w:author="羊" w:date="2026-03-02T10:40:51Z">
        <w:r>
          <w:rPr>
            <w:rFonts w:hint="eastAsia" w:asciiTheme="minorEastAsia" w:hAnsiTheme="minorEastAsia" w:eastAsiaTheme="minorEastAsia" w:cstheme="minorEastAsia"/>
            <w:color w:val="auto"/>
            <w:sz w:val="21"/>
            <w:szCs w:val="21"/>
            <w:highlight w:val="none"/>
            <w:u w:val="single"/>
            <w:lang w:val="en-US" w:eastAsia="zh-CN"/>
          </w:rPr>
          <w:t xml:space="preserve"> </w:t>
        </w:r>
      </w:ins>
      <w:ins w:id="423" w:author="羊" w:date="2026-03-02T10:39:29Z">
        <w:r>
          <w:rPr>
            <w:rFonts w:hint="eastAsia" w:asciiTheme="minorEastAsia" w:hAnsiTheme="minorEastAsia" w:eastAsiaTheme="minorEastAsia" w:cstheme="minorEastAsia"/>
            <w:u w:val="single" w:color="000000"/>
          </w:rPr>
          <w:tab/>
        </w:r>
      </w:ins>
      <w:ins w:id="424" w:author="羊" w:date="2026-03-02T10:39:29Z">
        <w:r>
          <w:rPr>
            <w:rFonts w:hint="eastAsia" w:asciiTheme="minorEastAsia" w:hAnsiTheme="minorEastAsia" w:eastAsiaTheme="minorEastAsia" w:cstheme="minorEastAsia"/>
            <w:u w:val="single" w:color="000000"/>
            <w:lang w:val="en-US" w:eastAsia="zh-CN"/>
          </w:rPr>
          <w:t xml:space="preserve"> </w:t>
        </w:r>
      </w:ins>
    </w:p>
    <w:p w14:paraId="5C7777C9">
      <w:pPr>
        <w:pStyle w:val="12"/>
        <w:tabs>
          <w:tab w:val="left" w:pos="4977"/>
        </w:tabs>
        <w:adjustRightInd w:val="0"/>
        <w:spacing w:before="0" w:beforeLines="0" w:afterLines="0" w:line="360" w:lineRule="auto"/>
        <w:ind w:left="0" w:right="0" w:firstLine="420" w:firstLineChars="200"/>
        <w:jc w:val="both"/>
        <w:rPr>
          <w:ins w:id="425" w:author="羊" w:date="2026-03-02T10:39:29Z"/>
          <w:rFonts w:hint="eastAsia" w:asciiTheme="minorEastAsia" w:hAnsiTheme="minorEastAsia" w:eastAsiaTheme="minorEastAsia" w:cstheme="minorEastAsia"/>
          <w:u w:val="single" w:color="000000"/>
          <w:lang w:val="en-US" w:eastAsia="zh-CN"/>
        </w:rPr>
      </w:pPr>
      <w:ins w:id="426" w:author="羊" w:date="2026-03-02T10:39:29Z">
        <w:r>
          <w:rPr>
            <w:rFonts w:hint="eastAsia" w:asciiTheme="minorEastAsia" w:hAnsiTheme="minorEastAsia" w:eastAsiaTheme="minorEastAsia" w:cstheme="minorEastAsia"/>
          </w:rPr>
          <w:t>地址：</w:t>
        </w:r>
      </w:ins>
      <w:ins w:id="427" w:author="羊" w:date="2026-03-02T10:40:53Z">
        <w:r>
          <w:rPr>
            <w:rFonts w:hint="eastAsia" w:asciiTheme="minorEastAsia" w:hAnsiTheme="minorEastAsia" w:eastAsiaTheme="minorEastAsia" w:cstheme="minorEastAsia"/>
            <w:color w:val="auto"/>
            <w:sz w:val="21"/>
            <w:szCs w:val="21"/>
            <w:highlight w:val="none"/>
            <w:u w:val="single"/>
            <w:lang w:val="en-US" w:eastAsia="zh-CN"/>
          </w:rPr>
          <w:t xml:space="preserve"> </w:t>
        </w:r>
      </w:ins>
      <w:ins w:id="428" w:author="羊" w:date="2026-03-02T10:39:29Z">
        <w:r>
          <w:rPr>
            <w:rFonts w:hint="eastAsia" w:asciiTheme="minorEastAsia" w:hAnsiTheme="minorEastAsia" w:eastAsiaTheme="minorEastAsia" w:cstheme="minorEastAsia"/>
            <w:u w:val="single" w:color="000000"/>
          </w:rPr>
          <w:tab/>
        </w:r>
      </w:ins>
      <w:ins w:id="429" w:author="羊" w:date="2026-03-02T10:39:29Z">
        <w:r>
          <w:rPr>
            <w:rFonts w:hint="eastAsia" w:asciiTheme="minorEastAsia" w:hAnsiTheme="minorEastAsia" w:eastAsiaTheme="minorEastAsia" w:cstheme="minorEastAsia"/>
            <w:u w:val="single" w:color="000000"/>
            <w:lang w:val="en-US" w:eastAsia="zh-CN"/>
          </w:rPr>
          <w:t xml:space="preserve"> </w:t>
        </w:r>
      </w:ins>
    </w:p>
    <w:p w14:paraId="6F8F6911">
      <w:pPr>
        <w:pStyle w:val="12"/>
        <w:tabs>
          <w:tab w:val="left" w:pos="4977"/>
        </w:tabs>
        <w:adjustRightInd w:val="0"/>
        <w:spacing w:before="0" w:beforeLines="0" w:afterLines="0" w:line="360" w:lineRule="auto"/>
        <w:ind w:left="0" w:right="0" w:firstLine="420" w:firstLineChars="200"/>
        <w:jc w:val="both"/>
        <w:rPr>
          <w:ins w:id="430" w:author="羊" w:date="2026-03-02T10:39:29Z"/>
          <w:rFonts w:hint="eastAsia" w:asciiTheme="minorEastAsia" w:hAnsiTheme="minorEastAsia" w:eastAsiaTheme="minorEastAsia" w:cstheme="minorEastAsia"/>
          <w:u w:val="single" w:color="000000"/>
          <w:lang w:val="en-US" w:eastAsia="zh-CN"/>
        </w:rPr>
      </w:pPr>
      <w:ins w:id="431" w:author="羊" w:date="2026-03-02T10:39:29Z">
        <w:r>
          <w:rPr>
            <w:rFonts w:hint="eastAsia" w:asciiTheme="minorEastAsia" w:hAnsiTheme="minorEastAsia" w:eastAsiaTheme="minorEastAsia" w:cstheme="minorEastAsia"/>
          </w:rPr>
          <w:t>电话：</w:t>
        </w:r>
      </w:ins>
      <w:ins w:id="432" w:author="羊" w:date="2026-03-02T10:40:55Z">
        <w:r>
          <w:rPr>
            <w:rFonts w:hint="eastAsia" w:asciiTheme="minorEastAsia" w:hAnsiTheme="minorEastAsia" w:eastAsiaTheme="minorEastAsia" w:cstheme="minorEastAsia"/>
            <w:color w:val="auto"/>
            <w:sz w:val="21"/>
            <w:szCs w:val="21"/>
            <w:highlight w:val="none"/>
            <w:u w:val="single"/>
            <w:lang w:val="en-US" w:eastAsia="zh-CN"/>
          </w:rPr>
          <w:t xml:space="preserve"> </w:t>
        </w:r>
      </w:ins>
      <w:ins w:id="433" w:author="羊" w:date="2026-03-02T10:39:29Z">
        <w:r>
          <w:rPr>
            <w:rFonts w:hint="eastAsia" w:asciiTheme="minorEastAsia" w:hAnsiTheme="minorEastAsia" w:eastAsiaTheme="minorEastAsia" w:cstheme="minorEastAsia"/>
            <w:u w:val="single" w:color="000000"/>
          </w:rPr>
          <w:tab/>
        </w:r>
      </w:ins>
      <w:ins w:id="434" w:author="羊" w:date="2026-03-02T10:39:29Z">
        <w:r>
          <w:rPr>
            <w:rFonts w:hint="eastAsia" w:asciiTheme="minorEastAsia" w:hAnsiTheme="minorEastAsia" w:eastAsiaTheme="minorEastAsia" w:cstheme="minorEastAsia"/>
            <w:u w:val="single" w:color="000000"/>
            <w:lang w:val="en-US" w:eastAsia="zh-CN"/>
          </w:rPr>
          <w:t xml:space="preserve"> </w:t>
        </w:r>
      </w:ins>
    </w:p>
    <w:p w14:paraId="165870ED">
      <w:pPr>
        <w:pStyle w:val="12"/>
        <w:tabs>
          <w:tab w:val="left" w:pos="4977"/>
        </w:tabs>
        <w:adjustRightInd w:val="0"/>
        <w:spacing w:before="0" w:beforeLines="0" w:afterLines="0" w:line="360" w:lineRule="auto"/>
        <w:ind w:left="0" w:right="0" w:firstLine="420" w:firstLineChars="200"/>
        <w:jc w:val="both"/>
        <w:rPr>
          <w:ins w:id="435" w:author="羊" w:date="2026-03-02T10:39:29Z"/>
          <w:rFonts w:hint="default" w:asciiTheme="minorEastAsia" w:hAnsiTheme="minorEastAsia" w:eastAsiaTheme="minorEastAsia" w:cstheme="minorEastAsia"/>
          <w:u w:val="single" w:color="auto"/>
          <w:lang w:eastAsia="zh-CN"/>
        </w:rPr>
      </w:pPr>
      <w:ins w:id="436" w:author="羊" w:date="2026-03-02T10:39:29Z">
        <w:r>
          <w:rPr>
            <w:rFonts w:hint="eastAsia" w:asciiTheme="minorEastAsia" w:hAnsiTheme="minorEastAsia" w:eastAsiaTheme="minorEastAsia" w:cstheme="minorEastAsia"/>
          </w:rPr>
          <w:t>开户银行：</w:t>
        </w:r>
      </w:ins>
      <w:ins w:id="437" w:author="羊" w:date="2026-03-02T10:40:57Z">
        <w:r>
          <w:rPr>
            <w:rFonts w:hint="eastAsia" w:asciiTheme="minorEastAsia" w:hAnsiTheme="minorEastAsia" w:eastAsiaTheme="minorEastAsia" w:cstheme="minorEastAsia"/>
            <w:u w:val="single" w:color="auto"/>
            <w:lang w:val="en-US" w:eastAsia="zh-CN"/>
          </w:rPr>
          <w:t xml:space="preserve"> </w:t>
        </w:r>
      </w:ins>
      <w:ins w:id="438" w:author="羊" w:date="2026-03-02T10:39:29Z">
        <w:r>
          <w:rPr>
            <w:rFonts w:hint="eastAsia" w:asciiTheme="minorEastAsia" w:hAnsiTheme="minorEastAsia" w:eastAsiaTheme="minorEastAsia" w:cstheme="minorEastAsia"/>
            <w:u w:val="single" w:color="auto"/>
            <w:lang w:val="en-US" w:eastAsia="zh-CN"/>
          </w:rPr>
          <w:t xml:space="preserve">           </w:t>
        </w:r>
      </w:ins>
    </w:p>
    <w:p w14:paraId="70EA7836">
      <w:pPr>
        <w:pStyle w:val="12"/>
        <w:tabs>
          <w:tab w:val="left" w:pos="4977"/>
        </w:tabs>
        <w:adjustRightInd w:val="0"/>
        <w:spacing w:before="0" w:beforeLines="0" w:afterLines="0" w:line="360" w:lineRule="auto"/>
        <w:ind w:left="0" w:right="0" w:firstLine="420" w:firstLineChars="200"/>
        <w:jc w:val="both"/>
        <w:rPr>
          <w:ins w:id="439" w:author="羊" w:date="2026-03-02T10:39:29Z"/>
          <w:rFonts w:hint="eastAsia" w:asciiTheme="minorEastAsia" w:hAnsiTheme="minorEastAsia" w:eastAsiaTheme="minorEastAsia" w:cstheme="minorEastAsia"/>
          <w:lang w:val="en-US" w:eastAsia="zh-CN"/>
        </w:rPr>
      </w:pPr>
      <w:ins w:id="440" w:author="羊" w:date="2026-03-02T10:39:29Z">
        <w:r>
          <w:rPr>
            <w:rFonts w:hint="eastAsia" w:asciiTheme="minorEastAsia" w:hAnsiTheme="minorEastAsia" w:eastAsiaTheme="minorEastAsia" w:cstheme="minorEastAsia"/>
          </w:rPr>
          <w:t>账号：</w:t>
        </w:r>
      </w:ins>
      <w:ins w:id="441" w:author="羊" w:date="2026-03-02T10:40:59Z">
        <w:r>
          <w:rPr>
            <w:rFonts w:hint="eastAsia" w:asciiTheme="minorEastAsia" w:hAnsiTheme="minorEastAsia" w:eastAsiaTheme="minorEastAsia" w:cstheme="minorEastAsia"/>
            <w:color w:val="auto"/>
            <w:sz w:val="21"/>
            <w:szCs w:val="21"/>
            <w:highlight w:val="none"/>
            <w:u w:val="single"/>
            <w:lang w:val="en-US" w:eastAsia="zh-CN"/>
          </w:rPr>
          <w:t xml:space="preserve"> </w:t>
        </w:r>
      </w:ins>
      <w:ins w:id="442" w:author="羊" w:date="2026-03-02T10:39:29Z">
        <w:r>
          <w:rPr>
            <w:rFonts w:hint="eastAsia" w:asciiTheme="minorEastAsia" w:hAnsiTheme="minorEastAsia" w:eastAsiaTheme="minorEastAsia" w:cstheme="minorEastAsia"/>
            <w:u w:val="single" w:color="000000"/>
          </w:rPr>
          <w:tab/>
        </w:r>
      </w:ins>
      <w:ins w:id="443" w:author="羊" w:date="2026-03-02T10:39:29Z">
        <w:r>
          <w:rPr>
            <w:rFonts w:hint="eastAsia" w:asciiTheme="minorEastAsia" w:hAnsiTheme="minorEastAsia" w:eastAsiaTheme="minorEastAsia" w:cstheme="minorEastAsia"/>
            <w:u w:val="single" w:color="000000"/>
            <w:lang w:val="en-US" w:eastAsia="zh-CN"/>
          </w:rPr>
          <w:t xml:space="preserve"> </w:t>
        </w:r>
      </w:ins>
    </w:p>
    <w:p w14:paraId="1C84770B">
      <w:pPr>
        <w:pStyle w:val="2"/>
        <w:rPr>
          <w:ins w:id="444" w:author="羊" w:date="2026-03-01T09:16:23Z"/>
          <w:rFonts w:hint="eastAsia"/>
        </w:rPr>
      </w:pPr>
    </w:p>
    <w:p w14:paraId="4D784033">
      <w:pPr>
        <w:pStyle w:val="12"/>
        <w:keepNext w:val="0"/>
        <w:keepLines w:val="0"/>
        <w:pageBreakBefore w:val="0"/>
        <w:widowControl w:val="0"/>
        <w:tabs>
          <w:tab w:val="left" w:pos="5363"/>
          <w:tab w:val="left" w:pos="5415"/>
        </w:tabs>
        <w:kinsoku/>
        <w:wordWrap/>
        <w:overflowPunct/>
        <w:topLinePunct w:val="0"/>
        <w:autoSpaceDE/>
        <w:autoSpaceDN/>
        <w:bidi w:val="0"/>
        <w:adjustRightInd w:val="0"/>
        <w:snapToGrid w:val="0"/>
        <w:spacing w:before="0" w:line="360" w:lineRule="auto"/>
        <w:ind w:left="0" w:right="0" w:firstLine="420" w:firstLineChars="200"/>
        <w:jc w:val="both"/>
        <w:textAlignment w:val="auto"/>
        <w:rPr>
          <w:del w:id="445" w:author="羊" w:date="2026-03-01T09:16:23Z"/>
          <w:rFonts w:ascii="宋体" w:hAnsi="宋体" w:eastAsia="宋体" w:cs="宋体"/>
          <w:b w:val="0"/>
          <w:bCs w:val="0"/>
          <w:i w:val="0"/>
          <w:snapToGrid w:val="0"/>
          <w:spacing w:val="0"/>
          <w:w w:val="100"/>
          <w:position w:val="0"/>
          <w:sz w:val="21"/>
          <w:szCs w:val="21"/>
        </w:rPr>
      </w:pPr>
      <w:del w:id="446" w:author="羊" w:date="2026-03-01T09:16:23Z">
        <w:r>
          <w:rPr>
            <w:rFonts w:ascii="宋体" w:hAnsi="宋体" w:eastAsia="宋体" w:cs="宋体"/>
            <w:b w:val="0"/>
            <w:bCs w:val="0"/>
            <w:i w:val="0"/>
            <w:snapToGrid w:val="0"/>
            <w:spacing w:val="0"/>
            <w:w w:val="100"/>
            <w:position w:val="0"/>
            <w:sz w:val="21"/>
            <w:szCs w:val="21"/>
          </w:rPr>
          <w:delText>承包人：</w:delText>
        </w:r>
      </w:del>
      <w:del w:id="447" w:author="羊" w:date="2026-03-01T09:16:23Z">
        <w:r>
          <w:rPr>
            <w:rFonts w:ascii="宋体" w:hAnsi="宋体" w:eastAsia="宋体" w:cs="宋体"/>
            <w:b w:val="0"/>
            <w:bCs w:val="0"/>
            <w:i w:val="0"/>
            <w:snapToGrid w:val="0"/>
            <w:spacing w:val="0"/>
            <w:w w:val="100"/>
            <w:position w:val="0"/>
            <w:sz w:val="21"/>
            <w:szCs w:val="21"/>
            <w:u w:val="single" w:color="000000"/>
          </w:rPr>
          <w:tab/>
        </w:r>
      </w:del>
      <w:del w:id="448" w:author="羊" w:date="2026-03-01T09:16:23Z">
        <w:r>
          <w:rPr>
            <w:rFonts w:ascii="宋体" w:hAnsi="宋体" w:eastAsia="宋体" w:cs="宋体"/>
            <w:b w:val="0"/>
            <w:bCs w:val="0"/>
            <w:i w:val="0"/>
            <w:snapToGrid w:val="0"/>
            <w:spacing w:val="0"/>
            <w:w w:val="100"/>
            <w:position w:val="0"/>
            <w:sz w:val="21"/>
            <w:szCs w:val="21"/>
          </w:rPr>
          <w:delText>（公章）法定代表人或其委托代理人：</w:delText>
        </w:r>
      </w:del>
      <w:del w:id="449" w:author="羊" w:date="2026-03-01T09:16:23Z">
        <w:r>
          <w:rPr>
            <w:rFonts w:ascii="宋体" w:hAnsi="宋体" w:eastAsia="宋体" w:cs="宋体"/>
            <w:b w:val="0"/>
            <w:bCs w:val="0"/>
            <w:i w:val="0"/>
            <w:snapToGrid w:val="0"/>
            <w:spacing w:val="0"/>
            <w:w w:val="100"/>
            <w:position w:val="0"/>
            <w:sz w:val="21"/>
            <w:szCs w:val="21"/>
            <w:u w:val="single" w:color="000000"/>
          </w:rPr>
          <w:tab/>
        </w:r>
      </w:del>
      <w:del w:id="450" w:author="羊" w:date="2026-03-01T09:16:23Z">
        <w:r>
          <w:rPr>
            <w:rFonts w:ascii="宋体" w:hAnsi="宋体" w:eastAsia="宋体" w:cs="宋体"/>
            <w:b w:val="0"/>
            <w:bCs w:val="0"/>
            <w:i w:val="0"/>
            <w:snapToGrid w:val="0"/>
            <w:spacing w:val="0"/>
            <w:w w:val="100"/>
            <w:position w:val="0"/>
            <w:sz w:val="21"/>
            <w:szCs w:val="21"/>
          </w:rPr>
          <w:delText>（签名）统一社会信用代码：</w:delText>
        </w:r>
      </w:del>
      <w:del w:id="451" w:author="羊" w:date="2026-03-01T09:16:23Z">
        <w:r>
          <w:rPr>
            <w:rFonts w:ascii="宋体" w:hAnsi="宋体" w:eastAsia="宋体" w:cs="宋体"/>
            <w:b w:val="0"/>
            <w:bCs w:val="0"/>
            <w:i w:val="0"/>
            <w:snapToGrid w:val="0"/>
            <w:spacing w:val="0"/>
            <w:w w:val="100"/>
            <w:position w:val="0"/>
            <w:sz w:val="21"/>
            <w:szCs w:val="21"/>
            <w:u w:val="single" w:color="000000"/>
          </w:rPr>
          <w:tab/>
        </w:r>
      </w:del>
      <w:del w:id="452" w:author="羊" w:date="2026-03-01T09:16:23Z">
        <w:r>
          <w:rPr>
            <w:rFonts w:ascii="宋体" w:hAnsi="宋体" w:eastAsia="宋体" w:cs="宋体"/>
            <w:b w:val="0"/>
            <w:bCs w:val="0"/>
            <w:i w:val="0"/>
            <w:snapToGrid w:val="0"/>
            <w:spacing w:val="0"/>
            <w:w w:val="100"/>
            <w:position w:val="0"/>
            <w:sz w:val="21"/>
            <w:szCs w:val="21"/>
            <w:u w:val="single" w:color="000000"/>
          </w:rPr>
          <w:tab/>
        </w:r>
      </w:del>
    </w:p>
    <w:p w14:paraId="7E4BF834">
      <w:pPr>
        <w:keepNext w:val="0"/>
        <w:keepLines w:val="0"/>
        <w:pageBreakBefore w:val="0"/>
        <w:widowControl w:val="0"/>
        <w:kinsoku/>
        <w:wordWrap/>
        <w:overflowPunct/>
        <w:topLinePunct w:val="0"/>
        <w:autoSpaceDE/>
        <w:autoSpaceDN/>
        <w:bidi w:val="0"/>
        <w:adjustRightInd w:val="0"/>
        <w:snapToGrid w:val="0"/>
        <w:spacing w:after="0" w:line="360" w:lineRule="auto"/>
        <w:ind w:left="0" w:right="0" w:firstLine="420" w:firstLineChars="200"/>
        <w:jc w:val="both"/>
        <w:textAlignment w:val="auto"/>
        <w:rPr>
          <w:del w:id="453" w:author="羊" w:date="2026-03-01T09:16:23Z"/>
          <w:rFonts w:ascii="宋体" w:hAnsi="宋体" w:eastAsia="宋体" w:cs="宋体"/>
          <w:b w:val="0"/>
          <w:bCs w:val="0"/>
          <w:i w:val="0"/>
          <w:snapToGrid w:val="0"/>
          <w:spacing w:val="0"/>
          <w:w w:val="100"/>
          <w:position w:val="0"/>
          <w:sz w:val="21"/>
          <w:szCs w:val="21"/>
        </w:rPr>
        <w:sectPr>
          <w:footerReference r:id="rId5" w:type="default"/>
          <w:pgSz w:w="11910" w:h="16840"/>
          <w:pgMar w:top="1360" w:right="1020" w:bottom="1400" w:left="1440" w:header="0" w:footer="1218" w:gutter="0"/>
          <w:pgNumType w:fmt="decimal"/>
          <w:cols w:space="720" w:num="1"/>
        </w:sectPr>
      </w:pPr>
    </w:p>
    <w:p w14:paraId="6857C2DD">
      <w:pPr>
        <w:pStyle w:val="12"/>
        <w:keepNext w:val="0"/>
        <w:keepLines w:val="0"/>
        <w:pageBreakBefore w:val="0"/>
        <w:widowControl w:val="0"/>
        <w:tabs>
          <w:tab w:val="left" w:pos="4977"/>
        </w:tabs>
        <w:kinsoku/>
        <w:wordWrap/>
        <w:overflowPunct/>
        <w:topLinePunct w:val="0"/>
        <w:autoSpaceDE/>
        <w:autoSpaceDN/>
        <w:bidi w:val="0"/>
        <w:adjustRightInd w:val="0"/>
        <w:snapToGrid w:val="0"/>
        <w:spacing w:before="0" w:line="360" w:lineRule="auto"/>
        <w:ind w:left="0" w:right="0" w:firstLine="420" w:firstLineChars="200"/>
        <w:jc w:val="both"/>
        <w:textAlignment w:val="auto"/>
        <w:rPr>
          <w:del w:id="454" w:author="羊" w:date="2026-03-01T09:16:27Z"/>
          <w:rFonts w:hint="eastAsia" w:ascii="宋体" w:hAnsi="宋体" w:eastAsia="宋体" w:cs="宋体"/>
          <w:b w:val="0"/>
          <w:bCs w:val="0"/>
          <w:i w:val="0"/>
          <w:snapToGrid w:val="0"/>
          <w:spacing w:val="0"/>
          <w:w w:val="100"/>
          <w:position w:val="0"/>
          <w:sz w:val="21"/>
          <w:szCs w:val="21"/>
          <w:lang w:eastAsia="zh-CN"/>
        </w:rPr>
      </w:pPr>
      <w:del w:id="455" w:author="羊" w:date="2026-03-01T09:16:27Z">
        <w:bookmarkStart w:id="16" w:name="第二部分 通用合同条款"/>
        <w:bookmarkEnd w:id="16"/>
        <w:r>
          <w:rPr>
            <w:rFonts w:ascii="宋体" w:hAnsi="宋体" w:eastAsia="宋体" w:cs="宋体"/>
            <w:b w:val="0"/>
            <w:bCs w:val="0"/>
            <w:i w:val="0"/>
            <w:snapToGrid w:val="0"/>
            <w:spacing w:val="0"/>
            <w:w w:val="100"/>
            <w:position w:val="0"/>
            <w:sz w:val="21"/>
            <w:szCs w:val="21"/>
          </w:rPr>
          <w:delText>税人识别号：</w:delText>
        </w:r>
      </w:del>
      <w:del w:id="456" w:author="羊" w:date="2026-03-01T09:16:27Z">
        <w:r>
          <w:rPr>
            <w:rFonts w:ascii="宋体" w:hAnsi="宋体" w:eastAsia="宋体" w:cs="宋体"/>
            <w:b w:val="0"/>
            <w:bCs w:val="0"/>
            <w:i w:val="0"/>
            <w:snapToGrid w:val="0"/>
            <w:spacing w:val="0"/>
            <w:w w:val="100"/>
            <w:position w:val="0"/>
            <w:sz w:val="21"/>
            <w:szCs w:val="21"/>
            <w:u w:val="single" w:color="000000"/>
          </w:rPr>
          <w:tab/>
        </w:r>
      </w:del>
      <w:del w:id="457" w:author="羊" w:date="2026-03-01T09:16:27Z">
        <w:r>
          <w:rPr>
            <w:rFonts w:ascii="宋体" w:hAnsi="宋体" w:eastAsia="宋体" w:cs="宋体"/>
            <w:b w:val="0"/>
            <w:bCs w:val="0"/>
            <w:i w:val="0"/>
            <w:snapToGrid w:val="0"/>
            <w:spacing w:val="0"/>
            <w:w w:val="100"/>
            <w:position w:val="0"/>
            <w:sz w:val="21"/>
            <w:szCs w:val="21"/>
          </w:rPr>
          <w:delText>地址：</w:delText>
        </w:r>
      </w:del>
      <w:del w:id="458" w:author="羊" w:date="2026-03-01T09:16:27Z">
        <w:r>
          <w:rPr>
            <w:rFonts w:ascii="宋体" w:hAnsi="宋体" w:eastAsia="宋体" w:cs="宋体"/>
            <w:b w:val="0"/>
            <w:bCs w:val="0"/>
            <w:i w:val="0"/>
            <w:snapToGrid w:val="0"/>
            <w:spacing w:val="0"/>
            <w:w w:val="100"/>
            <w:position w:val="0"/>
            <w:sz w:val="21"/>
            <w:szCs w:val="21"/>
            <w:u w:val="single" w:color="000000"/>
          </w:rPr>
          <w:tab/>
        </w:r>
      </w:del>
      <w:del w:id="459" w:author="羊" w:date="2026-03-01T09:16:27Z">
        <w:r>
          <w:rPr>
            <w:rFonts w:ascii="宋体" w:hAnsi="宋体" w:eastAsia="宋体" w:cs="宋体"/>
            <w:b w:val="0"/>
            <w:bCs w:val="0"/>
            <w:i w:val="0"/>
            <w:snapToGrid w:val="0"/>
            <w:spacing w:val="0"/>
            <w:w w:val="100"/>
            <w:position w:val="0"/>
            <w:sz w:val="21"/>
            <w:szCs w:val="21"/>
          </w:rPr>
          <w:delText>电话：</w:delText>
        </w:r>
      </w:del>
      <w:del w:id="460" w:author="羊" w:date="2026-03-01T09:16:27Z">
        <w:r>
          <w:rPr>
            <w:rFonts w:ascii="宋体" w:hAnsi="宋体" w:eastAsia="宋体" w:cs="宋体"/>
            <w:b w:val="0"/>
            <w:bCs w:val="0"/>
            <w:i w:val="0"/>
            <w:snapToGrid w:val="0"/>
            <w:spacing w:val="0"/>
            <w:w w:val="100"/>
            <w:position w:val="0"/>
            <w:sz w:val="21"/>
            <w:szCs w:val="21"/>
            <w:u w:val="single" w:color="000000"/>
          </w:rPr>
          <w:tab/>
        </w:r>
      </w:del>
      <w:del w:id="461" w:author="羊" w:date="2026-03-01T09:16:27Z">
        <w:r>
          <w:rPr>
            <w:rFonts w:ascii="宋体" w:hAnsi="宋体" w:eastAsia="宋体" w:cs="宋体"/>
            <w:b w:val="0"/>
            <w:bCs w:val="0"/>
            <w:i w:val="0"/>
            <w:snapToGrid w:val="0"/>
            <w:spacing w:val="0"/>
            <w:w w:val="100"/>
            <w:position w:val="0"/>
            <w:sz w:val="21"/>
            <w:szCs w:val="21"/>
          </w:rPr>
          <w:delText>开户银行：</w:delText>
        </w:r>
      </w:del>
      <w:del w:id="462" w:author="羊" w:date="2026-03-01T09:16:27Z">
        <w:r>
          <w:rPr>
            <w:rFonts w:ascii="宋体" w:hAnsi="宋体" w:eastAsia="宋体" w:cs="宋体"/>
            <w:b w:val="0"/>
            <w:bCs w:val="0"/>
            <w:i w:val="0"/>
            <w:snapToGrid w:val="0"/>
            <w:spacing w:val="0"/>
            <w:w w:val="100"/>
            <w:position w:val="0"/>
            <w:sz w:val="21"/>
            <w:szCs w:val="21"/>
            <w:u w:val="single" w:color="000000"/>
          </w:rPr>
          <w:tab/>
        </w:r>
      </w:del>
      <w:del w:id="463" w:author="羊" w:date="2026-03-01T09:16:27Z">
        <w:r>
          <w:rPr>
            <w:rFonts w:ascii="宋体" w:hAnsi="宋体" w:eastAsia="宋体" w:cs="宋体"/>
            <w:b w:val="0"/>
            <w:bCs w:val="0"/>
            <w:i w:val="0"/>
            <w:snapToGrid w:val="0"/>
            <w:spacing w:val="0"/>
            <w:w w:val="100"/>
            <w:position w:val="0"/>
            <w:sz w:val="21"/>
            <w:szCs w:val="21"/>
          </w:rPr>
          <w:delText>账号：</w:delText>
        </w:r>
      </w:del>
      <w:del w:id="464" w:author="羊" w:date="2026-03-01T09:16:27Z">
        <w:r>
          <w:rPr>
            <w:rFonts w:ascii="宋体" w:hAnsi="宋体" w:eastAsia="宋体" w:cs="宋体"/>
            <w:b w:val="0"/>
            <w:bCs w:val="0"/>
            <w:i w:val="0"/>
            <w:snapToGrid w:val="0"/>
            <w:spacing w:val="0"/>
            <w:w w:val="100"/>
            <w:position w:val="0"/>
            <w:sz w:val="21"/>
            <w:szCs w:val="21"/>
            <w:u w:val="single" w:color="000000"/>
          </w:rPr>
          <w:tab/>
        </w:r>
      </w:del>
    </w:p>
    <w:p w14:paraId="3656FF4F">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del w:id="465" w:author="羊" w:date="2026-03-01T09:16:27Z"/>
          <w:rFonts w:ascii="宋体" w:hAnsi="宋体" w:eastAsia="宋体" w:cs="宋体"/>
          <w:b w:val="0"/>
          <w:bCs w:val="0"/>
          <w:i w:val="0"/>
          <w:snapToGrid w:val="0"/>
          <w:spacing w:val="0"/>
          <w:w w:val="100"/>
          <w:position w:val="0"/>
          <w:sz w:val="21"/>
          <w:szCs w:val="21"/>
        </w:rPr>
      </w:pPr>
    </w:p>
    <w:p w14:paraId="30F75DB1">
      <w:pPr>
        <w:pStyle w:val="12"/>
        <w:keepNext w:val="0"/>
        <w:keepLines w:val="0"/>
        <w:pageBreakBefore w:val="0"/>
        <w:widowControl w:val="0"/>
        <w:tabs>
          <w:tab w:val="left" w:pos="1574"/>
          <w:tab w:val="left" w:pos="1994"/>
          <w:tab w:val="left" w:pos="2414"/>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签约时间：</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年</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月</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日</w:t>
      </w:r>
    </w:p>
    <w:p w14:paraId="19119468">
      <w:pPr>
        <w:keepNext w:val="0"/>
        <w:keepLines w:val="0"/>
        <w:pageBreakBefore w:val="0"/>
        <w:widowControl w:val="0"/>
        <w:kinsoku/>
        <w:wordWrap/>
        <w:overflowPunct/>
        <w:topLinePunct w:val="0"/>
        <w:autoSpaceDE/>
        <w:autoSpaceDN/>
        <w:bidi w:val="0"/>
        <w:adjustRightInd w:val="0"/>
        <w:snapToGrid w:val="0"/>
        <w:spacing w:after="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sectPr>
          <w:footerReference r:id="rId6" w:type="default"/>
          <w:pgSz w:w="11910" w:h="16840"/>
          <w:pgMar w:top="1360" w:right="1020" w:bottom="1400" w:left="1440" w:header="0" w:footer="1218" w:gutter="0"/>
          <w:pgNumType w:fmt="decimal"/>
          <w:cols w:space="720" w:num="1"/>
        </w:sectPr>
      </w:pPr>
    </w:p>
    <w:p w14:paraId="4F2E67F4">
      <w:pPr>
        <w:pStyle w:val="5"/>
        <w:keepNext w:val="0"/>
        <w:keepLines w:val="0"/>
        <w:pageBreakBefore w:val="0"/>
        <w:widowControl w:val="0"/>
        <w:tabs>
          <w:tab w:val="left" w:pos="4603"/>
        </w:tabs>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bCs/>
          <w:i w:val="0"/>
          <w:snapToGrid w:val="0"/>
          <w:spacing w:val="0"/>
          <w:w w:val="100"/>
          <w:position w:val="0"/>
          <w:sz w:val="40"/>
          <w:szCs w:val="40"/>
        </w:rPr>
      </w:pPr>
      <w:bookmarkStart w:id="17" w:name="_bookmark84"/>
      <w:bookmarkEnd w:id="17"/>
      <w:r>
        <w:rPr>
          <w:rFonts w:ascii="宋体" w:hAnsi="宋体" w:eastAsia="宋体" w:cs="宋体"/>
          <w:b/>
          <w:bCs/>
          <w:i w:val="0"/>
          <w:snapToGrid w:val="0"/>
          <w:spacing w:val="0"/>
          <w:w w:val="100"/>
          <w:position w:val="0"/>
          <w:sz w:val="40"/>
          <w:szCs w:val="40"/>
        </w:rPr>
        <w:t>第二部分</w:t>
      </w:r>
      <w:ins w:id="466" w:author="羊" w:date="2026-03-01T09:17:30Z">
        <w:r>
          <w:rPr>
            <w:rFonts w:hint="eastAsia" w:cs="宋体"/>
            <w:b/>
            <w:bCs/>
            <w:i w:val="0"/>
            <w:snapToGrid w:val="0"/>
            <w:spacing w:val="0"/>
            <w:w w:val="100"/>
            <w:position w:val="0"/>
            <w:sz w:val="40"/>
            <w:szCs w:val="40"/>
            <w:lang w:eastAsia="zh-CN"/>
          </w:rPr>
          <w:t xml:space="preserve"> </w:t>
        </w:r>
      </w:ins>
      <w:ins w:id="467" w:author="羊" w:date="2026-03-01T09:17:30Z">
        <w:r>
          <w:rPr>
            <w:rFonts w:hint="eastAsia" w:cs="宋体"/>
            <w:b/>
            <w:bCs/>
            <w:i w:val="0"/>
            <w:snapToGrid w:val="0"/>
            <w:spacing w:val="0"/>
            <w:w w:val="100"/>
            <w:position w:val="0"/>
            <w:sz w:val="40"/>
            <w:szCs w:val="40"/>
            <w:lang w:val="en-US" w:eastAsia="zh-CN"/>
          </w:rPr>
          <w:t xml:space="preserve"> </w:t>
        </w:r>
      </w:ins>
      <w:r>
        <w:rPr>
          <w:rFonts w:ascii="宋体" w:hAnsi="宋体" w:eastAsia="宋体" w:cs="宋体"/>
          <w:b/>
          <w:bCs/>
          <w:i w:val="0"/>
          <w:snapToGrid w:val="0"/>
          <w:spacing w:val="0"/>
          <w:w w:val="100"/>
          <w:position w:val="0"/>
          <w:sz w:val="40"/>
          <w:szCs w:val="40"/>
        </w:rPr>
        <w:t>通用合同条款</w:t>
      </w:r>
    </w:p>
    <w:p w14:paraId="2EFC9F5D">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18" w:name="1. 一般约定"/>
      <w:bookmarkEnd w:id="18"/>
      <w:bookmarkStart w:id="19" w:name="_bookmark85"/>
      <w:bookmarkEnd w:id="19"/>
      <w:r>
        <w:rPr>
          <w:rFonts w:ascii="宋体" w:hAnsi="宋体" w:eastAsia="宋体" w:cs="宋体"/>
          <w:b/>
          <w:bCs/>
          <w:i w:val="0"/>
          <w:snapToGrid w:val="0"/>
          <w:spacing w:val="0"/>
          <w:w w:val="100"/>
          <w:position w:val="0"/>
          <w:sz w:val="21"/>
          <w:szCs w:val="21"/>
        </w:rPr>
        <w:t>1</w:t>
      </w:r>
      <w:ins w:id="468" w:author="羊" w:date="2026-02-26T08:24:56Z">
        <w:r>
          <w:rPr>
            <w:rFonts w:hint="eastAsia" w:ascii="宋体" w:hAnsi="宋体" w:eastAsia="宋体" w:cs="宋体"/>
            <w:b/>
            <w:bCs/>
            <w:i w:val="0"/>
            <w:snapToGrid w:val="0"/>
            <w:spacing w:val="0"/>
            <w:w w:val="100"/>
            <w:position w:val="0"/>
            <w:sz w:val="21"/>
            <w:szCs w:val="21"/>
            <w:lang w:val="en-US" w:eastAsia="zh-CN"/>
          </w:rPr>
          <w:t xml:space="preserve"> </w:t>
        </w:r>
      </w:ins>
      <w:r>
        <w:rPr>
          <w:rFonts w:ascii="宋体" w:hAnsi="宋体" w:eastAsia="宋体" w:cs="宋体"/>
          <w:b/>
          <w:bCs/>
          <w:i w:val="0"/>
          <w:snapToGrid w:val="0"/>
          <w:spacing w:val="0"/>
          <w:w w:val="100"/>
          <w:position w:val="0"/>
          <w:sz w:val="21"/>
          <w:szCs w:val="21"/>
        </w:rPr>
        <w:t>.一般约定</w:t>
      </w:r>
    </w:p>
    <w:p w14:paraId="3B89251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469" w:author="羊" w:date="2026-03-01T09:18:10Z"/>
          <w:rFonts w:ascii="宋体" w:hAnsi="宋体" w:eastAsia="宋体" w:cs="宋体"/>
          <w:b w:val="0"/>
          <w:bCs w:val="0"/>
          <w:i w:val="0"/>
          <w:snapToGrid w:val="0"/>
          <w:spacing w:val="0"/>
          <w:w w:val="100"/>
          <w:position w:val="0"/>
          <w:sz w:val="21"/>
          <w:szCs w:val="21"/>
        </w:rPr>
      </w:pPr>
      <w:bookmarkStart w:id="20" w:name="1.1词语定义"/>
      <w:bookmarkEnd w:id="20"/>
      <w:r>
        <w:rPr>
          <w:rFonts w:ascii="宋体" w:hAnsi="宋体" w:eastAsia="宋体" w:cs="宋体"/>
          <w:b w:val="0"/>
          <w:bCs w:val="0"/>
          <w:i w:val="0"/>
          <w:snapToGrid w:val="0"/>
          <w:spacing w:val="0"/>
          <w:w w:val="100"/>
          <w:position w:val="0"/>
          <w:sz w:val="21"/>
          <w:szCs w:val="21"/>
        </w:rPr>
        <w:t>1.1词语定义</w:t>
      </w:r>
    </w:p>
    <w:p w14:paraId="2334BBD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通用合同条款、专用合同条款中的下列词语应具有本款所赋予的含义。</w:t>
      </w:r>
    </w:p>
    <w:p w14:paraId="504A219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1.1.1合同</w:t>
      </w:r>
    </w:p>
    <w:p w14:paraId="0F9AF1C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1.1.1.1合同文件（或称合同）：指合同协议书、中标通知书、投标函及投标函附录、专用合同条款、通用合同条款、技术标准和要求、图纸、已标价工程量清单，以及其他合同文件。</w:t>
      </w:r>
    </w:p>
    <w:p w14:paraId="4CBBE69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1.1.1.2合同协议书：指第1.5款所指的合同协议书。</w:t>
      </w:r>
    </w:p>
    <w:p w14:paraId="6E2FDCC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1.1.1.3中标通知书：指发包人通知承包人中标的函件。</w:t>
      </w:r>
    </w:p>
    <w:p w14:paraId="2161919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1.1.1.4投标函：指构成合同文件组成部分的由承包人填写并签署的投标函。</w:t>
      </w:r>
    </w:p>
    <w:p w14:paraId="3FF2C06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1.1.1.5投标函附录：指附在投标函后构成合同文件的投标函附录。</w:t>
      </w:r>
    </w:p>
    <w:p w14:paraId="7DD8CC85">
      <w:pPr>
        <w:pStyle w:val="12"/>
        <w:keepNext w:val="0"/>
        <w:keepLines w:val="0"/>
        <w:pageBreakBefore w:val="0"/>
        <w:widowControl w:val="0"/>
        <w:tabs>
          <w:tab w:val="left" w:pos="1775"/>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1.1.1.6技术标准和要求：指构成合同文件组成部分的名为技术标准和要求（合同技术条款）的文件，包括合同双方当事人约定对其所做的修改或补充。</w:t>
      </w:r>
    </w:p>
    <w:p w14:paraId="2BFFC1E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1.1.1.7图纸：指列入合同的招标图纸、投标图纸和发包人按合同约定向承包人提供的施工图纸和其他图纸(包括配套说明和有关资料)。列入合同的招标图纸已成为合同文件的一部分，具有合同效力，主要用于在履行合同过程中作为衡量变更的依据，但不能直接用于施工。经发包人确认进入合同的投标图纸亦成为合同文件的一部分，用于在履行合同中检验承包人是否按其投标时承诺的条件进行施工的依据，亦不能直接用于施工。</w:t>
      </w:r>
    </w:p>
    <w:p w14:paraId="6051BB2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1.1.1.8已标价工程量清单：指构成合同文件组成部分的由承包人按照规定的格式和要求填写并标明价格的工程量清单。</w:t>
      </w:r>
    </w:p>
    <w:p w14:paraId="39B9349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1.1.1.9其他合同文件：指经合同双方当事人确认构成合同文件的其他文件。</w:t>
      </w:r>
    </w:p>
    <w:p w14:paraId="6EEB21E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1.1.2合同当事人和人员。</w:t>
      </w:r>
    </w:p>
    <w:p w14:paraId="539DDED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1.1.2.1合同当事人:指发包人和（或）承包人。</w:t>
      </w:r>
    </w:p>
    <w:p w14:paraId="459F5A5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1.1.2.2发包人：指专用合同条款中指明并与承包人在合同协议书中签名的当事人。</w:t>
      </w:r>
    </w:p>
    <w:p w14:paraId="5394B51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1.1.2.3承包人：指专用条款中指明并与发包人在合同协议书中签名的当事人。</w:t>
      </w:r>
    </w:p>
    <w:p w14:paraId="5011F9A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1.1.2.4承包人项目经理：指承包人派驻施工场地的全权负责人。</w:t>
      </w:r>
    </w:p>
    <w:p w14:paraId="4D00C22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1.1.2.5分包人：指专用条款中指明的，从承包人处分包合同中某一部分工程，并与其签订分包合同的分包人。</w:t>
      </w:r>
    </w:p>
    <w:p w14:paraId="7F480E8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1.1.2.6监理人：指在专用合同条款中指明的，受发包人委托对合同履行实施管理的法人或其他组织。</w:t>
      </w:r>
    </w:p>
    <w:p w14:paraId="565EC43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470" w:author="羊" w:date="2026-03-01T09:20:0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1.1.2.7总监理工程师（总监）：指由监理人委派常驻施工场地对合同履行实施管理的全权负责</w:t>
      </w:r>
      <w:ins w:id="471" w:author="羊" w:date="2026-03-01T09:20:04Z">
        <w:r>
          <w:rPr>
            <w:rFonts w:ascii="宋体" w:hAnsi="宋体" w:eastAsia="宋体" w:cs="宋体"/>
            <w:b w:val="0"/>
            <w:bCs w:val="0"/>
            <w:i w:val="0"/>
            <w:snapToGrid w:val="0"/>
            <w:spacing w:val="0"/>
            <w:w w:val="100"/>
            <w:position w:val="0"/>
            <w:sz w:val="21"/>
            <w:szCs w:val="21"/>
          </w:rPr>
          <w:t>人。</w:t>
        </w:r>
      </w:ins>
    </w:p>
    <w:p w14:paraId="0604916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1.1.3工程和设备</w:t>
      </w:r>
    </w:p>
    <w:p w14:paraId="4D40ECD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1.1.3.1工程：指永久工程和（或）临时工程。</w:t>
      </w:r>
    </w:p>
    <w:p w14:paraId="7F1111C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1.1.3.2永久工程：指按合同约定建造并移交给发包人的工程，包括工程设备。</w:t>
      </w:r>
    </w:p>
    <w:p w14:paraId="46EE7E6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1.1.3.3临时工程：指为完成合同约定的永久工程所修建的各类临时性工程，不包括施工设备。</w:t>
      </w:r>
    </w:p>
    <w:p w14:paraId="773984D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1.1.3.4单位工程：指专用合同条款中指明特定范围的永久工程。</w:t>
      </w:r>
    </w:p>
    <w:p w14:paraId="2D6E0CC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1.1.3.5工程设备：指构成或计划构成永久工程一部分的机电设备、金属结构设备、仪器装置及其他类似的设备和装置。</w:t>
      </w:r>
    </w:p>
    <w:p w14:paraId="2CE630A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1.1.3.6施工设备：指为完成合同约定的各项工作所需的设备、器具和其他物品，不包括临时工程和材料。</w:t>
      </w:r>
    </w:p>
    <w:p w14:paraId="191248C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1.1.3.7临时设施：指为完成合同约定的各项工作所服务的临时性生产和生活设施。</w:t>
      </w:r>
    </w:p>
    <w:p w14:paraId="2CCB45D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1.1.3.8承包人设备：指承包人自带的施工设备。</w:t>
      </w:r>
    </w:p>
    <w:p w14:paraId="143B951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1.1.3.9施工场地（或称工地、现场）：指用于合同工程施工的场所，以及在合同中指定作为施工场地组成部分的其他场所，包括永久占地和临时占地。</w:t>
      </w:r>
    </w:p>
    <w:p w14:paraId="23B127E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1.1.3.10永久占地：指发包人为建设本合同工程永久征用的场地。</w:t>
      </w:r>
    </w:p>
    <w:p w14:paraId="344147E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1.1.3.11临时占地：指发包人为建设本合同工程临时征用，并应在完工后须按合同要求退还的场地。</w:t>
      </w:r>
    </w:p>
    <w:p w14:paraId="4D2595D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1.1.4日期</w:t>
      </w:r>
      <w:del w:id="472" w:author="羊" w:date="2026-03-01T09:21:43Z">
        <w:r>
          <w:rPr>
            <w:rFonts w:ascii="宋体" w:hAnsi="宋体" w:eastAsia="宋体" w:cs="宋体"/>
            <w:b w:val="0"/>
            <w:bCs w:val="0"/>
            <w:i w:val="0"/>
            <w:snapToGrid w:val="0"/>
            <w:spacing w:val="0"/>
            <w:w w:val="100"/>
            <w:position w:val="0"/>
            <w:sz w:val="21"/>
            <w:szCs w:val="21"/>
          </w:rPr>
          <w:delText>：</w:delText>
        </w:r>
      </w:del>
    </w:p>
    <w:p w14:paraId="0462E7B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1.1.4.1开工通知：指监理人按第11.1款通知承包人开工的函件。</w:t>
      </w:r>
    </w:p>
    <w:p w14:paraId="051E1F2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1.1.4.2开工日期：指监理人按第11.1款发出的开工通知中写明的开工日期。</w:t>
      </w:r>
    </w:p>
    <w:p w14:paraId="3DE3146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1.1.4.3工期：指承包人在投标函中承诺的完成合同工程所需的期限，包括按第11.3款、第11.4款和第11.6款约定所作的变更。</w:t>
      </w:r>
    </w:p>
    <w:p w14:paraId="14F4C36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1.1.4.4竣工日期：即合同工程交工（完工）日期，指第1.1.4.3目约定工期届满时的日期。实际交工（完工）日期以合同工程交工（完工）证书中写明的日期为准。</w:t>
      </w:r>
    </w:p>
    <w:p w14:paraId="178E2FC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1.1.4.5缺陷责任期：即工程质量保修期，指履行第19.2款约定的缺陷责任的期限，包括根据第19.3款约定所作的延长，具体期限由专用合同条款约定。</w:t>
      </w:r>
    </w:p>
    <w:p w14:paraId="1B8C31C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1.1.4.6基准日期：指投标截止时间前28天的日期。</w:t>
      </w:r>
    </w:p>
    <w:p w14:paraId="160A113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1.1.4.7天：除特别指明外，指日历天。合同中按天计算时间的，开始当天不计入，从次日开始计算。期限最后一天的截止时间为当天24:00。</w:t>
      </w:r>
    </w:p>
    <w:p w14:paraId="6511D0B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1.1.5合同价格和费用</w:t>
      </w:r>
    </w:p>
    <w:p w14:paraId="58CEF8F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1.1.5.1签约合同价：指签定合同时合同协议书中写明的，包括了暂列金额、暂估价的合同总金额。</w:t>
      </w:r>
    </w:p>
    <w:p w14:paraId="28E2B8F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1.1.5.2合同价格：指承包人按合同约定完成了包括缺陷责任期内的全部承包工作后，发包人应付给承包人的金额，包括在履行合同过程中按合同约定进行的变更和调整。</w:t>
      </w:r>
    </w:p>
    <w:p w14:paraId="2B24DFA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1.1.5.3费用：指为履行合同所发生的或将要发生的所有合理开支，包括管理费和应分摊的其他费用，但不包括利润。</w:t>
      </w:r>
    </w:p>
    <w:p w14:paraId="5747C2A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1.1.5.4暂列金额：指已标价工程量清单中所列的暂列金额，用于在签订协议书时尚未确定或不可预见变更的施工及其所需材料、工程设备、服务等的金额，包括以计日工方式支付的金额。</w:t>
      </w:r>
    </w:p>
    <w:p w14:paraId="50B2065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1.1.5.5暂估价：指发包人在工程量清单中给定的用于支付必然发生但暂时不能确定价格的材料、设备以及专业工程的金额。</w:t>
      </w:r>
    </w:p>
    <w:p w14:paraId="69F3769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1.1.5.6计日工：指对零星工作采取的一种计价方式，按合同中的计日工子目及其单价计价付款。</w:t>
      </w:r>
    </w:p>
    <w:p w14:paraId="3C5F699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1.1.5.7质量保证金（或称保留金）：指按第17.4.1项约定用于保证在缺陷责任期内履行缺陷修复义务的金额。</w:t>
      </w:r>
    </w:p>
    <w:p w14:paraId="38BC745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1.1.6其他</w:t>
      </w:r>
    </w:p>
    <w:p w14:paraId="1BCE209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1.1.6.1书面形式：指合同文件、信函、电报、传真等可以有形地表现所载内容的形式。</w:t>
      </w:r>
    </w:p>
    <w:p w14:paraId="3792C65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473" w:author="羊" w:date="2026-03-01T09:22:23Z"/>
          <w:rFonts w:ascii="宋体" w:hAnsi="宋体" w:eastAsia="宋体" w:cs="宋体"/>
          <w:b w:val="0"/>
          <w:bCs w:val="0"/>
          <w:i w:val="0"/>
          <w:snapToGrid w:val="0"/>
          <w:spacing w:val="0"/>
          <w:w w:val="100"/>
          <w:position w:val="0"/>
          <w:sz w:val="21"/>
          <w:szCs w:val="21"/>
        </w:rPr>
      </w:pPr>
      <w:bookmarkStart w:id="21" w:name="1.2 语言文字"/>
      <w:bookmarkEnd w:id="21"/>
      <w:r>
        <w:rPr>
          <w:rFonts w:ascii="宋体" w:hAnsi="宋体" w:eastAsia="宋体" w:cs="宋体"/>
          <w:b w:val="0"/>
          <w:bCs w:val="0"/>
          <w:i w:val="0"/>
          <w:snapToGrid w:val="0"/>
          <w:spacing w:val="0"/>
          <w:w w:val="100"/>
          <w:position w:val="0"/>
          <w:sz w:val="21"/>
          <w:szCs w:val="21"/>
        </w:rPr>
        <w:t>1.2语言文字</w:t>
      </w:r>
    </w:p>
    <w:p w14:paraId="3E1BA4C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474" w:author="羊" w:date="2026-03-01T09:22:2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除专用术语外，合同使用的语言文字为中文。必要时专用术语应附有中文注释。</w:t>
      </w:r>
      <w:bookmarkStart w:id="22" w:name="1.3 法律"/>
      <w:bookmarkEnd w:id="22"/>
    </w:p>
    <w:p w14:paraId="66C7F4B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1.3法律</w:t>
      </w:r>
    </w:p>
    <w:p w14:paraId="21235E6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适用于合同的法律包括中华人民共和国法律、行政法规、部门规章，以及工程所在地的地方法规、自治条例、单行条例和地方政府规章。</w:t>
      </w:r>
    </w:p>
    <w:p w14:paraId="606452B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475" w:author="羊" w:date="2026-03-01T09:22:35Z"/>
          <w:rFonts w:ascii="宋体" w:hAnsi="宋体" w:eastAsia="宋体" w:cs="宋体"/>
          <w:b w:val="0"/>
          <w:bCs w:val="0"/>
          <w:i w:val="0"/>
          <w:snapToGrid w:val="0"/>
          <w:spacing w:val="0"/>
          <w:w w:val="100"/>
          <w:position w:val="0"/>
          <w:sz w:val="21"/>
          <w:szCs w:val="21"/>
        </w:rPr>
      </w:pPr>
      <w:bookmarkStart w:id="23" w:name="1.4 合同文件的优先顺序"/>
      <w:bookmarkEnd w:id="23"/>
      <w:r>
        <w:rPr>
          <w:rFonts w:ascii="宋体" w:hAnsi="宋体" w:eastAsia="宋体" w:cs="宋体"/>
          <w:b w:val="0"/>
          <w:bCs w:val="0"/>
          <w:i w:val="0"/>
          <w:snapToGrid w:val="0"/>
          <w:spacing w:val="0"/>
          <w:w w:val="100"/>
          <w:position w:val="0"/>
          <w:sz w:val="21"/>
          <w:szCs w:val="21"/>
        </w:rPr>
        <w:t>1.4合同文件的优先顺序</w:t>
      </w:r>
    </w:p>
    <w:p w14:paraId="43EC4ED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组成合同的各项文件应互相解释，互为说明。除专用合同条款另有约定外，解释合同文件的优先顺序如下：</w:t>
      </w:r>
    </w:p>
    <w:p w14:paraId="308525D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（1）合同协议书；</w:t>
      </w:r>
    </w:p>
    <w:p w14:paraId="2CF7333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（2）中标通知书；</w:t>
      </w:r>
    </w:p>
    <w:p w14:paraId="12274E0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（3）投标函及投标函附录；</w:t>
      </w:r>
    </w:p>
    <w:p w14:paraId="17655BB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（4）专用合同条款；</w:t>
      </w:r>
    </w:p>
    <w:p w14:paraId="13358D0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（5）通用合同条款；</w:t>
      </w:r>
    </w:p>
    <w:p w14:paraId="3D48DC9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（6）技术标准和要求；</w:t>
      </w:r>
    </w:p>
    <w:p w14:paraId="0ABD635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（7）图纸；</w:t>
      </w:r>
    </w:p>
    <w:p w14:paraId="73BC5F9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（8）已标价工程量清单；</w:t>
      </w:r>
    </w:p>
    <w:p w14:paraId="1938DAE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476" w:author="羊" w:date="2026-03-01T09:22:4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（9）其他合同文件。</w:t>
      </w:r>
      <w:bookmarkStart w:id="24" w:name="1.5 合同协议书"/>
      <w:bookmarkEnd w:id="24"/>
    </w:p>
    <w:p w14:paraId="406F7C9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1.5合同协议书</w:t>
      </w:r>
    </w:p>
    <w:p w14:paraId="58406B7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承包人按中标通知书规定的时间与发包人签订合同协议书。除法律另有规定或合同另有约定外，发包人和承包人的法定代表人或其委托代理人在合同协议书上签名并盖单位章后，合同生效。</w:t>
      </w:r>
    </w:p>
    <w:p w14:paraId="1D5F0AF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5" w:name="1.6图纸和承包人文件"/>
      <w:bookmarkEnd w:id="25"/>
      <w:r>
        <w:rPr>
          <w:rFonts w:ascii="宋体" w:hAnsi="宋体" w:eastAsia="宋体" w:cs="宋体"/>
          <w:b w:val="0"/>
          <w:bCs w:val="0"/>
          <w:i w:val="0"/>
          <w:snapToGrid w:val="0"/>
          <w:spacing w:val="0"/>
          <w:w w:val="100"/>
          <w:position w:val="0"/>
          <w:sz w:val="21"/>
          <w:szCs w:val="21"/>
        </w:rPr>
        <w:t>1.6图纸和承包人文件</w:t>
      </w:r>
    </w:p>
    <w:p w14:paraId="3751864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1.6.1图纸的提供发包人应按技术标准和要求（合同技术条款）约定的期限和数量将施工图纸以及其它图纸（包括配套说明和有关资料）提供给承包人。由于发包人未按时提供图纸造成工期延误的，按第11.3款的约定办理。</w:t>
      </w:r>
    </w:p>
    <w:p w14:paraId="37EF245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1.6.2承包人提供的文件</w:t>
      </w:r>
    </w:p>
    <w:p w14:paraId="27FB5C2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承包人提供的文件应按技术标准和要求（合同技术条款）约定的期限和数量提供给监理人。监理人应按技术标准和要求（合同技术条款）约定的期限批复承包人。</w:t>
      </w:r>
    </w:p>
    <w:p w14:paraId="2036660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477" w:author="羊" w:date="2026-03-01T09:23:1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1.6.3图纸的修改</w:t>
      </w:r>
    </w:p>
    <w:p w14:paraId="1A57514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设计人需要对已发给承包人的施工图纸进行修改时，监理人应在技术标准和要求（合同技术条款）约定的期限内签发施工图纸的修改图给承包人。承包人应按技术标准和要求（合同技术条款）的约定编制一份承包人实施计划提交监理人批准后执行。</w:t>
      </w:r>
    </w:p>
    <w:p w14:paraId="22BA75C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478" w:author="羊" w:date="2026-03-01T09:23:1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1.6.4图纸的错误</w:t>
      </w:r>
    </w:p>
    <w:p w14:paraId="3A37614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479" w:author="羊" w:date="2026-03-01T09:23:0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承包人发现发包人提供的图纸存在明显错误或疏忽，应及时通知监理人。</w:t>
      </w:r>
    </w:p>
    <w:p w14:paraId="7BE9B37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1.6.5图纸和承包人文件的保管</w:t>
      </w:r>
    </w:p>
    <w:p w14:paraId="6CE655E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监理人和承包人均应在施工场地各保存一套完整的包含第1.6.1项、第1.6.2项、第1.6.3项约定内容的图纸和承包人文件。</w:t>
      </w:r>
    </w:p>
    <w:p w14:paraId="3A2D8EF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6" w:name="1.7联络"/>
      <w:bookmarkEnd w:id="26"/>
      <w:r>
        <w:rPr>
          <w:rFonts w:ascii="宋体" w:hAnsi="宋体" w:eastAsia="宋体" w:cs="宋体"/>
          <w:b w:val="0"/>
          <w:bCs w:val="0"/>
          <w:i w:val="0"/>
          <w:snapToGrid w:val="0"/>
          <w:spacing w:val="0"/>
          <w:w w:val="100"/>
          <w:position w:val="0"/>
          <w:sz w:val="21"/>
          <w:szCs w:val="21"/>
        </w:rPr>
        <w:t>1.7联络</w:t>
      </w:r>
    </w:p>
    <w:p w14:paraId="52EFFB2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1.7.1与合同有关的通知、批准、证明、证书、指示、要求、请求、同意、意见、确定和决定等，均应采用书面形式。</w:t>
      </w:r>
    </w:p>
    <w:p w14:paraId="2A3A7D6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1.7.2第1.7.1项中的通知、批准、证明、证书、指示、要求、请求、同意、意见、确定和决定等来往函件，均应在合同约定的期限内送达指定地点和接收人，并办理签收手续。来往函件的送期限在技术标准和要求（合同技术条款）中约定，送达地点在专用合同条款中约定。</w:t>
      </w:r>
    </w:p>
    <w:p w14:paraId="48424D85">
      <w:pPr>
        <w:pStyle w:val="12"/>
        <w:keepNext w:val="0"/>
        <w:keepLines w:val="0"/>
        <w:pageBreakBefore w:val="0"/>
        <w:widowControl w:val="0"/>
        <w:tabs>
          <w:tab w:val="left" w:pos="1271"/>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1.7.3来往函件均应按合同约定的期限及时发出和答复，不得无故扣压和拖延，亦不得拒收。否则，由此造成的后果由责任方负责。</w:t>
      </w:r>
    </w:p>
    <w:p w14:paraId="4753392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480" w:author="羊" w:date="2026-03-01T09:23:37Z"/>
          <w:rFonts w:ascii="宋体" w:hAnsi="宋体" w:eastAsia="宋体" w:cs="宋体"/>
          <w:b w:val="0"/>
          <w:bCs w:val="0"/>
          <w:i w:val="0"/>
          <w:snapToGrid w:val="0"/>
          <w:spacing w:val="0"/>
          <w:w w:val="100"/>
          <w:position w:val="0"/>
          <w:sz w:val="21"/>
          <w:szCs w:val="21"/>
        </w:rPr>
      </w:pPr>
      <w:bookmarkStart w:id="27" w:name="1.8 转让"/>
      <w:bookmarkEnd w:id="27"/>
      <w:r>
        <w:rPr>
          <w:rFonts w:ascii="宋体" w:hAnsi="宋体" w:eastAsia="宋体" w:cs="宋体"/>
          <w:b w:val="0"/>
          <w:bCs w:val="0"/>
          <w:i w:val="0"/>
          <w:snapToGrid w:val="0"/>
          <w:spacing w:val="0"/>
          <w:w w:val="100"/>
          <w:position w:val="0"/>
          <w:sz w:val="21"/>
          <w:szCs w:val="21"/>
        </w:rPr>
        <w:t>1.8转让</w:t>
      </w:r>
    </w:p>
    <w:p w14:paraId="3ADCC0C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481" w:author="羊" w:date="2026-03-01T09:23:4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除合同另有约定外，未经对方当事人同意，一方当事人不得将合同权利全部或部分转让给第三人，也不得全部或部分转移合同义务。</w:t>
      </w:r>
      <w:bookmarkStart w:id="28" w:name="1.9 严禁贿赂"/>
      <w:bookmarkEnd w:id="28"/>
    </w:p>
    <w:p w14:paraId="5589FC8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1.9严禁贿赂</w:t>
      </w:r>
    </w:p>
    <w:p w14:paraId="2F99366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合同双方当事人不得以贿赂或变相贿赂的方式，谋取不当利益或损害对方权益。因贿赂造成对方损失的，行为人应赔偿损失，并承担相应的法律责任。</w:t>
      </w:r>
    </w:p>
    <w:p w14:paraId="4152728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9" w:name="1.10 化石、文物"/>
      <w:bookmarkEnd w:id="29"/>
      <w:r>
        <w:rPr>
          <w:rFonts w:ascii="宋体" w:hAnsi="宋体" w:eastAsia="宋体" w:cs="宋体"/>
          <w:b w:val="0"/>
          <w:bCs w:val="0"/>
          <w:i w:val="0"/>
          <w:snapToGrid w:val="0"/>
          <w:spacing w:val="0"/>
          <w:w w:val="100"/>
          <w:position w:val="0"/>
          <w:sz w:val="21"/>
          <w:szCs w:val="21"/>
        </w:rPr>
        <w:t>1.10化石、文物</w:t>
      </w:r>
    </w:p>
    <w:p w14:paraId="5980749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1.10.1在施工场地发掘的所有文物、古迹以及具有地质研究或考古价值的其他遗迹、化石、钱币或物品属于国家所有。一旦发现上述文物，承包人应采取有效合理的保护措施，防止任何人员移动或损坏上述物品，并立即报告当地文物行政部门，同时通知监理人。发包人、监理人和承包人应按文物行政部门要求采取妥善保护措施，由此导致费用增加和（或）工期延误由发包人承担。</w:t>
      </w:r>
    </w:p>
    <w:p w14:paraId="5E6D534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1.10.2承包人发现文物后不及时报告或隐瞒不报，致使文物丢失或损坏的，应赔偿损失，并承担相应的法律责任。</w:t>
      </w:r>
    </w:p>
    <w:p w14:paraId="25DF2F1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30" w:name="1.11专利技术"/>
      <w:bookmarkEnd w:id="30"/>
      <w:r>
        <w:rPr>
          <w:rFonts w:ascii="宋体" w:hAnsi="宋体" w:eastAsia="宋体" w:cs="宋体"/>
          <w:b w:val="0"/>
          <w:bCs w:val="0"/>
          <w:i w:val="0"/>
          <w:snapToGrid w:val="0"/>
          <w:spacing w:val="0"/>
          <w:w w:val="100"/>
          <w:position w:val="0"/>
          <w:sz w:val="21"/>
          <w:szCs w:val="21"/>
        </w:rPr>
        <w:t>1.11专利技术</w:t>
      </w:r>
    </w:p>
    <w:p w14:paraId="164C19C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482" w:author="羊" w:date="2026-03-01T09:23:5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1.11.1承包人在使用任何材料、承包人设备、工程设备或采用施工工艺时，因侵犯专利权或其他知识产权所引起的责任，由承包人承担，但由于遵照发包人提供的设计或技术标准和要求引起的除外。</w:t>
      </w:r>
    </w:p>
    <w:p w14:paraId="3D212D6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1.11.2承包人在投标文件中采用专利技术的，专利技术的使用费包含在投标报价内。</w:t>
      </w:r>
    </w:p>
    <w:p w14:paraId="11D4510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1.11.3承包人的技术秘密和声明需要保密的资料和信息，发包人和监理人不得为合同以外的目的泄露给他人。</w:t>
      </w:r>
    </w:p>
    <w:p w14:paraId="3C20DE8C">
      <w:pPr>
        <w:pStyle w:val="12"/>
        <w:keepNext w:val="0"/>
        <w:keepLines w:val="0"/>
        <w:pageBreakBefore w:val="0"/>
        <w:widowControl w:val="0"/>
        <w:tabs>
          <w:tab w:val="left" w:pos="137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1.11.4合同实施过程中，发包人要求承包人采用专利技术的，发包人应办理相应的使用手续，承包人应按发包人约定的条件使用，并承担使用专利技术的相关试验工作。所需的费用由发包人承担。</w:t>
      </w:r>
    </w:p>
    <w:p w14:paraId="4812C67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31" w:name="1.12 图纸和文件的保密"/>
      <w:bookmarkEnd w:id="31"/>
      <w:r>
        <w:rPr>
          <w:rFonts w:ascii="宋体" w:hAnsi="宋体" w:eastAsia="宋体" w:cs="宋体"/>
          <w:b w:val="0"/>
          <w:bCs w:val="0"/>
          <w:i w:val="0"/>
          <w:snapToGrid w:val="0"/>
          <w:spacing w:val="0"/>
          <w:w w:val="100"/>
          <w:position w:val="0"/>
          <w:sz w:val="21"/>
          <w:szCs w:val="21"/>
        </w:rPr>
        <w:t>1.12图纸和文件的保密</w:t>
      </w:r>
    </w:p>
    <w:p w14:paraId="5051698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1.12.1发包人提供的图纸和文件，未经发包人同意，承包人不得为合同以外的目的泄露给他人或公开发表与引用。</w:t>
      </w:r>
    </w:p>
    <w:p w14:paraId="606F778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1.12.2承包人提供的文件，未经承包人同意，发包人和监理人不得为合同以外的目的泄露给他人或公开发表与引用。</w:t>
      </w:r>
    </w:p>
    <w:p w14:paraId="08A4836D">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32" w:name="2. 发包人义务"/>
      <w:bookmarkEnd w:id="32"/>
      <w:bookmarkStart w:id="33" w:name="_bookmark86"/>
      <w:bookmarkEnd w:id="33"/>
      <w:r>
        <w:rPr>
          <w:rFonts w:ascii="宋体" w:hAnsi="宋体" w:eastAsia="宋体" w:cs="宋体"/>
          <w:b/>
          <w:bCs/>
          <w:i w:val="0"/>
          <w:snapToGrid w:val="0"/>
          <w:spacing w:val="0"/>
          <w:w w:val="100"/>
          <w:position w:val="0"/>
          <w:sz w:val="21"/>
          <w:szCs w:val="21"/>
        </w:rPr>
        <w:t>2.</w:t>
      </w:r>
      <w:ins w:id="483" w:author="羊" w:date="2026-02-26T08:24:47Z">
        <w:r>
          <w:rPr>
            <w:rFonts w:hint="eastAsia" w:ascii="宋体" w:hAnsi="宋体" w:eastAsia="宋体" w:cs="宋体"/>
            <w:b/>
            <w:bCs/>
            <w:i w:val="0"/>
            <w:snapToGrid w:val="0"/>
            <w:spacing w:val="0"/>
            <w:w w:val="100"/>
            <w:position w:val="0"/>
            <w:sz w:val="21"/>
            <w:szCs w:val="21"/>
            <w:lang w:eastAsia="zh-CN"/>
          </w:rPr>
          <w:t xml:space="preserve"> </w:t>
        </w:r>
      </w:ins>
      <w:ins w:id="484" w:author="羊" w:date="2026-02-26T08:24:48Z">
        <w:r>
          <w:rPr>
            <w:rFonts w:hint="eastAsia" w:ascii="宋体" w:hAnsi="宋体" w:eastAsia="宋体" w:cs="宋体"/>
            <w:b/>
            <w:bCs/>
            <w:i w:val="0"/>
            <w:snapToGrid w:val="0"/>
            <w:spacing w:val="0"/>
            <w:w w:val="100"/>
            <w:position w:val="0"/>
            <w:sz w:val="21"/>
            <w:szCs w:val="21"/>
            <w:lang w:val="en-US" w:eastAsia="zh-CN"/>
          </w:rPr>
          <w:t xml:space="preserve"> </w:t>
        </w:r>
      </w:ins>
      <w:r>
        <w:rPr>
          <w:rFonts w:ascii="宋体" w:hAnsi="宋体" w:eastAsia="宋体" w:cs="宋体"/>
          <w:b/>
          <w:bCs/>
          <w:i w:val="0"/>
          <w:snapToGrid w:val="0"/>
          <w:spacing w:val="0"/>
          <w:w w:val="100"/>
          <w:position w:val="0"/>
          <w:sz w:val="21"/>
          <w:szCs w:val="21"/>
        </w:rPr>
        <w:t>发包人义务</w:t>
      </w:r>
    </w:p>
    <w:p w14:paraId="33B0821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485" w:author="羊" w:date="2026-03-01T09:24:07Z"/>
          <w:rFonts w:ascii="宋体" w:hAnsi="宋体" w:eastAsia="宋体" w:cs="宋体"/>
          <w:b w:val="0"/>
          <w:bCs w:val="0"/>
          <w:i w:val="0"/>
          <w:snapToGrid w:val="0"/>
          <w:spacing w:val="0"/>
          <w:w w:val="100"/>
          <w:position w:val="0"/>
          <w:sz w:val="21"/>
          <w:szCs w:val="21"/>
        </w:rPr>
      </w:pPr>
      <w:bookmarkStart w:id="34" w:name="2.1 遵守法律"/>
      <w:bookmarkEnd w:id="34"/>
      <w:r>
        <w:rPr>
          <w:rFonts w:ascii="宋体" w:hAnsi="宋体" w:eastAsia="宋体" w:cs="宋体"/>
          <w:b w:val="0"/>
          <w:bCs w:val="0"/>
          <w:i w:val="0"/>
          <w:snapToGrid w:val="0"/>
          <w:spacing w:val="0"/>
          <w:w w:val="100"/>
          <w:position w:val="0"/>
          <w:sz w:val="21"/>
          <w:szCs w:val="21"/>
        </w:rPr>
        <w:t>2.1遵守法律发包人在履行合同过程中应遵守法律，并保证承包人免于承担因发包人违反法律而引起的任何责任。</w:t>
      </w:r>
      <w:bookmarkStart w:id="35" w:name="2.2 发出开工通知"/>
      <w:bookmarkEnd w:id="35"/>
    </w:p>
    <w:p w14:paraId="1F92ACC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2.2发出开工通知</w:t>
      </w:r>
    </w:p>
    <w:p w14:paraId="4F26E86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发包人应委托监理人按第11.1款的约定向承包人发出开工通知。</w:t>
      </w:r>
    </w:p>
    <w:p w14:paraId="43D1FE1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36" w:name="2.3提供施工场地"/>
      <w:bookmarkEnd w:id="36"/>
      <w:r>
        <w:rPr>
          <w:rFonts w:ascii="宋体" w:hAnsi="宋体" w:eastAsia="宋体" w:cs="宋体"/>
          <w:b w:val="0"/>
          <w:bCs w:val="0"/>
          <w:i w:val="0"/>
          <w:snapToGrid w:val="0"/>
          <w:spacing w:val="0"/>
          <w:w w:val="100"/>
          <w:position w:val="0"/>
          <w:sz w:val="21"/>
          <w:szCs w:val="21"/>
        </w:rPr>
        <w:t>2.3提供施工场地</w:t>
      </w:r>
    </w:p>
    <w:p w14:paraId="53CB6B1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2.3.1发包人应在合同双方签定合同协议书后的14天内，将本合同工程的施工场地范围图提交给承包人。发包人提供的施工用地范围图应标明用地范围内永久占地与临时占地的范围和界限，以及指明提供给承包人用于施工场地布置的范围和界限及其有关资料。</w:t>
      </w:r>
    </w:p>
    <w:p w14:paraId="31DB201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2.3.2发包人提供的施工用地范围在专用合同条款中约定。</w:t>
      </w:r>
    </w:p>
    <w:p w14:paraId="0EC3A8F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2.3.3除专用合同条款另有约定外，发包人应按技术标准和要求（合同技术条款）的约定，向承包人提供施工场地内的工程地质图纸和报告，以及地下障碍物图纸等施工场地有关资料，并保证资料的真实、准确、完整。</w:t>
      </w:r>
    </w:p>
    <w:p w14:paraId="6EEDDED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486" w:author="羊" w:date="2026-03-01T09:24:15Z"/>
          <w:rFonts w:ascii="宋体" w:hAnsi="宋体" w:eastAsia="宋体" w:cs="宋体"/>
          <w:b w:val="0"/>
          <w:bCs w:val="0"/>
          <w:i w:val="0"/>
          <w:snapToGrid w:val="0"/>
          <w:spacing w:val="0"/>
          <w:w w:val="100"/>
          <w:position w:val="0"/>
          <w:sz w:val="21"/>
          <w:szCs w:val="21"/>
        </w:rPr>
      </w:pPr>
      <w:bookmarkStart w:id="37" w:name="2.4 协助承包人办理证件和批件"/>
      <w:bookmarkEnd w:id="37"/>
      <w:r>
        <w:rPr>
          <w:rFonts w:ascii="宋体" w:hAnsi="宋体" w:eastAsia="宋体" w:cs="宋体"/>
          <w:b w:val="0"/>
          <w:bCs w:val="0"/>
          <w:i w:val="0"/>
          <w:snapToGrid w:val="0"/>
          <w:spacing w:val="0"/>
          <w:w w:val="100"/>
          <w:position w:val="0"/>
          <w:sz w:val="21"/>
          <w:szCs w:val="21"/>
        </w:rPr>
        <w:t>2.4协助承包人办理证件和批件发包人应协助承包人办理法律规定的有关施工证件和批件。</w:t>
      </w:r>
      <w:bookmarkStart w:id="38" w:name="2.5 组织设计交底"/>
      <w:bookmarkEnd w:id="38"/>
    </w:p>
    <w:p w14:paraId="09BDB6D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2.5组织设计交底</w:t>
      </w:r>
    </w:p>
    <w:p w14:paraId="4E358FC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487" w:author="羊" w:date="2026-03-01T09:24:1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发包人应根据合同进度计划，组织设计单位向承包人进行设计交底。</w:t>
      </w:r>
      <w:bookmarkStart w:id="39" w:name="2.6 支付合同价款"/>
      <w:bookmarkEnd w:id="39"/>
    </w:p>
    <w:p w14:paraId="61B59B4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2.6支付合同价款</w:t>
      </w:r>
    </w:p>
    <w:p w14:paraId="5687920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488" w:author="羊" w:date="2026-03-01T09:24:1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发包人应按合同约定向承包人及时支付合同价款。</w:t>
      </w:r>
      <w:bookmarkStart w:id="40" w:name="2.7 组织竣工验收（组织法人验收）"/>
      <w:bookmarkEnd w:id="40"/>
    </w:p>
    <w:p w14:paraId="1E29014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2.7组织竣工验收（组织法人验收）发包人应按合同约定及时组织法人验收。</w:t>
      </w:r>
    </w:p>
    <w:p w14:paraId="780D478B">
      <w:pPr>
        <w:pStyle w:val="12"/>
        <w:keepNext w:val="0"/>
        <w:keepLines w:val="0"/>
        <w:pageBreakBefore w:val="0"/>
        <w:widowControl w:val="0"/>
        <w:tabs>
          <w:tab w:val="left" w:pos="63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2.8其它义务</w:t>
      </w:r>
    </w:p>
    <w:p w14:paraId="2958931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其它义务在专用合同条款中补充约定。</w:t>
      </w:r>
    </w:p>
    <w:p w14:paraId="09A243E8">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41" w:name="3. 监理人"/>
      <w:bookmarkEnd w:id="41"/>
      <w:bookmarkStart w:id="42" w:name="_bookmark87"/>
      <w:bookmarkEnd w:id="42"/>
      <w:r>
        <w:rPr>
          <w:rFonts w:ascii="宋体" w:hAnsi="宋体" w:eastAsia="宋体" w:cs="宋体"/>
          <w:b/>
          <w:bCs/>
          <w:i w:val="0"/>
          <w:snapToGrid w:val="0"/>
          <w:spacing w:val="0"/>
          <w:w w:val="100"/>
          <w:position w:val="0"/>
          <w:sz w:val="21"/>
          <w:szCs w:val="21"/>
        </w:rPr>
        <w:t>3.</w:t>
      </w:r>
      <w:ins w:id="489" w:author="羊" w:date="2026-02-26T08:24:43Z">
        <w:r>
          <w:rPr>
            <w:rFonts w:hint="eastAsia" w:ascii="宋体" w:hAnsi="宋体" w:eastAsia="宋体" w:cs="宋体"/>
            <w:b/>
            <w:bCs/>
            <w:i w:val="0"/>
            <w:snapToGrid w:val="0"/>
            <w:spacing w:val="0"/>
            <w:w w:val="100"/>
            <w:position w:val="0"/>
            <w:sz w:val="21"/>
            <w:szCs w:val="21"/>
            <w:lang w:eastAsia="zh-CN"/>
          </w:rPr>
          <w:t xml:space="preserve"> </w:t>
        </w:r>
      </w:ins>
      <w:ins w:id="490" w:author="羊" w:date="2026-02-26T08:24:45Z">
        <w:r>
          <w:rPr>
            <w:rFonts w:hint="eastAsia" w:ascii="宋体" w:hAnsi="宋体" w:eastAsia="宋体" w:cs="宋体"/>
            <w:b/>
            <w:bCs/>
            <w:i w:val="0"/>
            <w:snapToGrid w:val="0"/>
            <w:spacing w:val="0"/>
            <w:w w:val="100"/>
            <w:position w:val="0"/>
            <w:sz w:val="21"/>
            <w:szCs w:val="21"/>
            <w:lang w:val="en-US" w:eastAsia="zh-CN"/>
          </w:rPr>
          <w:t xml:space="preserve"> </w:t>
        </w:r>
      </w:ins>
      <w:r>
        <w:rPr>
          <w:rFonts w:ascii="宋体" w:hAnsi="宋体" w:eastAsia="宋体" w:cs="宋体"/>
          <w:b/>
          <w:bCs/>
          <w:i w:val="0"/>
          <w:snapToGrid w:val="0"/>
          <w:spacing w:val="0"/>
          <w:w w:val="100"/>
          <w:position w:val="0"/>
          <w:sz w:val="21"/>
          <w:szCs w:val="21"/>
        </w:rPr>
        <w:t>监理人</w:t>
      </w:r>
    </w:p>
    <w:p w14:paraId="4365E9B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43" w:name="3.1监理人的职责和权利"/>
      <w:bookmarkEnd w:id="43"/>
      <w:r>
        <w:rPr>
          <w:rFonts w:ascii="宋体" w:hAnsi="宋体" w:eastAsia="宋体" w:cs="宋体"/>
          <w:b w:val="0"/>
          <w:bCs w:val="0"/>
          <w:i w:val="0"/>
          <w:snapToGrid w:val="0"/>
          <w:spacing w:val="0"/>
          <w:w w:val="100"/>
          <w:position w:val="0"/>
          <w:sz w:val="21"/>
          <w:szCs w:val="21"/>
        </w:rPr>
        <w:t>3.1监理人的职责和权利</w:t>
      </w:r>
    </w:p>
    <w:p w14:paraId="32634AC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3.1.1监理人受发包人的委托，享有合同约定的权力。监理人的权力范围在专用合同条款中约定。当监理人认为出现了危及生命、工程或毗邻财产等安全的紧急事件时，在不免除合同约定的承包人责任的情况下，监理人可以指示承包人实施为消除或减少这种危险所必须进行的工作，即使没有发包人的事先批准，承包人也应立即遵照执行。监理人应按第15条的约定增加相应的费用，并通知承包人。</w:t>
      </w:r>
    </w:p>
    <w:p w14:paraId="5B11F32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3.1.2监理人发出的任何指示应视为已得到发包人的批准，但监理人无权免除或变更合同约定的发包人和承包人的权利、义务和责任。</w:t>
      </w:r>
    </w:p>
    <w:p w14:paraId="739326D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3.1.3合同约定应由承包人承担的义务和责任，不因监理人对承包人提交文件的审查或批准，对工程、材料和设备的检查和检验，以及为实施监理作出的指示等职务行为而减轻或解除。</w:t>
      </w:r>
    </w:p>
    <w:p w14:paraId="772BA9E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44" w:name="3.2 总监理工程师"/>
      <w:bookmarkEnd w:id="44"/>
      <w:r>
        <w:rPr>
          <w:rFonts w:ascii="宋体" w:hAnsi="宋体" w:eastAsia="宋体" w:cs="宋体"/>
          <w:b w:val="0"/>
          <w:bCs w:val="0"/>
          <w:i w:val="0"/>
          <w:snapToGrid w:val="0"/>
          <w:spacing w:val="0"/>
          <w:w w:val="100"/>
          <w:position w:val="0"/>
          <w:sz w:val="21"/>
          <w:szCs w:val="21"/>
        </w:rPr>
        <w:t>3.2总监理工程师</w:t>
      </w:r>
    </w:p>
    <w:p w14:paraId="04921F7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发包人应在发出开工通知前将总监理工程师的任命通知承包人。总监理工程师更换时，应在调离14天前通知承包人。总监理工程师短期离开施工场地的，应委派代表代行其职责，并通知承包人。</w:t>
      </w:r>
    </w:p>
    <w:p w14:paraId="4F50F90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45" w:name="3.3 监理人员"/>
      <w:bookmarkEnd w:id="45"/>
      <w:r>
        <w:rPr>
          <w:rFonts w:ascii="宋体" w:hAnsi="宋体" w:eastAsia="宋体" w:cs="宋体"/>
          <w:b w:val="0"/>
          <w:bCs w:val="0"/>
          <w:i w:val="0"/>
          <w:snapToGrid w:val="0"/>
          <w:spacing w:val="0"/>
          <w:w w:val="100"/>
          <w:position w:val="0"/>
          <w:sz w:val="21"/>
          <w:szCs w:val="21"/>
        </w:rPr>
        <w:t>3.3监理人员</w:t>
      </w:r>
    </w:p>
    <w:p w14:paraId="4FA9929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3.3.1总监理工程师可以授权其他监理人员负责执行其指派的一项或多项监理工作。总监理工程师应将被授权监理人员的姓名及其授权范围通知承包人。被授权的监理人员在授权范围内发出的指示视为已得到总监理工程师的同意，与总监理工程师发出的指示具有同等效力。总监理工程师撤销某项授权时，应将撤销授权的决定及时通知承包人。</w:t>
      </w:r>
    </w:p>
    <w:p w14:paraId="1D35EC6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3.3.2监理人员对承包人的任何工作、工程或其采用的材料和工程设备未在约定的或合理的期限内提出否定意见的，视为已获批准，但不影响监理人在以后拒绝该项工作、工程、材料或工程设备的权利。</w:t>
      </w:r>
    </w:p>
    <w:p w14:paraId="061325D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3.3.3承包人对总监理工程师授权的监理人员发出的指示有疑问的，可向总监理工程师提出书面异议，总监理工程师应在48小时内对该指示予以确认、更改或撤销。</w:t>
      </w:r>
    </w:p>
    <w:p w14:paraId="7B5DC00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3.3.4除专用合同条款另有约定外，总监理工程师不应将第3.5款约定应由总监理工程师作出确定的权力授权或委托给其他监理人员。</w:t>
      </w:r>
    </w:p>
    <w:p w14:paraId="44BC394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46" w:name="3.4 监理人的指示"/>
      <w:bookmarkEnd w:id="46"/>
      <w:r>
        <w:rPr>
          <w:rFonts w:ascii="宋体" w:hAnsi="宋体" w:eastAsia="宋体" w:cs="宋体"/>
          <w:b w:val="0"/>
          <w:bCs w:val="0"/>
          <w:i w:val="0"/>
          <w:snapToGrid w:val="0"/>
          <w:spacing w:val="0"/>
          <w:w w:val="100"/>
          <w:position w:val="0"/>
          <w:sz w:val="21"/>
          <w:szCs w:val="21"/>
        </w:rPr>
        <w:t>3.4监理人的指示</w:t>
      </w:r>
    </w:p>
    <w:p w14:paraId="2A2FD4D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3.4.1监理人应按第3.1款的约定向承包人发出指示，监理人的指示应盖有监理人授权的施工场地机构章，并由总监理工程师或总监理工程师按第3.3.1项约定授权的监理人员签名。</w:t>
      </w:r>
    </w:p>
    <w:p w14:paraId="0970915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3.4.2承包人收到监理人按第3.4.1项作出的指示后应遵照执行。指示构成变更的，应按第15条处理。</w:t>
      </w:r>
    </w:p>
    <w:p w14:paraId="4904C41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3.4.3在紧急情况下，总监理工程师或被授权的监理人员可以当场签发临时书面指示，承包人应遵照执行。承包人应在收到上述临时书面指示后24小时内，向监理人发出书面确认函。监理人在收到书面确认函后24小时内未予答复的，该书面确认函应被视为监理人的正式指示。</w:t>
      </w:r>
    </w:p>
    <w:p w14:paraId="32498BC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3.4.4除合同另有约定外，承包人只从总监理工程师或按第3.3.1项被授权的监理人员处取得指示。</w:t>
      </w:r>
    </w:p>
    <w:p w14:paraId="3784B6C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491" w:author="羊" w:date="2026-03-01T09:25:2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3.4.5由于监理人未能按合同约定发出指示、指示延误或指示错误而导致承包人费用增加和（或）工期延误的，由发包人承担赔偿责任。</w:t>
      </w:r>
      <w:bookmarkStart w:id="47" w:name="3.5 商定或确定"/>
      <w:bookmarkEnd w:id="47"/>
    </w:p>
    <w:p w14:paraId="20F1C70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3.5商定或确定</w:t>
      </w:r>
    </w:p>
    <w:p w14:paraId="222E524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3.5.1合同约定总监理工程师应按照本款对任何事项进行商定或确定时，总监理工程师应与合同当事人协商，尽量达成一致。不能达成一致的，总监理工程师应认真研究后审慎确定。</w:t>
      </w:r>
    </w:p>
    <w:p w14:paraId="0837C5C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3.5.2总监理工程师应将商定或确定的事项通知合同当事人，并附详细依据。对总监理工程师的确定有异议的，构成争议，按照第24条的约定处理。在争议解决前，双方应暂按总监理工程师的确定执行，按照第24条的约定对总监理工程师的确定作出修改的，按修改后的结果执行。</w:t>
      </w:r>
    </w:p>
    <w:p w14:paraId="5ADFD122">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48" w:name="_bookmark88"/>
      <w:bookmarkEnd w:id="48"/>
      <w:bookmarkStart w:id="49" w:name="4. 承包人"/>
      <w:bookmarkEnd w:id="49"/>
      <w:r>
        <w:rPr>
          <w:rFonts w:ascii="宋体" w:hAnsi="宋体" w:eastAsia="宋体" w:cs="宋体"/>
          <w:b/>
          <w:bCs/>
          <w:i w:val="0"/>
          <w:snapToGrid w:val="0"/>
          <w:spacing w:val="0"/>
          <w:w w:val="100"/>
          <w:position w:val="0"/>
          <w:sz w:val="21"/>
          <w:szCs w:val="21"/>
        </w:rPr>
        <w:t>4.</w:t>
      </w:r>
      <w:ins w:id="492" w:author="羊" w:date="2026-02-26T08:24:39Z">
        <w:r>
          <w:rPr>
            <w:rFonts w:hint="eastAsia" w:ascii="宋体" w:hAnsi="宋体" w:eastAsia="宋体" w:cs="宋体"/>
            <w:b/>
            <w:bCs/>
            <w:i w:val="0"/>
            <w:snapToGrid w:val="0"/>
            <w:spacing w:val="0"/>
            <w:w w:val="100"/>
            <w:position w:val="0"/>
            <w:sz w:val="21"/>
            <w:szCs w:val="21"/>
            <w:lang w:eastAsia="zh-CN"/>
          </w:rPr>
          <w:t xml:space="preserve"> </w:t>
        </w:r>
      </w:ins>
      <w:ins w:id="493" w:author="羊" w:date="2026-02-26T08:24:40Z">
        <w:r>
          <w:rPr>
            <w:rFonts w:hint="eastAsia" w:ascii="宋体" w:hAnsi="宋体" w:eastAsia="宋体" w:cs="宋体"/>
            <w:b/>
            <w:bCs/>
            <w:i w:val="0"/>
            <w:snapToGrid w:val="0"/>
            <w:spacing w:val="0"/>
            <w:w w:val="100"/>
            <w:position w:val="0"/>
            <w:sz w:val="21"/>
            <w:szCs w:val="21"/>
            <w:lang w:val="en-US" w:eastAsia="zh-CN"/>
          </w:rPr>
          <w:t xml:space="preserve"> </w:t>
        </w:r>
      </w:ins>
      <w:r>
        <w:rPr>
          <w:rFonts w:ascii="宋体" w:hAnsi="宋体" w:eastAsia="宋体" w:cs="宋体"/>
          <w:b/>
          <w:bCs/>
          <w:i w:val="0"/>
          <w:snapToGrid w:val="0"/>
          <w:spacing w:val="0"/>
          <w:w w:val="100"/>
          <w:position w:val="0"/>
          <w:sz w:val="21"/>
          <w:szCs w:val="21"/>
        </w:rPr>
        <w:t>承包人</w:t>
      </w:r>
    </w:p>
    <w:p w14:paraId="1ECB418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50" w:name="4.1承包人的一般义务"/>
      <w:bookmarkEnd w:id="50"/>
      <w:r>
        <w:rPr>
          <w:rFonts w:ascii="宋体" w:hAnsi="宋体" w:eastAsia="宋体" w:cs="宋体"/>
          <w:b w:val="0"/>
          <w:bCs w:val="0"/>
          <w:i w:val="0"/>
          <w:snapToGrid w:val="0"/>
          <w:spacing w:val="0"/>
          <w:w w:val="100"/>
          <w:position w:val="0"/>
          <w:sz w:val="21"/>
          <w:szCs w:val="21"/>
        </w:rPr>
        <w:t>4.1承包人的一般义务</w:t>
      </w:r>
    </w:p>
    <w:p w14:paraId="620F166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494" w:author="羊" w:date="2026-03-01T09:25:3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4.1.1遵守法律承包人在履行合同过程中应遵守法律，并保证发包人免于承担因承包人违反法律而引起的任何责任。</w:t>
      </w:r>
    </w:p>
    <w:p w14:paraId="7952AEB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4.1.2依法纳税</w:t>
      </w:r>
    </w:p>
    <w:p w14:paraId="6EA3532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495" w:author="羊" w:date="2026-03-01T09:25:4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承包人应按有关法律规定纳税，应缴纳的税金包括在合同价格内。</w:t>
      </w:r>
    </w:p>
    <w:p w14:paraId="1CC03D6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4.1.3完成各项承包工作</w:t>
      </w:r>
    </w:p>
    <w:p w14:paraId="39D0CE7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应按合同约定以及监理人根据第3.4款作出的指示，实施、完成全部工程，并修补工程中的任何缺陷。除第5.2款、第6.2款另有外，承包人应提供为完成合同工作所需的劳务、材料、施工设备、工程设备和其它物品，并按合同约定负责临时设施的设计、建造、运行、维护、管理和拆除。</w:t>
      </w:r>
    </w:p>
    <w:p w14:paraId="367D092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496" w:author="羊" w:date="2026-03-01T09:26:0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4.1.4对施工作业和施工方法的完备性负责</w:t>
      </w:r>
    </w:p>
    <w:p w14:paraId="7BFCE80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497" w:author="羊" w:date="2026-03-01T09:26:0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承包人应按合同约定的工作内容和施工进度要求，编制施工组织设计和施工措施计划，并对所有施工作业和施工方法的完备性和安全可靠性负责。</w:t>
      </w:r>
    </w:p>
    <w:p w14:paraId="566437F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4.1.5保证工程施工和人员的安全</w:t>
      </w:r>
    </w:p>
    <w:p w14:paraId="587C790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承包人应按第9.2款约定采取施工安全措施，确保工程及其人员、材料、设备和设施的安全，防止因工程施工造成的人身伤害和财产损失。</w:t>
      </w:r>
    </w:p>
    <w:p w14:paraId="6662021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4.1.6负责施工场地及其周边环境与生态的保护工作</w:t>
      </w:r>
    </w:p>
    <w:p w14:paraId="44B3685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承包人应按照第9.4款约定负责施工场地及其周边环境与生态的保护工作。</w:t>
      </w:r>
    </w:p>
    <w:p w14:paraId="09C4C46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498" w:author="羊" w:date="2026-03-01T09:26:1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4.1.7避免施工对公众与他人的利益造成损害</w:t>
      </w:r>
    </w:p>
    <w:p w14:paraId="34A2725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在进行合同约定的各项工作时，不得侵害发包人与他人使用公用道路、水源、市政管网等公共设施的权利，避免对邻近的公共设施产生干扰。承包人占用或使用他人的施工场地，影响他人作业或生活的，应承担相应责任。</w:t>
      </w:r>
    </w:p>
    <w:p w14:paraId="2B4388A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499" w:author="羊" w:date="2026-03-01T09:26:3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4.1.8为他人提供方便</w:t>
      </w:r>
    </w:p>
    <w:p w14:paraId="54EA1A8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承包人应按监理人的指示为他人在施工场地或附近实施与工程有关的其他各项工作提供可能的条件。除合同另有约定外，提供有关条件的内容和可能发生的费用，由监理人按第3.5款商定或确定。</w:t>
      </w:r>
    </w:p>
    <w:p w14:paraId="1DABC35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500" w:author="羊" w:date="2026-03-01T09:26:3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4.1.9工程的维护和照管</w:t>
      </w:r>
    </w:p>
    <w:p w14:paraId="05C4798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除合同另有约定外，工程交工（完工）证书颁发前，承包人应负责照管和维护工程。合同工程交工（完工）证书颁发时尚有部分未交工（完工）程的，承包人还应负责该未交工（完工）程的照管和维护工作，直至交工（完工）后移交给发包人为止。</w:t>
      </w:r>
    </w:p>
    <w:p w14:paraId="7DC0F6F9">
      <w:pPr>
        <w:pStyle w:val="12"/>
        <w:keepNext w:val="0"/>
        <w:keepLines w:val="0"/>
        <w:pageBreakBefore w:val="0"/>
        <w:widowControl w:val="0"/>
        <w:tabs>
          <w:tab w:val="left" w:pos="1372"/>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501" w:author="羊" w:date="2026-03-01T09:27:0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4.1.10其它义务</w:t>
      </w:r>
    </w:p>
    <w:p w14:paraId="3611886E">
      <w:pPr>
        <w:pStyle w:val="12"/>
        <w:keepNext w:val="0"/>
        <w:keepLines w:val="0"/>
        <w:pageBreakBefore w:val="0"/>
        <w:widowControl w:val="0"/>
        <w:tabs>
          <w:tab w:val="left" w:pos="1372"/>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502" w:author="羊" w:date="2026-03-01T09:27:1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其它义务在专用合同条款中补充约定。</w:t>
      </w:r>
      <w:bookmarkStart w:id="51" w:name="4.2 履约担保"/>
      <w:bookmarkEnd w:id="51"/>
    </w:p>
    <w:p w14:paraId="74BC6CCB">
      <w:pPr>
        <w:pStyle w:val="12"/>
        <w:keepNext w:val="0"/>
        <w:keepLines w:val="0"/>
        <w:pageBreakBefore w:val="0"/>
        <w:widowControl w:val="0"/>
        <w:tabs>
          <w:tab w:val="left" w:pos="137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4.2履约担保</w:t>
      </w:r>
    </w:p>
    <w:p w14:paraId="50F7462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承包人应保证其履约担保在发包人颁发合同工程交工（完工）证书前一直有效。发包人应在合同工程交工（完工）证书颁布发后28天内将履约担保退还给承包人。</w:t>
      </w:r>
    </w:p>
    <w:p w14:paraId="6218949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52" w:name="4.3分包"/>
      <w:bookmarkEnd w:id="52"/>
      <w:r>
        <w:rPr>
          <w:rFonts w:ascii="宋体" w:hAnsi="宋体" w:eastAsia="宋体" w:cs="宋体"/>
          <w:b w:val="0"/>
          <w:bCs w:val="0"/>
          <w:i w:val="0"/>
          <w:snapToGrid w:val="0"/>
          <w:spacing w:val="0"/>
          <w:w w:val="100"/>
          <w:position w:val="0"/>
          <w:sz w:val="21"/>
          <w:szCs w:val="21"/>
        </w:rPr>
        <w:t>4.3分包</w:t>
      </w:r>
    </w:p>
    <w:p w14:paraId="382FD74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4.3.1承包人不得将其承包的全部工程转包给第三人，或将其承包的全部工程肢解后以分包的名义转包给第三人。</w:t>
      </w:r>
    </w:p>
    <w:p w14:paraId="38A6BE5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4.3.2承包人不得将工程主体、关键性工作分包给第三人。除专用合同条款另有约定外，未经发包人同意，承包人不得将工程的其他部分或工作分包给第三人。</w:t>
      </w:r>
    </w:p>
    <w:p w14:paraId="100C9E0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4.3.3分包人的资格能力应与其分包工程的标准和规模相适应。</w:t>
      </w:r>
    </w:p>
    <w:p w14:paraId="222AB7F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4.3.4按投标函附录约定分包工程的，承包人应向发包人和监理人提交分包合同副本。</w:t>
      </w:r>
    </w:p>
    <w:p w14:paraId="537898F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4.3.5承包人应与分包人就分包工程向发包人承担连带责任。</w:t>
      </w:r>
    </w:p>
    <w:p w14:paraId="61F5DA4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4.3.6分包工程分为工程分包和劳务作业分包。工程分包应遵循合同约定或者经发包人书面认可。禁止承包人将本合同工程进行违法分包。分包人应具备与分包工程规模和标准相适应的资质和业绩，在人力、设备、资金等方面具有承担分包工程施工的能力。分包人应自行完成所承包的任务。.</w:t>
      </w:r>
    </w:p>
    <w:p w14:paraId="2349887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4.3.7在合同实施过程中，如承包人无力在合同规定的期限内完成合同中的应急防汛、抢险等危及公共安全和工程安全的项目，发包人可对该应急防汛、抢险等项目的部分工程指定分包人。因非承包人原因形成指定分包条件的，发包人的指定分包不得增加承包人的额外费用；因承包人原因形成指定分包条件的，承包人应承担指定分包所增加的费用。</w:t>
      </w:r>
    </w:p>
    <w:p w14:paraId="716BE3B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由指定分包人造成的与其分包工作有关的一切索赔、诉讼和损失赔偿由指定分包人直接对发包人负责，承包人不对此承担责任。</w:t>
      </w:r>
    </w:p>
    <w:p w14:paraId="05E5114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4.3.8承包人和发包人应当签订分包合同，并履行合同约定的义务。分包合同必须遵循承包合同的各项原则，满足相应条款的要求。发包人可以对分包合同实施情况进行监督检查。承包人应将分包合同副本提交发包人和监理人。</w:t>
      </w:r>
    </w:p>
    <w:p w14:paraId="0900F5E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4.3.9除4.3.7项规定的指定分包外，承包人对其分包项目的实施以及分包人的行为向发包人负全部责任。承包人应对分包项目的工程进度、质量、安全、计量和验收等实施监督和管理。</w:t>
      </w:r>
    </w:p>
    <w:p w14:paraId="422F916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4.3.10分包人应按专用合同条款的约定设立项目管理机构组织管理分包工程的施工活动。</w:t>
      </w:r>
    </w:p>
    <w:p w14:paraId="438CE95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highlight w:val="yellow"/>
        </w:rPr>
      </w:pPr>
      <w:bookmarkStart w:id="53" w:name="4.4 联合体"/>
      <w:bookmarkEnd w:id="53"/>
      <w:r>
        <w:rPr>
          <w:rFonts w:ascii="宋体" w:hAnsi="宋体" w:eastAsia="宋体" w:cs="宋体"/>
          <w:b w:val="0"/>
          <w:bCs w:val="0"/>
          <w:i w:val="0"/>
          <w:snapToGrid w:val="0"/>
          <w:spacing w:val="0"/>
          <w:w w:val="100"/>
          <w:position w:val="0"/>
          <w:sz w:val="21"/>
          <w:szCs w:val="21"/>
          <w:highlight w:val="yellow"/>
        </w:rPr>
        <w:t>4.4联合体</w:t>
      </w:r>
    </w:p>
    <w:p w14:paraId="18C691A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highlight w:val="yellow"/>
        </w:rPr>
      </w:pPr>
      <w:r>
        <w:rPr>
          <w:rFonts w:ascii="宋体" w:hAnsi="宋体" w:eastAsia="宋体" w:cs="宋体"/>
          <w:b w:val="0"/>
          <w:bCs w:val="0"/>
          <w:i w:val="0"/>
          <w:snapToGrid w:val="0"/>
          <w:spacing w:val="0"/>
          <w:w w:val="100"/>
          <w:position w:val="0"/>
          <w:sz w:val="21"/>
          <w:szCs w:val="21"/>
          <w:highlight w:val="yellow"/>
        </w:rPr>
        <w:t>4.4.1联合体各方应共同与发包人签订合同协议书。联合体各方应为履行合同承担连带责任。</w:t>
      </w:r>
    </w:p>
    <w:p w14:paraId="0CEEE69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highlight w:val="yellow"/>
        </w:rPr>
      </w:pPr>
      <w:r>
        <w:rPr>
          <w:rFonts w:ascii="宋体" w:hAnsi="宋体" w:eastAsia="宋体" w:cs="宋体"/>
          <w:b w:val="0"/>
          <w:bCs w:val="0"/>
          <w:i w:val="0"/>
          <w:snapToGrid w:val="0"/>
          <w:spacing w:val="0"/>
          <w:w w:val="100"/>
          <w:position w:val="0"/>
          <w:sz w:val="21"/>
          <w:szCs w:val="21"/>
          <w:highlight w:val="yellow"/>
        </w:rPr>
        <w:t>4.4.2共同投标协议经发包人确认后作为合同附件。在履行合同过程中，未经发包人同意，不得修改共同投标协议。</w:t>
      </w:r>
    </w:p>
    <w:p w14:paraId="6F65EB2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highlight w:val="yellow"/>
        </w:rPr>
      </w:pPr>
      <w:r>
        <w:rPr>
          <w:rFonts w:ascii="宋体" w:hAnsi="宋体" w:eastAsia="宋体" w:cs="宋体"/>
          <w:b w:val="0"/>
          <w:bCs w:val="0"/>
          <w:i w:val="0"/>
          <w:snapToGrid w:val="0"/>
          <w:spacing w:val="0"/>
          <w:w w:val="100"/>
          <w:position w:val="0"/>
          <w:sz w:val="21"/>
          <w:szCs w:val="21"/>
          <w:highlight w:val="yellow"/>
        </w:rPr>
        <w:t>4.4.3联合体牵头人负责与发包人和监理人联系，并接受指示，负责组织联合体各成员全面履行合同。</w:t>
      </w:r>
    </w:p>
    <w:p w14:paraId="53B4D1C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54" w:name="4.5 承包人项目经理"/>
      <w:bookmarkEnd w:id="54"/>
      <w:r>
        <w:rPr>
          <w:rFonts w:ascii="宋体" w:hAnsi="宋体" w:eastAsia="宋体" w:cs="宋体"/>
          <w:b w:val="0"/>
          <w:bCs w:val="0"/>
          <w:i w:val="0"/>
          <w:snapToGrid w:val="0"/>
          <w:spacing w:val="0"/>
          <w:w w:val="100"/>
          <w:position w:val="0"/>
          <w:sz w:val="21"/>
          <w:szCs w:val="21"/>
        </w:rPr>
        <w:t>4.5承包人项目经理</w:t>
      </w:r>
    </w:p>
    <w:p w14:paraId="4FDE67C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4.5.1承包人应按合同约定指派项目经理，并在约定的期限内到职。承包人更换项目经理应事先征得发包人同意，并应在更换14天前通知发包人和监理人。承包人项目经理短期离开施工场地，应事先征得监理人同意，并委派代表代行其职责。</w:t>
      </w:r>
    </w:p>
    <w:p w14:paraId="2560692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4.5.2承包人项目经理应按合同约定以及监理人按第3.4款作出的指示，负责组织合同工程的实施。在情况紧急且无法与监理人取得联系时，可采取保证工程和人员生命财产安全的紧急措施，并在采取措施后24小时内向监理人提交书面报告。</w:t>
      </w:r>
    </w:p>
    <w:p w14:paraId="42978AE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4.5.3承包人为履行合同发出的一切函件均应盖有承包人授权的施工场地管理机构章，并由承包人项目经理或其授权代表签名。</w:t>
      </w:r>
    </w:p>
    <w:p w14:paraId="797FF19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4.5.4承包人项目经理可以授权其下属人员履行其某项职责，但事先应将这些人员的姓名和授权范围通知监理人。</w:t>
      </w:r>
    </w:p>
    <w:p w14:paraId="69E5621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55" w:name="4.6 承包人人员的管理"/>
      <w:bookmarkEnd w:id="55"/>
      <w:r>
        <w:rPr>
          <w:rFonts w:ascii="宋体" w:hAnsi="宋体" w:eastAsia="宋体" w:cs="宋体"/>
          <w:b w:val="0"/>
          <w:bCs w:val="0"/>
          <w:i w:val="0"/>
          <w:snapToGrid w:val="0"/>
          <w:spacing w:val="0"/>
          <w:w w:val="100"/>
          <w:position w:val="0"/>
          <w:sz w:val="21"/>
          <w:szCs w:val="21"/>
        </w:rPr>
        <w:t>4.6承包人人员的管理</w:t>
      </w:r>
    </w:p>
    <w:p w14:paraId="53E443A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4.6.1承包人应在接到开工通知后28天内，向监理人提交承包人在施工场地的管理机构以及人员安排的报告，其内容应包括管理机构的设置、各主要岗位的技术和管理人员名单及其资格，以及各工种技术工人的安排状况。承包人应向监理人提交施工场地人员变动情况的报告。</w:t>
      </w:r>
    </w:p>
    <w:p w14:paraId="63C3792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4.6.2为完成合同约定的各项工作，承包人应向施工场地派遣或雇佣足够数量的下列人员：</w:t>
      </w:r>
    </w:p>
    <w:p w14:paraId="57D14B2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（1）具有相应资格的专业技工和合格的普工；</w:t>
      </w:r>
    </w:p>
    <w:p w14:paraId="46B298C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（2）具有相应施工经验的技术人员；</w:t>
      </w:r>
    </w:p>
    <w:p w14:paraId="065B88E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（3）具有相应岗位资格的各级管理人员。</w:t>
      </w:r>
    </w:p>
    <w:p w14:paraId="4844A79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4.6.3承包人安排在施工场地的主要管理人员和技术骨干应相对稳定。承包人更换主要管理人员和技术骨干时，应取得监理人的同意。</w:t>
      </w:r>
    </w:p>
    <w:p w14:paraId="758DBDD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4.6.4特殊岗位的工作人员均应持有相应的资格证明，监理人有权随时检查。监理人认为有必要时，可进行现场考核。</w:t>
      </w:r>
    </w:p>
    <w:p w14:paraId="3E72610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503" w:author="羊" w:date="2026-03-01T09:28:58Z"/>
          <w:rFonts w:ascii="宋体" w:hAnsi="宋体" w:eastAsia="宋体" w:cs="宋体"/>
          <w:b w:val="0"/>
          <w:bCs w:val="0"/>
          <w:i w:val="0"/>
          <w:snapToGrid w:val="0"/>
          <w:spacing w:val="0"/>
          <w:w w:val="100"/>
          <w:position w:val="0"/>
          <w:sz w:val="21"/>
          <w:szCs w:val="21"/>
        </w:rPr>
      </w:pPr>
      <w:bookmarkStart w:id="56" w:name="4.7 撤换承包人项目经理和其他人员"/>
      <w:bookmarkEnd w:id="56"/>
      <w:r>
        <w:rPr>
          <w:rFonts w:ascii="宋体" w:hAnsi="宋体" w:eastAsia="宋体" w:cs="宋体"/>
          <w:b w:val="0"/>
          <w:bCs w:val="0"/>
          <w:i w:val="0"/>
          <w:snapToGrid w:val="0"/>
          <w:spacing w:val="0"/>
          <w:w w:val="100"/>
          <w:position w:val="0"/>
          <w:sz w:val="21"/>
          <w:szCs w:val="21"/>
        </w:rPr>
        <w:t>4.7撤换承包人项目经理和其他人员承包人应对其项目经理和其他人员进行有效管理。监理人要求撤换不能胜任本职工作、行为不端或玩忽职守的承包人项目经理和其他人员的，承包人应予以撤换。</w:t>
      </w:r>
      <w:bookmarkStart w:id="57" w:name="4.8 保障承包人人员的合法权益"/>
      <w:bookmarkEnd w:id="57"/>
    </w:p>
    <w:p w14:paraId="0D805FD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4.8保障承包人人员的合法权益</w:t>
      </w:r>
    </w:p>
    <w:p w14:paraId="28D6185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4.8.1承包人应与其雇佣的人员签订劳动合同，并按时发放工资。</w:t>
      </w:r>
    </w:p>
    <w:p w14:paraId="71E5778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4.8.2承包人应按劳动法的规定安排工作时间，保证其雇佣人员享有休息和休假的权利。因工程施工的特殊需要占用休假日或延长工作时间的，应不超过法律规定的限度，并按法律规定给予补休或付酬。</w:t>
      </w:r>
    </w:p>
    <w:p w14:paraId="47B546A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4.8.3承包人应为其雇佣人员提供必要的食宿条件，以及符合环境保护和卫生要求的生活环境，在远离城镇的施工场地，还应配备必要的伤病防治和急救的医务人员与医疗设施。</w:t>
      </w:r>
    </w:p>
    <w:p w14:paraId="55B24D3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4.8.4承包人应按国家有关劳动保护的规定，采取有效的防止粉尘、降低噪声、控制有害气体和保障高温、高寒、高空作业安全等劳动保护措施。其雇佣人员在施工中受到伤害的，承包人应立即采取有效措施进行抢救和治疗。</w:t>
      </w:r>
    </w:p>
    <w:p w14:paraId="4337A7F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4.8.5承包人应按有关法律规定和合同约定，为其雇佣人员办理保险。</w:t>
      </w:r>
    </w:p>
    <w:p w14:paraId="7CBEAE2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4.8.6承包人应负责处理其雇佣人员因工伤亡事故的善后事宜。</w:t>
      </w:r>
    </w:p>
    <w:p w14:paraId="76E0EF7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504" w:author="羊" w:date="2026-03-01T09:29:11Z"/>
          <w:rFonts w:ascii="宋体" w:hAnsi="宋体" w:eastAsia="宋体" w:cs="宋体"/>
          <w:b w:val="0"/>
          <w:bCs w:val="0"/>
          <w:i w:val="0"/>
          <w:snapToGrid w:val="0"/>
          <w:spacing w:val="0"/>
          <w:w w:val="100"/>
          <w:position w:val="0"/>
          <w:sz w:val="21"/>
          <w:szCs w:val="21"/>
        </w:rPr>
      </w:pPr>
      <w:bookmarkStart w:id="58" w:name="4.9 工程价款应专款专用"/>
      <w:bookmarkEnd w:id="58"/>
      <w:r>
        <w:rPr>
          <w:rFonts w:ascii="宋体" w:hAnsi="宋体" w:eastAsia="宋体" w:cs="宋体"/>
          <w:b w:val="0"/>
          <w:bCs w:val="0"/>
          <w:i w:val="0"/>
          <w:snapToGrid w:val="0"/>
          <w:spacing w:val="0"/>
          <w:w w:val="100"/>
          <w:position w:val="0"/>
          <w:sz w:val="21"/>
          <w:szCs w:val="21"/>
        </w:rPr>
        <w:t>4.9工程价款应专款专用发包人按合同约定支付给承包人的各项价款应专用于合同工程。</w:t>
      </w:r>
      <w:bookmarkStart w:id="59" w:name="4.10 承包人现场查勘                            "/>
      <w:bookmarkEnd w:id="59"/>
    </w:p>
    <w:p w14:paraId="31B364B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4.10承包人现场查勘</w:t>
      </w:r>
    </w:p>
    <w:p w14:paraId="4293A6A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4.10.1发包人应将其持有的现场地质勘探资料、水文气象资料提供给承包人，并对其准确性负责。但承包人应对其阅读上述有关资料后所作出的解释和推断负责。</w:t>
      </w:r>
    </w:p>
    <w:p w14:paraId="24E1734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4.10.2承包人应对施工场地和周围环境进行查勘，并收集有关地质、水文、气象条件、交通条件、风俗习惯以及其他为完成合同工作有关的当地资料。在全部合同工作中，应视为承包人已充分估计了应承担的责任和风险。</w:t>
      </w:r>
    </w:p>
    <w:p w14:paraId="6A5A790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60" w:name="4.11不利物质条件"/>
      <w:bookmarkEnd w:id="60"/>
      <w:r>
        <w:rPr>
          <w:rFonts w:ascii="宋体" w:hAnsi="宋体" w:eastAsia="宋体" w:cs="宋体"/>
          <w:b w:val="0"/>
          <w:bCs w:val="0"/>
          <w:i w:val="0"/>
          <w:snapToGrid w:val="0"/>
          <w:spacing w:val="0"/>
          <w:w w:val="100"/>
          <w:position w:val="0"/>
          <w:sz w:val="21"/>
          <w:szCs w:val="21"/>
        </w:rPr>
        <w:t>4.11不利物质条件</w:t>
      </w:r>
    </w:p>
    <w:p w14:paraId="106F2B2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4.11.1除专用合同条款另有约定外，不利的物质条件是指在施工中遭遇不可预见的外界障碍或自然条件造成施工受阻。</w:t>
      </w:r>
    </w:p>
    <w:p w14:paraId="6B11219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hint="eastAsia" w:ascii="宋体" w:hAnsi="宋体" w:eastAsia="宋体" w:cs="宋体"/>
          <w:b w:val="0"/>
          <w:bCs w:val="0"/>
          <w:i w:val="0"/>
          <w:snapToGrid w:val="0"/>
          <w:spacing w:val="0"/>
          <w:w w:val="100"/>
          <w:position w:val="0"/>
          <w:sz w:val="21"/>
          <w:szCs w:val="21"/>
          <w:lang w:eastAsia="zh-CN"/>
        </w:rPr>
      </w:pPr>
      <w:r>
        <w:rPr>
          <w:rFonts w:ascii="宋体" w:hAnsi="宋体" w:eastAsia="宋体" w:cs="宋体"/>
          <w:b w:val="0"/>
          <w:bCs w:val="0"/>
          <w:i w:val="0"/>
          <w:snapToGrid w:val="0"/>
          <w:spacing w:val="0"/>
          <w:w w:val="100"/>
          <w:position w:val="0"/>
          <w:sz w:val="21"/>
          <w:szCs w:val="21"/>
        </w:rPr>
        <w:t>4.11.2承包人遇到不利物质条件时，应采取适应不利物质条件的合理措施继续施工，并及时通知监理人。承包人应有权根据第23.1款的约定，要求延长工期及增加费用。监理人收到此类要求后，应在分析上述外界障碍或自然条件是否不可预见及不可预见程度的基础上，按照通用合同条款第15条的约定办理</w:t>
      </w:r>
      <w:del w:id="505" w:author="羊" w:date="2026-03-01T09:30:14Z">
        <w:r>
          <w:rPr>
            <w:rFonts w:ascii="宋体" w:hAnsi="宋体" w:eastAsia="宋体" w:cs="宋体"/>
            <w:b w:val="0"/>
            <w:bCs w:val="0"/>
            <w:i w:val="0"/>
            <w:snapToGrid w:val="0"/>
            <w:spacing w:val="0"/>
            <w:w w:val="100"/>
            <w:position w:val="0"/>
            <w:sz w:val="21"/>
            <w:szCs w:val="21"/>
          </w:rPr>
          <w:delText>．</w:delText>
        </w:r>
      </w:del>
      <w:ins w:id="506" w:author="羊" w:date="2026-03-01T09:30:14Z">
        <w:r>
          <w:rPr>
            <w:rFonts w:hint="eastAsia" w:cs="宋体"/>
            <w:b w:val="0"/>
            <w:bCs w:val="0"/>
            <w:i w:val="0"/>
            <w:snapToGrid w:val="0"/>
            <w:spacing w:val="0"/>
            <w:w w:val="100"/>
            <w:position w:val="0"/>
            <w:sz w:val="21"/>
            <w:szCs w:val="21"/>
            <w:lang w:eastAsia="zh-CN"/>
          </w:rPr>
          <w:t>。</w:t>
        </w:r>
      </w:ins>
    </w:p>
    <w:p w14:paraId="74B99528">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61" w:name="_bookmark89"/>
      <w:bookmarkEnd w:id="61"/>
      <w:bookmarkStart w:id="62" w:name="5. 材料和工程设备"/>
      <w:bookmarkEnd w:id="62"/>
      <w:r>
        <w:rPr>
          <w:rFonts w:ascii="宋体" w:hAnsi="宋体" w:eastAsia="宋体" w:cs="宋体"/>
          <w:b/>
          <w:bCs/>
          <w:i w:val="0"/>
          <w:snapToGrid w:val="0"/>
          <w:spacing w:val="0"/>
          <w:w w:val="100"/>
          <w:position w:val="0"/>
          <w:sz w:val="21"/>
          <w:szCs w:val="21"/>
        </w:rPr>
        <w:t>5.</w:t>
      </w:r>
      <w:ins w:id="507" w:author="羊" w:date="2026-02-26T08:24:30Z">
        <w:r>
          <w:rPr>
            <w:rFonts w:hint="eastAsia" w:ascii="宋体" w:hAnsi="宋体" w:eastAsia="宋体" w:cs="宋体"/>
            <w:b/>
            <w:bCs/>
            <w:i w:val="0"/>
            <w:snapToGrid w:val="0"/>
            <w:spacing w:val="0"/>
            <w:w w:val="100"/>
            <w:position w:val="0"/>
            <w:sz w:val="21"/>
            <w:szCs w:val="21"/>
            <w:lang w:eastAsia="zh-CN"/>
          </w:rPr>
          <w:t xml:space="preserve"> </w:t>
        </w:r>
      </w:ins>
      <w:ins w:id="508" w:author="羊" w:date="2026-02-26T08:24:31Z">
        <w:r>
          <w:rPr>
            <w:rFonts w:hint="eastAsia" w:ascii="宋体" w:hAnsi="宋体" w:eastAsia="宋体" w:cs="宋体"/>
            <w:b/>
            <w:bCs/>
            <w:i w:val="0"/>
            <w:snapToGrid w:val="0"/>
            <w:spacing w:val="0"/>
            <w:w w:val="100"/>
            <w:position w:val="0"/>
            <w:sz w:val="21"/>
            <w:szCs w:val="21"/>
            <w:lang w:val="en-US" w:eastAsia="zh-CN"/>
          </w:rPr>
          <w:t xml:space="preserve"> </w:t>
        </w:r>
      </w:ins>
      <w:r>
        <w:rPr>
          <w:rFonts w:ascii="宋体" w:hAnsi="宋体" w:eastAsia="宋体" w:cs="宋体"/>
          <w:b/>
          <w:bCs/>
          <w:i w:val="0"/>
          <w:snapToGrid w:val="0"/>
          <w:spacing w:val="0"/>
          <w:w w:val="100"/>
          <w:position w:val="0"/>
          <w:sz w:val="21"/>
          <w:szCs w:val="21"/>
        </w:rPr>
        <w:t>材料和工程设备</w:t>
      </w:r>
    </w:p>
    <w:p w14:paraId="5FFE819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63" w:name="5.1承包人提供的材料和工程设备"/>
      <w:bookmarkEnd w:id="63"/>
      <w:r>
        <w:rPr>
          <w:rFonts w:ascii="宋体" w:hAnsi="宋体" w:eastAsia="宋体" w:cs="宋体"/>
          <w:b w:val="0"/>
          <w:bCs w:val="0"/>
          <w:i w:val="0"/>
          <w:snapToGrid w:val="0"/>
          <w:spacing w:val="0"/>
          <w:w w:val="100"/>
          <w:position w:val="0"/>
          <w:sz w:val="21"/>
          <w:szCs w:val="21"/>
        </w:rPr>
        <w:t>5.1承包人提供的材料和工程设备</w:t>
      </w:r>
    </w:p>
    <w:p w14:paraId="4BA0E3A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5.1.1除5.2款约定由发包人提供的材料和工程设备外，承包人负责采购、验收、运输和保管完成本合同工作所需的材料和工程设备。承包人应对其采购的材料和工程设备负责。</w:t>
      </w:r>
    </w:p>
    <w:p w14:paraId="6D76D16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5.1.2承包人应按专用合同条款的约定，将各项材料和工程设备的供货人及品种、规格、数量和供货时间等报送监理人审批。承包人应向监理人提交其负责提供的材料和工程设备的质量证明文件，并满足合同约定的质量标准。</w:t>
      </w:r>
    </w:p>
    <w:p w14:paraId="4CBCA44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5.1.3对承包人提供的材料和工程设备，承包人应会同监理人进行检验和交货验收，查验材料合格证明和产品合格证书，并按合同约定和监理人指示，进行材料的抽样检验和工程设备的检验测试，检验和测试结果应提交监理人，所需费用由承包人承担。</w:t>
      </w:r>
    </w:p>
    <w:p w14:paraId="143897D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64" w:name="5.2发包人提供的材料和工程设备"/>
      <w:bookmarkEnd w:id="64"/>
      <w:r>
        <w:rPr>
          <w:rFonts w:ascii="宋体" w:hAnsi="宋体" w:eastAsia="宋体" w:cs="宋体"/>
          <w:b w:val="0"/>
          <w:bCs w:val="0"/>
          <w:i w:val="0"/>
          <w:snapToGrid w:val="0"/>
          <w:spacing w:val="0"/>
          <w:w w:val="100"/>
          <w:position w:val="0"/>
          <w:sz w:val="21"/>
          <w:szCs w:val="21"/>
        </w:rPr>
        <w:t>5.2发包人提供的材料和工程设备</w:t>
      </w:r>
    </w:p>
    <w:p w14:paraId="332B2F5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5.2.1发包人提供的材料和工程设备，应在专用合同条款中写明材料和工程设备的名称、规格、数量、价格、交货方式、交货地点和计划交货日期等。</w:t>
      </w:r>
    </w:p>
    <w:p w14:paraId="66C03EE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5.2.2承包人应根据合同进度计划的安排，向监理人报送要求发包人交货的日期计划。发包人应按照监理人与合同双方当事人商定的交货日期，向承包人提交材料和工程设备。</w:t>
      </w:r>
    </w:p>
    <w:p w14:paraId="7028CE2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5.2.3发包人应在材料和工程设备到货7天前通知承包人，承包人应会同监理人在约定的时间内，赴交货地点共同进行验收。发包人提供的材料和工程设备运至交货地点验收后，由承包人负责接收、卸货、运输和保管。</w:t>
      </w:r>
    </w:p>
    <w:p w14:paraId="278DDFD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5.2.4发包人要求向承包人提前交货的，承包人不得拒绝，但发包人应承担承包人由此增加的费用。</w:t>
      </w:r>
    </w:p>
    <w:p w14:paraId="592797A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5.2.5承包人要求更改交货日期或地点的，应事先报请监理人批准。由于承包人要求更改交货时间或地点所增加的费用和（或）工期延误由承包人承担。</w:t>
      </w:r>
    </w:p>
    <w:p w14:paraId="63A1FB1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5.2.6发包人提供的材料和工程设备的规格、数量或质量不符合合同要求，或由于发包人原因发生交货日期延误及交货地点变更等情况的，发包人应承担由此增加的费用和（或）工期延误，并向承包人支付合理利润。</w:t>
      </w:r>
    </w:p>
    <w:p w14:paraId="1749D44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65" w:name="5.3 材料和工程设备专用于合同工程"/>
      <w:bookmarkEnd w:id="65"/>
      <w:r>
        <w:rPr>
          <w:rFonts w:ascii="宋体" w:hAnsi="宋体" w:eastAsia="宋体" w:cs="宋体"/>
          <w:b w:val="0"/>
          <w:bCs w:val="0"/>
          <w:i w:val="0"/>
          <w:snapToGrid w:val="0"/>
          <w:spacing w:val="0"/>
          <w:w w:val="100"/>
          <w:position w:val="0"/>
          <w:sz w:val="21"/>
          <w:szCs w:val="21"/>
        </w:rPr>
        <w:t>5.3材料和工程设备专用于合同工程</w:t>
      </w:r>
    </w:p>
    <w:p w14:paraId="126F4D0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5.3.1运入施工场地的材料、工程设备，包括备品备件、安装专用工器具与随机资料，必须专用于合同工程，未经监理人同意，承包人不得运出施工场地或挪作他用。</w:t>
      </w:r>
    </w:p>
    <w:p w14:paraId="75A86C3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5.3.2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4E38524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5.4禁止使用不合格的材料和工程设备</w:t>
      </w:r>
    </w:p>
    <w:p w14:paraId="6ED24BE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5.4.1监理人有权拒绝承包人提供的不合格材料或工程设备，并要求承包人立即进行更换。监理人应在更换后再次进行检查和检验，由此增加的费用和（或）工期延误由承包人承担。</w:t>
      </w:r>
    </w:p>
    <w:p w14:paraId="0CF7718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5.4.2监理人发现承包人使用了不合格的材料和工程设备，应即时发出指示要求承包人立即改正，并禁止在工程中继续使用不合格的材料和工程设备。</w:t>
      </w:r>
    </w:p>
    <w:p w14:paraId="1361C0B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5.4.3发包人提供的材料或工程设备不符合合同要求的，承包人有权拒绝，并可要求发包人更换，由此增加的费用和（或）工期延误由发包人承担。</w:t>
      </w:r>
    </w:p>
    <w:p w14:paraId="414DBFC2">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66" w:name="_bookmark90"/>
      <w:bookmarkEnd w:id="66"/>
      <w:bookmarkStart w:id="67" w:name="6. 施工设备和临时设施"/>
      <w:bookmarkEnd w:id="67"/>
      <w:r>
        <w:rPr>
          <w:rFonts w:ascii="宋体" w:hAnsi="宋体" w:eastAsia="宋体" w:cs="宋体"/>
          <w:b/>
          <w:bCs/>
          <w:i w:val="0"/>
          <w:snapToGrid w:val="0"/>
          <w:spacing w:val="0"/>
          <w:w w:val="100"/>
          <w:position w:val="0"/>
          <w:sz w:val="21"/>
          <w:szCs w:val="21"/>
        </w:rPr>
        <w:t>6.</w:t>
      </w:r>
      <w:ins w:id="509" w:author="羊" w:date="2026-02-26T08:24:25Z">
        <w:r>
          <w:rPr>
            <w:rFonts w:hint="eastAsia" w:ascii="宋体" w:hAnsi="宋体" w:eastAsia="宋体" w:cs="宋体"/>
            <w:b/>
            <w:bCs/>
            <w:i w:val="0"/>
            <w:snapToGrid w:val="0"/>
            <w:spacing w:val="0"/>
            <w:w w:val="100"/>
            <w:position w:val="0"/>
            <w:sz w:val="21"/>
            <w:szCs w:val="21"/>
            <w:lang w:eastAsia="zh-CN"/>
          </w:rPr>
          <w:t xml:space="preserve"> </w:t>
        </w:r>
      </w:ins>
      <w:ins w:id="510" w:author="羊" w:date="2026-02-26T08:24:26Z">
        <w:r>
          <w:rPr>
            <w:rFonts w:hint="eastAsia" w:ascii="宋体" w:hAnsi="宋体" w:eastAsia="宋体" w:cs="宋体"/>
            <w:b/>
            <w:bCs/>
            <w:i w:val="0"/>
            <w:snapToGrid w:val="0"/>
            <w:spacing w:val="0"/>
            <w:w w:val="100"/>
            <w:position w:val="0"/>
            <w:sz w:val="21"/>
            <w:szCs w:val="21"/>
            <w:lang w:val="en-US" w:eastAsia="zh-CN"/>
          </w:rPr>
          <w:t xml:space="preserve"> </w:t>
        </w:r>
      </w:ins>
      <w:r>
        <w:rPr>
          <w:rFonts w:ascii="宋体" w:hAnsi="宋体" w:eastAsia="宋体" w:cs="宋体"/>
          <w:b/>
          <w:bCs/>
          <w:i w:val="0"/>
          <w:snapToGrid w:val="0"/>
          <w:spacing w:val="0"/>
          <w:w w:val="100"/>
          <w:position w:val="0"/>
          <w:sz w:val="21"/>
          <w:szCs w:val="21"/>
        </w:rPr>
        <w:t>施工设备和临时设施</w:t>
      </w:r>
    </w:p>
    <w:p w14:paraId="757022B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68" w:name="6.1 承包人提供的施工设备和临时设施"/>
      <w:bookmarkEnd w:id="68"/>
      <w:r>
        <w:rPr>
          <w:rFonts w:ascii="宋体" w:hAnsi="宋体" w:eastAsia="宋体" w:cs="宋体"/>
          <w:b w:val="0"/>
          <w:bCs w:val="0"/>
          <w:i w:val="0"/>
          <w:snapToGrid w:val="0"/>
          <w:spacing w:val="0"/>
          <w:w w:val="100"/>
          <w:position w:val="0"/>
          <w:sz w:val="21"/>
          <w:szCs w:val="21"/>
        </w:rPr>
        <w:t>6.1承包人提供的施工设备和临时设施</w:t>
      </w:r>
    </w:p>
    <w:p w14:paraId="7759BEE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6.1.1承包人应按合同进度计划的要求，及时配置施工设备和修建临时设施。进入施工场地的承包人设备需经监理人核查后才能投入使用。承包人更换合同约定的承包人设备的，应报监理人批准。</w:t>
      </w:r>
    </w:p>
    <w:p w14:paraId="4B95C03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6.1.2除专用合同条款另有约定外，承包人应自行承担修建临时设施的费用，需要临时占地的，应由发包人办理申请手续并承担相应费用。</w:t>
      </w:r>
    </w:p>
    <w:p w14:paraId="21A6C7E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511" w:author="羊" w:date="2026-03-01T09:30:44Z"/>
          <w:rFonts w:ascii="宋体" w:hAnsi="宋体" w:eastAsia="宋体" w:cs="宋体"/>
          <w:b w:val="0"/>
          <w:bCs w:val="0"/>
          <w:i w:val="0"/>
          <w:snapToGrid w:val="0"/>
          <w:spacing w:val="0"/>
          <w:w w:val="100"/>
          <w:position w:val="0"/>
          <w:sz w:val="21"/>
          <w:szCs w:val="21"/>
        </w:rPr>
      </w:pPr>
      <w:bookmarkStart w:id="69" w:name="6.2 发包人提供的施工设备和临时设施"/>
      <w:bookmarkEnd w:id="69"/>
      <w:r>
        <w:rPr>
          <w:rFonts w:ascii="宋体" w:hAnsi="宋体" w:eastAsia="宋体" w:cs="宋体"/>
          <w:b w:val="0"/>
          <w:bCs w:val="0"/>
          <w:i w:val="0"/>
          <w:snapToGrid w:val="0"/>
          <w:spacing w:val="0"/>
          <w:w w:val="100"/>
          <w:position w:val="0"/>
          <w:sz w:val="21"/>
          <w:szCs w:val="21"/>
        </w:rPr>
        <w:t>6.2发包人提供的施工设备和临时设施发包人提供的施工设备或临时设施在专用合同条款中约定。</w:t>
      </w:r>
      <w:bookmarkStart w:id="70" w:name="6.3 要求承包人增加或更换施工设备"/>
      <w:bookmarkEnd w:id="70"/>
    </w:p>
    <w:p w14:paraId="268520A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6.3要求承包人增加或更换施工设备</w:t>
      </w:r>
    </w:p>
    <w:p w14:paraId="7C36A09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512" w:author="羊" w:date="2026-03-01T09:30:5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承包人使用的施工设备不能满足合同进度计划和（或）质量要求时，监理人有权要求承包人增加或更换施工设备，承包人应及时增加或更换，由此增加的费用和（或）工期延误由承包人承担。</w:t>
      </w:r>
      <w:bookmarkStart w:id="71" w:name="6.4 施工设备和临时设施专用于合同工程"/>
      <w:bookmarkEnd w:id="71"/>
    </w:p>
    <w:p w14:paraId="396B016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6.4施工设备和临时设施专用于合同工程</w:t>
      </w:r>
    </w:p>
    <w:p w14:paraId="73C59EC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6.4.1除合同另有约定外，运入施工场地的所有施工设备以及在施工场地建设的临时设施应专用于合同工程。未经监理人同意，不得将上述施工设备和临时设施中的任何部分运出施工场地或挪作他用。</w:t>
      </w:r>
    </w:p>
    <w:p w14:paraId="0CDED08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6.4.2经监理人同意，承包人可根据合同进度计划撤走闲置的施工设备。</w:t>
      </w:r>
    </w:p>
    <w:p w14:paraId="3390288B">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72" w:name="_bookmark91"/>
      <w:bookmarkEnd w:id="72"/>
      <w:bookmarkStart w:id="73" w:name="7. 交通运输"/>
      <w:bookmarkEnd w:id="73"/>
      <w:r>
        <w:rPr>
          <w:rFonts w:ascii="宋体" w:hAnsi="宋体" w:eastAsia="宋体" w:cs="宋体"/>
          <w:b/>
          <w:bCs/>
          <w:i w:val="0"/>
          <w:snapToGrid w:val="0"/>
          <w:spacing w:val="0"/>
          <w:w w:val="100"/>
          <w:position w:val="0"/>
          <w:sz w:val="21"/>
          <w:szCs w:val="21"/>
        </w:rPr>
        <w:t>7.</w:t>
      </w:r>
      <w:ins w:id="513" w:author="羊" w:date="2026-02-26T08:24:16Z">
        <w:r>
          <w:rPr>
            <w:rFonts w:hint="eastAsia" w:ascii="宋体" w:hAnsi="宋体" w:eastAsia="宋体" w:cs="宋体"/>
            <w:b/>
            <w:bCs/>
            <w:i w:val="0"/>
            <w:snapToGrid w:val="0"/>
            <w:spacing w:val="0"/>
            <w:w w:val="100"/>
            <w:position w:val="0"/>
            <w:sz w:val="21"/>
            <w:szCs w:val="21"/>
            <w:lang w:eastAsia="zh-CN"/>
          </w:rPr>
          <w:t xml:space="preserve"> </w:t>
        </w:r>
      </w:ins>
      <w:r>
        <w:rPr>
          <w:rFonts w:ascii="宋体" w:hAnsi="宋体" w:eastAsia="宋体" w:cs="宋体"/>
          <w:b/>
          <w:bCs/>
          <w:i w:val="0"/>
          <w:snapToGrid w:val="0"/>
          <w:spacing w:val="0"/>
          <w:w w:val="100"/>
          <w:position w:val="0"/>
          <w:sz w:val="21"/>
          <w:szCs w:val="21"/>
        </w:rPr>
        <w:t>交通运输</w:t>
      </w:r>
    </w:p>
    <w:p w14:paraId="4C96584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514" w:author="羊" w:date="2026-03-01T09:31:47Z"/>
          <w:rFonts w:ascii="宋体" w:hAnsi="宋体" w:eastAsia="宋体" w:cs="宋体"/>
          <w:b w:val="0"/>
          <w:bCs w:val="0"/>
          <w:i w:val="0"/>
          <w:snapToGrid w:val="0"/>
          <w:spacing w:val="0"/>
          <w:w w:val="100"/>
          <w:position w:val="0"/>
          <w:sz w:val="21"/>
          <w:szCs w:val="21"/>
        </w:rPr>
      </w:pPr>
      <w:bookmarkStart w:id="74" w:name="7.1道路通行权和场外设施"/>
      <w:bookmarkEnd w:id="74"/>
      <w:r>
        <w:rPr>
          <w:rFonts w:ascii="宋体" w:hAnsi="宋体" w:eastAsia="宋体" w:cs="宋体"/>
          <w:b w:val="0"/>
          <w:bCs w:val="0"/>
          <w:i w:val="0"/>
          <w:snapToGrid w:val="0"/>
          <w:spacing w:val="0"/>
          <w:w w:val="100"/>
          <w:position w:val="0"/>
          <w:sz w:val="21"/>
          <w:szCs w:val="21"/>
        </w:rPr>
        <w:t>7.1道路通行权和场外设施</w:t>
      </w:r>
    </w:p>
    <w:p w14:paraId="1371E3F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除专用合同条款另有约定外，承包人应根据合同工程的施工需要，负责办理取得出入施工场地的专用和临时道路的通行权，以及取得为工程建设所需修建场外设施的权利，并承担相关费用。发包人应协助承包人办理上述手续。</w:t>
      </w:r>
    </w:p>
    <w:p w14:paraId="36A21E8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75" w:name="7.2场内施工道路"/>
      <w:bookmarkEnd w:id="75"/>
      <w:r>
        <w:rPr>
          <w:rFonts w:ascii="宋体" w:hAnsi="宋体" w:eastAsia="宋体" w:cs="宋体"/>
          <w:b w:val="0"/>
          <w:bCs w:val="0"/>
          <w:i w:val="0"/>
          <w:snapToGrid w:val="0"/>
          <w:spacing w:val="0"/>
          <w:w w:val="100"/>
          <w:position w:val="0"/>
          <w:sz w:val="21"/>
          <w:szCs w:val="21"/>
        </w:rPr>
        <w:t>7.2场内施工道路</w:t>
      </w:r>
    </w:p>
    <w:p w14:paraId="1842132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7.2.1除本合同约定由发包人提供的部分道路和交通设施外，承包人应负责修建、维修、养护和管理其施工所需的全部临时道路和交通设施(包括合同约定由发包人提供的部分道路和交通设施维修、养护和管理),并承担相应费用。</w:t>
      </w:r>
    </w:p>
    <w:p w14:paraId="2D4CFD05">
      <w:pPr>
        <w:pStyle w:val="12"/>
        <w:keepNext w:val="0"/>
        <w:keepLines w:val="0"/>
        <w:pageBreakBefore w:val="0"/>
        <w:widowControl w:val="0"/>
        <w:tabs>
          <w:tab w:val="left" w:pos="126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7.2.2承包人修建的临时道路和交通设施,应免费提供发包人、监理人，以及与本合同有关的其他承包人使用。</w:t>
      </w:r>
    </w:p>
    <w:p w14:paraId="09182E4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76" w:name="7.3 场外交通"/>
      <w:bookmarkEnd w:id="76"/>
      <w:r>
        <w:rPr>
          <w:rFonts w:ascii="宋体" w:hAnsi="宋体" w:eastAsia="宋体" w:cs="宋体"/>
          <w:b w:val="0"/>
          <w:bCs w:val="0"/>
          <w:i w:val="0"/>
          <w:snapToGrid w:val="0"/>
          <w:spacing w:val="0"/>
          <w:w w:val="100"/>
          <w:position w:val="0"/>
          <w:sz w:val="21"/>
          <w:szCs w:val="21"/>
        </w:rPr>
        <w:t>7.3场外交通</w:t>
      </w:r>
    </w:p>
    <w:p w14:paraId="577D77F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7.3.1承包人车辆外出行驶所需的场外公共道路的通行费、养路费和税款等由承包人承担。</w:t>
      </w:r>
    </w:p>
    <w:p w14:paraId="44620FA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7.3.2承包人应遵守有关交通法规，严格按照道路和桥梁的限制荷重安全行驶，并服从交通管理部门的检查和监督。</w:t>
      </w:r>
    </w:p>
    <w:p w14:paraId="6A550DC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515" w:author="羊" w:date="2026-03-01T09:31:37Z"/>
          <w:rFonts w:ascii="宋体" w:hAnsi="宋体" w:eastAsia="宋体" w:cs="宋体"/>
          <w:b w:val="0"/>
          <w:bCs w:val="0"/>
          <w:i w:val="0"/>
          <w:snapToGrid w:val="0"/>
          <w:spacing w:val="0"/>
          <w:w w:val="100"/>
          <w:position w:val="0"/>
          <w:sz w:val="21"/>
          <w:szCs w:val="21"/>
        </w:rPr>
      </w:pPr>
      <w:bookmarkStart w:id="77" w:name="7.4 超大件和超重件的运输"/>
      <w:bookmarkEnd w:id="77"/>
      <w:r>
        <w:rPr>
          <w:rFonts w:ascii="宋体" w:hAnsi="宋体" w:eastAsia="宋体" w:cs="宋体"/>
          <w:b w:val="0"/>
          <w:bCs w:val="0"/>
          <w:i w:val="0"/>
          <w:snapToGrid w:val="0"/>
          <w:spacing w:val="0"/>
          <w:w w:val="100"/>
          <w:position w:val="0"/>
          <w:sz w:val="21"/>
          <w:szCs w:val="21"/>
        </w:rPr>
        <w:t>7.4超大件和超重件的运输</w:t>
      </w:r>
    </w:p>
    <w:p w14:paraId="3B212D2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由承包人负责运输的超大件或超重件，应由承包人负责向交通管理部门办理申请手续，发包人给予协助。运输超大件或超重件所需的道路和桥梁临时加固改造费用和其他有关费用，由承包人承担，但专用合同条款另有约定除外。</w:t>
      </w:r>
    </w:p>
    <w:p w14:paraId="26E744E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78" w:name="7.5 道路和桥梁的损坏责任"/>
      <w:bookmarkEnd w:id="78"/>
      <w:r>
        <w:rPr>
          <w:rFonts w:ascii="宋体" w:hAnsi="宋体" w:eastAsia="宋体" w:cs="宋体"/>
          <w:b w:val="0"/>
          <w:bCs w:val="0"/>
          <w:i w:val="0"/>
          <w:snapToGrid w:val="0"/>
          <w:spacing w:val="0"/>
          <w:w w:val="100"/>
          <w:position w:val="0"/>
          <w:sz w:val="21"/>
          <w:szCs w:val="21"/>
        </w:rPr>
        <w:t>7.5道路和桥梁的损坏责任因承包人运输造成施工场地内外公共道路和桥梁损坏的，由承包人承担修复损坏的全部费用和可能引起的赔偿。</w:t>
      </w:r>
    </w:p>
    <w:p w14:paraId="55F845A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516" w:author="羊" w:date="2026-03-01T09:32:59Z"/>
          <w:rFonts w:ascii="宋体" w:hAnsi="宋体" w:eastAsia="宋体" w:cs="宋体"/>
          <w:b w:val="0"/>
          <w:bCs w:val="0"/>
          <w:i w:val="0"/>
          <w:snapToGrid w:val="0"/>
          <w:spacing w:val="0"/>
          <w:w w:val="100"/>
          <w:position w:val="0"/>
          <w:sz w:val="21"/>
          <w:szCs w:val="21"/>
        </w:rPr>
      </w:pPr>
      <w:bookmarkStart w:id="79" w:name="7.6 水路和航空运输"/>
      <w:bookmarkEnd w:id="79"/>
      <w:r>
        <w:rPr>
          <w:rFonts w:ascii="宋体" w:hAnsi="宋体" w:eastAsia="宋体" w:cs="宋体"/>
          <w:b w:val="0"/>
          <w:bCs w:val="0"/>
          <w:i w:val="0"/>
          <w:snapToGrid w:val="0"/>
          <w:spacing w:val="0"/>
          <w:w w:val="100"/>
          <w:position w:val="0"/>
          <w:sz w:val="21"/>
          <w:szCs w:val="21"/>
        </w:rPr>
        <w:t>7.6水路和航空运输本条上述各款的内容适用于水路运输和航空运输，其中“道路”一词的涵义包括河道、航线、船闸、机场、码头、堤防以及水路或航空运输中其他相似结构物；“车辆”一词的涵义包括船舶和飞机等。</w:t>
      </w:r>
      <w:bookmarkStart w:id="80" w:name=" 8. 测量放线"/>
      <w:bookmarkEnd w:id="80"/>
      <w:bookmarkStart w:id="81" w:name="_bookmark92"/>
      <w:bookmarkEnd w:id="81"/>
    </w:p>
    <w:p w14:paraId="1941C3E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r>
        <w:rPr>
          <w:rFonts w:ascii="宋体" w:hAnsi="宋体" w:eastAsia="宋体" w:cs="宋体"/>
          <w:b/>
          <w:bCs/>
          <w:i w:val="0"/>
          <w:snapToGrid w:val="0"/>
          <w:spacing w:val="0"/>
          <w:w w:val="100"/>
          <w:position w:val="0"/>
          <w:sz w:val="21"/>
          <w:szCs w:val="21"/>
        </w:rPr>
        <w:t>8.</w:t>
      </w:r>
      <w:ins w:id="517" w:author="羊" w:date="2026-02-26T08:24:05Z">
        <w:r>
          <w:rPr>
            <w:rFonts w:hint="eastAsia" w:cs="宋体"/>
            <w:b/>
            <w:bCs/>
            <w:i w:val="0"/>
            <w:snapToGrid w:val="0"/>
            <w:spacing w:val="0"/>
            <w:w w:val="100"/>
            <w:position w:val="0"/>
            <w:sz w:val="21"/>
            <w:szCs w:val="21"/>
            <w:lang w:eastAsia="zh-CN"/>
          </w:rPr>
          <w:t xml:space="preserve"> </w:t>
        </w:r>
      </w:ins>
      <w:ins w:id="518" w:author="羊" w:date="2026-02-26T08:24:12Z">
        <w:r>
          <w:rPr>
            <w:rFonts w:hint="eastAsia" w:cs="宋体"/>
            <w:b/>
            <w:bCs/>
            <w:i w:val="0"/>
            <w:snapToGrid w:val="0"/>
            <w:spacing w:val="0"/>
            <w:w w:val="100"/>
            <w:position w:val="0"/>
            <w:sz w:val="21"/>
            <w:szCs w:val="21"/>
            <w:lang w:val="en-US" w:eastAsia="zh-CN"/>
          </w:rPr>
          <w:t xml:space="preserve"> </w:t>
        </w:r>
      </w:ins>
      <w:r>
        <w:rPr>
          <w:rFonts w:ascii="宋体" w:hAnsi="宋体" w:eastAsia="宋体" w:cs="宋体"/>
          <w:b/>
          <w:bCs/>
          <w:i w:val="0"/>
          <w:snapToGrid w:val="0"/>
          <w:spacing w:val="0"/>
          <w:w w:val="100"/>
          <w:position w:val="0"/>
          <w:sz w:val="21"/>
          <w:szCs w:val="21"/>
        </w:rPr>
        <w:t>测量放线</w:t>
      </w:r>
    </w:p>
    <w:p w14:paraId="7480B4D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82" w:name="8.1施工控制网"/>
      <w:bookmarkEnd w:id="82"/>
      <w:r>
        <w:rPr>
          <w:rFonts w:ascii="宋体" w:hAnsi="宋体" w:eastAsia="宋体" w:cs="宋体"/>
          <w:b w:val="0"/>
          <w:bCs w:val="0"/>
          <w:i w:val="0"/>
          <w:snapToGrid w:val="0"/>
          <w:spacing w:val="0"/>
          <w:w w:val="100"/>
          <w:position w:val="0"/>
          <w:sz w:val="21"/>
          <w:szCs w:val="21"/>
        </w:rPr>
        <w:t>8.1施工控制网</w:t>
      </w:r>
    </w:p>
    <w:p w14:paraId="2A2D6F7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8.1.1除专用条款另有约定外，施工控制网由承包人负责测设，发包人应在本合同协议书签订后的14天内，向承包人提供测量基准点、基准线和水准点及其相关资料。承包人应在收到上述资料后的28天内，将施测的施工控制网资料提交监理人审批。监理人应在收到报批件后的14天内批复承包人。</w:t>
      </w:r>
    </w:p>
    <w:p w14:paraId="19E3AD9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8.1.2承包人应负责管理施工控制网点。施工控制网点丢失或损坏的，承包人应及时修复。承包人应承担施工控制网点的管理与修复费用，并在工程竣工后将施工控制网点移交发包人。</w:t>
      </w:r>
    </w:p>
    <w:p w14:paraId="53784D5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83" w:name="8.2 施工测量"/>
      <w:bookmarkEnd w:id="83"/>
      <w:r>
        <w:rPr>
          <w:rFonts w:ascii="宋体" w:hAnsi="宋体" w:eastAsia="宋体" w:cs="宋体"/>
          <w:b w:val="0"/>
          <w:bCs w:val="0"/>
          <w:i w:val="0"/>
          <w:snapToGrid w:val="0"/>
          <w:spacing w:val="0"/>
          <w:w w:val="100"/>
          <w:position w:val="0"/>
          <w:sz w:val="21"/>
          <w:szCs w:val="21"/>
        </w:rPr>
        <w:t>8.2施工测量</w:t>
      </w:r>
    </w:p>
    <w:p w14:paraId="7CD1AB9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8.2.1承包人应负责施工过程中的全部施工测量放线工作，并配置合格的人员、仪器、设备和其他物品。</w:t>
      </w:r>
    </w:p>
    <w:p w14:paraId="232823C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519" w:author="羊" w:date="2026-03-01T09:33:2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8.2.2监理人可以指示承包人进行抽样复测，当复测中发现错误或出现超过合同约定的误差时，承包人应按监理人指示进行修正或补测，并承担相应的复测费用。</w:t>
      </w:r>
      <w:bookmarkStart w:id="84" w:name="8.3 基准资料错误的责任"/>
      <w:bookmarkEnd w:id="84"/>
    </w:p>
    <w:p w14:paraId="738A559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8.3基准资料错误的责任</w:t>
      </w:r>
    </w:p>
    <w:p w14:paraId="4630776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应对其提供的测量基准点、基准线和水准点及其书面资料的真实性、准确性和完整性负责。发包人提供上述基准资料错误导致承包人测量放线工作的返工或造成工程损失的，发包人应当承担由此增加的费用和（或）工期延误，并向承包人支付合理利润。承包人发现发包人提供的上述基准资料存在明显错误或疏忽的，应及时通知监理人。</w:t>
      </w:r>
    </w:p>
    <w:p w14:paraId="0992DDA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520" w:author="羊" w:date="2026-02-26T08:18:09Z"/>
          <w:rFonts w:ascii="宋体" w:hAnsi="宋体" w:eastAsia="宋体" w:cs="宋体"/>
          <w:b w:val="0"/>
          <w:bCs w:val="0"/>
          <w:i w:val="0"/>
          <w:snapToGrid w:val="0"/>
          <w:spacing w:val="0"/>
          <w:w w:val="100"/>
          <w:position w:val="0"/>
          <w:sz w:val="21"/>
          <w:szCs w:val="21"/>
        </w:rPr>
      </w:pPr>
      <w:bookmarkStart w:id="85" w:name="8.4 监理人使用施工控制网"/>
      <w:bookmarkEnd w:id="85"/>
      <w:r>
        <w:rPr>
          <w:rFonts w:ascii="宋体" w:hAnsi="宋体" w:eastAsia="宋体" w:cs="宋体"/>
          <w:b w:val="0"/>
          <w:bCs w:val="0"/>
          <w:i w:val="0"/>
          <w:snapToGrid w:val="0"/>
          <w:spacing w:val="0"/>
          <w:w w:val="100"/>
          <w:position w:val="0"/>
          <w:sz w:val="21"/>
          <w:szCs w:val="21"/>
        </w:rPr>
        <w:t>8.4监理人使用施工控制网</w:t>
      </w:r>
    </w:p>
    <w:p w14:paraId="2D4C1C2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521" w:author="羊" w:date="2026-02-26T08:17:4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监理人需要使用施工控制网的，承包人应提供必要的协助，发包人不再为此支付费用。</w:t>
      </w:r>
      <w:bookmarkStart w:id="86" w:name="8.5补充地质勘探"/>
      <w:bookmarkEnd w:id="86"/>
    </w:p>
    <w:p w14:paraId="51FD4B9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8.5补充地质勘探</w:t>
      </w:r>
    </w:p>
    <w:p w14:paraId="25C7544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在合同实施期间，监理人可以指示承包人进行必要的补充地质勘探和提供有关资料；承包人为本合同永久工程施工的需要进行补充地质勘探时，须经监理人批准，并应向监理人提交有关资料，上述补充勘探的费用由发包人承担。承包人为其临时工程所需进行的补充地质勘探，其费用由承包人承担。</w:t>
      </w:r>
    </w:p>
    <w:p w14:paraId="64E791B2">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87" w:name="9. 施工安全、治安保卫和环境保护"/>
      <w:bookmarkEnd w:id="87"/>
      <w:bookmarkStart w:id="88" w:name="_bookmark93"/>
      <w:bookmarkEnd w:id="88"/>
      <w:r>
        <w:rPr>
          <w:rFonts w:ascii="宋体" w:hAnsi="宋体" w:eastAsia="宋体" w:cs="宋体"/>
          <w:b/>
          <w:bCs/>
          <w:i w:val="0"/>
          <w:snapToGrid w:val="0"/>
          <w:spacing w:val="0"/>
          <w:w w:val="100"/>
          <w:position w:val="0"/>
          <w:sz w:val="21"/>
          <w:szCs w:val="21"/>
        </w:rPr>
        <w:t>9.</w:t>
      </w:r>
      <w:ins w:id="522" w:author="羊" w:date="2026-02-26T08:23:55Z">
        <w:r>
          <w:rPr>
            <w:rFonts w:hint="eastAsia" w:ascii="宋体" w:hAnsi="宋体" w:eastAsia="宋体" w:cs="宋体"/>
            <w:b/>
            <w:bCs/>
            <w:i w:val="0"/>
            <w:snapToGrid w:val="0"/>
            <w:spacing w:val="0"/>
            <w:w w:val="100"/>
            <w:position w:val="0"/>
            <w:sz w:val="21"/>
            <w:szCs w:val="21"/>
            <w:lang w:eastAsia="zh-CN"/>
          </w:rPr>
          <w:t xml:space="preserve"> </w:t>
        </w:r>
      </w:ins>
      <w:ins w:id="523" w:author="羊" w:date="2026-02-26T08:24:01Z">
        <w:r>
          <w:rPr>
            <w:rFonts w:hint="eastAsia" w:ascii="宋体" w:hAnsi="宋体" w:eastAsia="宋体" w:cs="宋体"/>
            <w:b/>
            <w:bCs/>
            <w:i w:val="0"/>
            <w:snapToGrid w:val="0"/>
            <w:spacing w:val="0"/>
            <w:w w:val="100"/>
            <w:position w:val="0"/>
            <w:sz w:val="21"/>
            <w:szCs w:val="21"/>
            <w:lang w:val="en-US" w:eastAsia="zh-CN"/>
          </w:rPr>
          <w:t xml:space="preserve"> </w:t>
        </w:r>
      </w:ins>
      <w:r>
        <w:rPr>
          <w:rFonts w:ascii="宋体" w:hAnsi="宋体" w:eastAsia="宋体" w:cs="宋体"/>
          <w:b/>
          <w:bCs/>
          <w:i w:val="0"/>
          <w:snapToGrid w:val="0"/>
          <w:spacing w:val="0"/>
          <w:w w:val="100"/>
          <w:position w:val="0"/>
          <w:sz w:val="21"/>
          <w:szCs w:val="21"/>
        </w:rPr>
        <w:t>施工安全、治安保卫和环境保护</w:t>
      </w:r>
    </w:p>
    <w:p w14:paraId="03D5779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89" w:name="9.1发包人的施工安全责任"/>
      <w:bookmarkEnd w:id="89"/>
      <w:r>
        <w:rPr>
          <w:rFonts w:ascii="宋体" w:hAnsi="宋体" w:eastAsia="宋体" w:cs="宋体"/>
          <w:b w:val="0"/>
          <w:bCs w:val="0"/>
          <w:i w:val="0"/>
          <w:snapToGrid w:val="0"/>
          <w:spacing w:val="0"/>
          <w:w w:val="100"/>
          <w:position w:val="0"/>
          <w:sz w:val="21"/>
          <w:szCs w:val="21"/>
        </w:rPr>
        <w:t>9.1发包人的施工安全责任</w:t>
      </w:r>
    </w:p>
    <w:p w14:paraId="6A40737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9.1.1发包人应按合同约定履行安全职责，发包人委托监理人根据国家有关安全的法律、法规、强制性标准以及部门规章，对承包人的安全责任改选情况进行监督和检查。监理人的监督检查不减轻承包人应负的安全责任。</w:t>
      </w:r>
    </w:p>
    <w:p w14:paraId="5C4F535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9.1.2发包人应对其现场机构雇佣的全部人员的工伤事故承担责任，但由于承包人原因造成发包人人员工伤的，应由承包人承担责任。</w:t>
      </w:r>
    </w:p>
    <w:p w14:paraId="3E33823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9.1.3发包人应负责赔偿以下各种情况造成的第三者人身伤亡和财产损失：</w:t>
      </w:r>
    </w:p>
    <w:p w14:paraId="5D25251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（1）工程或工程的任何部分对土地的占用所造成的第三者财产损失；</w:t>
      </w:r>
    </w:p>
    <w:p w14:paraId="35FE1DC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（2）由于发包人原因在施工场地及其毗邻地带造成的第三者人身伤亡和财产损失。</w:t>
      </w:r>
    </w:p>
    <w:p w14:paraId="652635C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9.1.4除专用合同条款另有约定外，发包人负责向承包人提供施工现场及施工可能影响的毗邻区域内供水、排水、供电、供气、供热、通信、广播电视等地下管线资料，气象和水文观测资料，拟建工程可能影响的相邻建筑物地下工程的有关资料，并保证有关资料的真实、准确、完整，满足有关技术规程的要求。</w:t>
      </w:r>
    </w:p>
    <w:p w14:paraId="6E70F95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9.1.5发包人按照已标价工程量清单所列金额和合同约定的计量支付规定，支付安全作业环境及安全施工措施所需费用。</w:t>
      </w:r>
    </w:p>
    <w:p w14:paraId="2CCD631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9.1.6发包人负责组织工程参建单位编制保证安全生产的措施方案。工程开工前，就落实安全生产的措施进行全面系统的布置，进一步明确承包人的安全生产责任。</w:t>
      </w:r>
    </w:p>
    <w:p w14:paraId="404A416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9.1.7发包人负责在拆除工程和爆破工程施工14天前向有关部门或机构报送相关备案资料。</w:t>
      </w:r>
    </w:p>
    <w:p w14:paraId="271E660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90" w:name="9.2 承包人的施工安全责任"/>
      <w:bookmarkEnd w:id="90"/>
      <w:r>
        <w:rPr>
          <w:rFonts w:ascii="宋体" w:hAnsi="宋体" w:eastAsia="宋体" w:cs="宋体"/>
          <w:b w:val="0"/>
          <w:bCs w:val="0"/>
          <w:i w:val="0"/>
          <w:snapToGrid w:val="0"/>
          <w:spacing w:val="0"/>
          <w:w w:val="100"/>
          <w:position w:val="0"/>
          <w:sz w:val="21"/>
          <w:szCs w:val="21"/>
        </w:rPr>
        <w:t>9.2承包人的施工安全责任</w:t>
      </w:r>
    </w:p>
    <w:p w14:paraId="14A7273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9.2.1承包人应按合同约定履行安全职责,执行监理人有关安全工作的指示。承包人应按技术标准和要求（合同技术条款）约定的内容和期限，以及监理人的指示，编制施工安全技术措施提交监理人审批。监理人应技术标准和要求（合同技术条款）约定的期限内批复承包人。</w:t>
      </w:r>
    </w:p>
    <w:p w14:paraId="39B28FF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9.2.2承包人应加强施工作业安全管理，特别应加强易燃、易爆材料、火工器材、有毒与腐蚀性材料和其他危险品的管理，以及对爆破作业和地下工程施工等危险作业的管理。</w:t>
      </w:r>
    </w:p>
    <w:p w14:paraId="6F1709D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9.2.3承包人应严格按照国家安全标准制定施工安全操作规程，配备必要的安全生产和劳动保护设施，加强对承包人人员的安全教育，并发放安全工作手册和劳动保护用具。</w:t>
      </w:r>
    </w:p>
    <w:p w14:paraId="7FD8926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9.2.4承包人应按监理人的指示制定应对灾害的紧急预案，报送监理人审批。承包人还应按预案做好安全检查，配置必要的救助物资和器材，切实保护好有关人员的人身和财产安全。</w:t>
      </w:r>
    </w:p>
    <w:p w14:paraId="4D6B07E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9.2.5合同约定的安全作业环境及安全施工措施所需费用应遵守有关规定，并包括在相关工作的合同价格中。因采取合同未约定的安全作业环境及安全施工措施增加的费用，由监理人按第3.5款商定或确定。</w:t>
      </w:r>
    </w:p>
    <w:p w14:paraId="27BF90F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9.2.6承包人应对其履行合同所雇佣的全部人员，包括分包人人员的工伤事故承担责任，但由于发包人原因造成承包人人员工伤事故的，应由发包人承担责任。</w:t>
      </w:r>
    </w:p>
    <w:p w14:paraId="20A540B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9.2.7由于承包人原因在施工场地内及其毗邻地带造成的第三者人员伤亡和财产损失，由承包人负责赔偿。</w:t>
      </w:r>
    </w:p>
    <w:p w14:paraId="66BADEC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9.2.8承包人已标价工程量清单应包含工程安全作业环境及安全施工措施所需费用。</w:t>
      </w:r>
    </w:p>
    <w:p w14:paraId="52E6F66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9.2.9承包人应建立健全安全生产责任制度和安全生产教育培训制度，制定安全生产规章制度和操作规程，保证本单位建立和完善安全生产条件所需资金的投入，对本工程进行定期和专项安全检查，并做好安全检查记录。</w:t>
      </w:r>
    </w:p>
    <w:p w14:paraId="723EE3F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9.2.10承包人应设立安全生产管理机构，施工现场应有专职安全生产管理人员。</w:t>
      </w:r>
    </w:p>
    <w:p w14:paraId="2C17F36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9.2.11承包人应负责对特种作业人员进行专门的安全作业培训，并保证特种作业人员持证上岗。</w:t>
      </w:r>
    </w:p>
    <w:p w14:paraId="31C552C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9.2.12承包人应施工组织设计中编制安全技术措施和施工现场临时用电方案。对专用合同条款约定的工程，应编制专项施工方案报监理人批准。对专用合同条款约定的专项施工方案，还应组织专家进行论证、审查，其中专家1/2人员应经发包人同意。</w:t>
      </w:r>
    </w:p>
    <w:p w14:paraId="592342D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9.2.13承包人在使用施工起重机构和整体提升脚手架、模板等自升式架设设施前，应组织有关单位进行验收。</w:t>
      </w:r>
    </w:p>
    <w:p w14:paraId="277E456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91" w:name="9.3 治安保卫"/>
      <w:bookmarkEnd w:id="91"/>
      <w:r>
        <w:rPr>
          <w:rFonts w:ascii="宋体" w:hAnsi="宋体" w:eastAsia="宋体" w:cs="宋体"/>
          <w:b w:val="0"/>
          <w:bCs w:val="0"/>
          <w:i w:val="0"/>
          <w:snapToGrid w:val="0"/>
          <w:spacing w:val="0"/>
          <w:w w:val="100"/>
          <w:position w:val="0"/>
          <w:sz w:val="21"/>
          <w:szCs w:val="21"/>
        </w:rPr>
        <w:t>9.3治安保卫</w:t>
      </w:r>
    </w:p>
    <w:p w14:paraId="34995A2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9.3.1除合同另有约定外，发包人应与当地公安部门协商，在现场建立治安管理机构或联防组织，统一管理施工场地的治安保卫事项，履行合同工程的治安保卫职责。</w:t>
      </w:r>
    </w:p>
    <w:p w14:paraId="1A675C8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9.3.2发包人和承包人除应协助现场治安管理机构或联防组织维护施工场地的社会治安外，还应做好包括生活区在内的各自管辖区的治安保卫工作。</w:t>
      </w:r>
    </w:p>
    <w:p w14:paraId="3F7A24E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9.3.3除合同另有约定外，发包人和承包人应在工程开工后，共同编制施工场地治安管理计划，并制定应对突发治安事件的紧急预案。在工程施工过程中，发生暴乱、爆炸等恐怖事件，以及群殴、械斗等群体性突发治安事件的，发包人和承包人应立即向当地政府报告。发包人和承包人应积极协助当地有关部门采取措施平息事态，防止事态扩大，尽量减少财产损失和避免人员伤亡。</w:t>
      </w:r>
    </w:p>
    <w:p w14:paraId="070C42B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92" w:name="9.4 环境保护"/>
      <w:bookmarkEnd w:id="92"/>
      <w:r>
        <w:rPr>
          <w:rFonts w:ascii="宋体" w:hAnsi="宋体" w:eastAsia="宋体" w:cs="宋体"/>
          <w:b w:val="0"/>
          <w:bCs w:val="0"/>
          <w:i w:val="0"/>
          <w:snapToGrid w:val="0"/>
          <w:spacing w:val="0"/>
          <w:w w:val="100"/>
          <w:position w:val="0"/>
          <w:sz w:val="21"/>
          <w:szCs w:val="21"/>
        </w:rPr>
        <w:t>9.4环境保护</w:t>
      </w:r>
    </w:p>
    <w:p w14:paraId="725D064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9.4.1承包人在施工过程中，应遵守有关环境保护的法律，履行合同约定的环境保护义务，并对违反法律和合同约定义务所造成的环境破坏、人身伤害和财产损失负责。</w:t>
      </w:r>
    </w:p>
    <w:p w14:paraId="13C3651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9.4.2承包人应按合同约定的环保工作内容，编制施工环保措施计划，报送监理人审批。</w:t>
      </w:r>
    </w:p>
    <w:p w14:paraId="4B30E22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9.4.3承包人应按照批准的施工环保措施计划有序地堆放和处理施工废弃物，避免对环境造成破坏。因承包人任意堆放或弃置施工废弃物造成妨碍公共交通、影响城镇居民生活、降低河流行洪能力、危及居民安全、破坏周边环境，或者影响其他承包人施工等后果的，承包人应承担责任。</w:t>
      </w:r>
    </w:p>
    <w:p w14:paraId="230811D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9.4.4承包人应按合同约定采取有效措施，对施工开挖的边坡及时进行支护,维护排水设施，并进行水土保护，避免因施工造成的地质灾害。</w:t>
      </w:r>
    </w:p>
    <w:p w14:paraId="377F4A0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9.4.5承包人应按国家饮用水管理标准定期对饮用水源进行监测，防止施工活动污染饮用水源。</w:t>
      </w:r>
    </w:p>
    <w:p w14:paraId="78B646F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9.4.6承包人应按合同约定，加强对噪声、粉尘、废气、废水和废油的控制，努力降低噪声，控制粉尘和废气浓度，做好废水和废油的治理和排放。</w:t>
      </w:r>
    </w:p>
    <w:p w14:paraId="6C8FDE3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93" w:name="9.5事故处理"/>
      <w:bookmarkEnd w:id="93"/>
      <w:r>
        <w:rPr>
          <w:rFonts w:ascii="宋体" w:hAnsi="宋体" w:eastAsia="宋体" w:cs="宋体"/>
          <w:b w:val="0"/>
          <w:bCs w:val="0"/>
          <w:i w:val="0"/>
          <w:snapToGrid w:val="0"/>
          <w:spacing w:val="0"/>
          <w:w w:val="100"/>
          <w:position w:val="0"/>
          <w:sz w:val="21"/>
          <w:szCs w:val="21"/>
        </w:rPr>
        <w:t>9.5事故处理</w:t>
      </w:r>
    </w:p>
    <w:p w14:paraId="4771DD2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9.5.1发包人负责组织制定本建设项目的质量与安全事故应急预案，建立质量与安全事故应急处置指挥部。</w:t>
      </w:r>
    </w:p>
    <w:p w14:paraId="715A973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9.5.2承包人应对易发生质量和安全事故的部位、环节的进行监控，配备救援器材、设备并定期组织演练。</w:t>
      </w:r>
    </w:p>
    <w:p w14:paraId="2D00CA9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9.5.3工程开工前，承包人应根据本工程特点制定施工现场施工质量与安全事故应急预案，并报发包人备案。</w:t>
      </w:r>
    </w:p>
    <w:p w14:paraId="2B445DA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9.5.4施工过程中发生事故时，发包人、承包人应立即启动应急预案。</w:t>
      </w:r>
    </w:p>
    <w:p w14:paraId="3D3B8DD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9.5.5事故调查处理由发包人按相关规定履行手续，承包人应配合。</w:t>
      </w:r>
    </w:p>
    <w:p w14:paraId="71C46BA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94" w:name="9.6 水土保持"/>
      <w:bookmarkEnd w:id="94"/>
      <w:r>
        <w:rPr>
          <w:rFonts w:ascii="宋体" w:hAnsi="宋体" w:eastAsia="宋体" w:cs="宋体"/>
          <w:b w:val="0"/>
          <w:bCs w:val="0"/>
          <w:i w:val="0"/>
          <w:snapToGrid w:val="0"/>
          <w:spacing w:val="0"/>
          <w:w w:val="100"/>
          <w:position w:val="0"/>
          <w:sz w:val="21"/>
          <w:szCs w:val="21"/>
        </w:rPr>
        <w:t>9.6水土保持</w:t>
      </w:r>
    </w:p>
    <w:p w14:paraId="4965F5E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9.6.1发包人应及时向承包人提供水土保持方案。</w:t>
      </w:r>
    </w:p>
    <w:p w14:paraId="630E23E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9.6.2承包人在施工过程中，应遵守有关水土保持的法律，履行合同约定的水土保持义务，并对其违反法律和合同约定义务所造成的水土流失灾害、人身伤害和财产损失负责。</w:t>
      </w:r>
    </w:p>
    <w:p w14:paraId="4560415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9.6.3承包人的水土保持措施计划，应满足技术标准和要求（合同技术条款）约定的要求。</w:t>
      </w:r>
    </w:p>
    <w:p w14:paraId="180AF969">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95" w:name="9.7文明工地"/>
      <w:bookmarkEnd w:id="95"/>
      <w:r>
        <w:rPr>
          <w:rFonts w:ascii="宋体" w:hAnsi="宋体" w:eastAsia="宋体" w:cs="宋体"/>
          <w:b w:val="0"/>
          <w:bCs w:val="0"/>
          <w:i w:val="0"/>
          <w:snapToGrid w:val="0"/>
          <w:spacing w:val="0"/>
          <w:w w:val="100"/>
          <w:position w:val="0"/>
          <w:sz w:val="21"/>
          <w:szCs w:val="21"/>
        </w:rPr>
        <w:t>9.7文明工地</w:t>
      </w:r>
    </w:p>
    <w:p w14:paraId="469B8B4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9.7.1发包人应按专用合同条款的约定，负责建立创建文明建设工地的组织机构，制定创建文明建设工地的规划和办法。</w:t>
      </w:r>
    </w:p>
    <w:p w14:paraId="6A201E93">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ins w:id="524" w:author="羊" w:date="2026-02-26T08:20:2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9.7.2承包人应按创建文明建设工地的规划和办法，履行职责，承担相应责任。所需费用应含在已标价工程量清单中。</w:t>
      </w:r>
      <w:bookmarkStart w:id="96" w:name="9.8防汛度汛"/>
      <w:bookmarkEnd w:id="96"/>
    </w:p>
    <w:p w14:paraId="2BEBE312">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9.8防汛度汛</w:t>
      </w:r>
    </w:p>
    <w:p w14:paraId="3A69D7A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9.8.1发包人负责组织工程参建单位编制本工程的度汛方案和措施。</w:t>
      </w:r>
    </w:p>
    <w:p w14:paraId="750D288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9.8.2承包人应根据发包人编制的本工程度汛方案和措施，制定相应的度汛方案，报发包人批准后实施。</w:t>
      </w:r>
    </w:p>
    <w:p w14:paraId="123CC8D2">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97" w:name="10  进度计划"/>
      <w:bookmarkEnd w:id="97"/>
      <w:bookmarkStart w:id="98" w:name="_bookmark94"/>
      <w:bookmarkEnd w:id="98"/>
      <w:r>
        <w:rPr>
          <w:rFonts w:ascii="宋体" w:hAnsi="宋体" w:eastAsia="宋体" w:cs="宋体"/>
          <w:b/>
          <w:bCs/>
          <w:i w:val="0"/>
          <w:snapToGrid w:val="0"/>
          <w:spacing w:val="0"/>
          <w:w w:val="100"/>
          <w:position w:val="0"/>
          <w:sz w:val="21"/>
          <w:szCs w:val="21"/>
        </w:rPr>
        <w:t>10</w:t>
      </w:r>
      <w:ins w:id="525" w:author="羊" w:date="2026-02-26T08:23:47Z">
        <w:r>
          <w:rPr>
            <w:rFonts w:hint="eastAsia" w:ascii="宋体" w:hAnsi="宋体" w:eastAsia="宋体" w:cs="宋体"/>
            <w:b/>
            <w:bCs/>
            <w:i w:val="0"/>
            <w:snapToGrid w:val="0"/>
            <w:spacing w:val="0"/>
            <w:w w:val="100"/>
            <w:position w:val="0"/>
            <w:sz w:val="21"/>
            <w:szCs w:val="21"/>
            <w:lang w:val="en-US" w:eastAsia="zh-CN"/>
          </w:rPr>
          <w:t xml:space="preserve"> </w:t>
        </w:r>
      </w:ins>
      <w:r>
        <w:rPr>
          <w:rFonts w:ascii="宋体" w:hAnsi="宋体" w:eastAsia="宋体" w:cs="宋体"/>
          <w:b/>
          <w:bCs/>
          <w:i w:val="0"/>
          <w:snapToGrid w:val="0"/>
          <w:spacing w:val="0"/>
          <w:w w:val="100"/>
          <w:position w:val="0"/>
          <w:sz w:val="21"/>
          <w:szCs w:val="21"/>
        </w:rPr>
        <w:t>进度计划</w:t>
      </w:r>
    </w:p>
    <w:p w14:paraId="5891B3C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99" w:name="10.1合同进度计划"/>
      <w:bookmarkEnd w:id="99"/>
      <w:r>
        <w:rPr>
          <w:rFonts w:ascii="宋体" w:hAnsi="宋体" w:eastAsia="宋体" w:cs="宋体"/>
          <w:b w:val="0"/>
          <w:bCs w:val="0"/>
          <w:i w:val="0"/>
          <w:snapToGrid w:val="0"/>
          <w:spacing w:val="0"/>
          <w:w w:val="100"/>
          <w:position w:val="0"/>
          <w:sz w:val="21"/>
          <w:szCs w:val="21"/>
        </w:rPr>
        <w:t>10.1合同进度计划承包人应按技术标准和要求（合同技术条款）约定的内容和期限以及监理人的指示，编制详细的施工总进度计划及其说明提交监理人审批。监理人应在技术标准和要求（合同技术条款）约定的期限内批复承包人，否则该进度计划视为已得到批准。经监理人批准的施工进度计划称合同进度计划，是控制合同工程进度的依据。承包人还应根据合同进度计划，编制更为详细的分阶段或单位工程或分部工程进度计划，报监理人审批。</w:t>
      </w:r>
    </w:p>
    <w:p w14:paraId="6506F1A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00" w:name="10.2合同进度计划的修订"/>
      <w:bookmarkEnd w:id="100"/>
      <w:r>
        <w:rPr>
          <w:rFonts w:ascii="宋体" w:hAnsi="宋体" w:eastAsia="宋体" w:cs="宋体"/>
          <w:b w:val="0"/>
          <w:bCs w:val="0"/>
          <w:i w:val="0"/>
          <w:snapToGrid w:val="0"/>
          <w:spacing w:val="0"/>
          <w:w w:val="100"/>
          <w:position w:val="0"/>
          <w:sz w:val="21"/>
          <w:szCs w:val="21"/>
        </w:rPr>
        <w:t>10.2合同进度计划的修订</w:t>
      </w:r>
    </w:p>
    <w:p w14:paraId="16BDF9C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不论何种原因造成工程的实际进度与第10.1款的合同进度计划不符时，承包人均应在14天内向监理人提交修订合同进度计划的申请报告，并附有关措施和相关资料，报监理人审批；监理人应在收到申请报告后的14天内批复。当监理人认为需要修订合同进度计划时，承包人应按监理人的指示，在14天内向监理人提交修订的合同进度计划，并附调整计划的相关资料，提交监理人审批。监理人应在收到进度计划后的14天内批复。</w:t>
      </w:r>
    </w:p>
    <w:p w14:paraId="5487E1F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不论何种原因造成施工进度计划延迟，承包人均应按监理人的指示，采取有效措施赶上进度。承包人应在向监理人提交修订合同进度计划的同时，编制一份赶工措施报告提交监理人审批。由于发包人原因造成施工进度延迟，应按第11.3款的约定办理；由于承包人原因造成施工进度延迟，应按第11.5款的约定办理。</w:t>
      </w:r>
    </w:p>
    <w:p w14:paraId="18896DBC">
      <w:pPr>
        <w:pStyle w:val="12"/>
        <w:keepNext w:val="0"/>
        <w:keepLines w:val="0"/>
        <w:pageBreakBefore w:val="0"/>
        <w:widowControl w:val="0"/>
        <w:tabs>
          <w:tab w:val="left" w:pos="128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526" w:author="羊" w:date="2026-02-26T08:21:20Z"/>
          <w:rFonts w:ascii="宋体" w:hAnsi="宋体" w:eastAsia="宋体" w:cs="宋体"/>
          <w:b w:val="0"/>
          <w:bCs w:val="0"/>
          <w:i w:val="0"/>
          <w:snapToGrid w:val="0"/>
          <w:spacing w:val="0"/>
          <w:w w:val="100"/>
          <w:position w:val="0"/>
          <w:sz w:val="21"/>
          <w:szCs w:val="21"/>
        </w:rPr>
      </w:pPr>
      <w:bookmarkStart w:id="101" w:name="10.3  单位工程进度计划"/>
      <w:bookmarkEnd w:id="101"/>
      <w:r>
        <w:rPr>
          <w:rFonts w:ascii="宋体" w:hAnsi="宋体" w:eastAsia="宋体" w:cs="宋体"/>
          <w:b w:val="0"/>
          <w:bCs w:val="0"/>
          <w:i w:val="0"/>
          <w:snapToGrid w:val="0"/>
          <w:spacing w:val="0"/>
          <w:w w:val="100"/>
          <w:position w:val="0"/>
          <w:sz w:val="21"/>
          <w:szCs w:val="21"/>
        </w:rPr>
        <w:t>10.3单位工程进度计划</w:t>
      </w:r>
    </w:p>
    <w:p w14:paraId="0A135705">
      <w:pPr>
        <w:pStyle w:val="12"/>
        <w:keepNext w:val="0"/>
        <w:keepLines w:val="0"/>
        <w:pageBreakBefore w:val="0"/>
        <w:widowControl w:val="0"/>
        <w:tabs>
          <w:tab w:val="left" w:pos="128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527" w:author="羊" w:date="2026-02-26T08:21:2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监理人认为有必要时，承包人应按监理人指示的内容和期限，并根据合同进度计划的进度控制要求，编制单位工程进度计划，提交监理人审批。</w:t>
      </w:r>
      <w:bookmarkStart w:id="102" w:name="10.4  提交资金流估算表  "/>
      <w:bookmarkEnd w:id="102"/>
    </w:p>
    <w:p w14:paraId="62C99872">
      <w:pPr>
        <w:pStyle w:val="12"/>
        <w:keepNext w:val="0"/>
        <w:keepLines w:val="0"/>
        <w:pageBreakBefore w:val="0"/>
        <w:widowControl w:val="0"/>
        <w:tabs>
          <w:tab w:val="left" w:pos="128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10.4提交资金流估算表</w:t>
      </w:r>
    </w:p>
    <w:p w14:paraId="3E25405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应在按第10.1款约定向监理人提交施工总进度计划的同时，按下表约定的格式，向监理人提交按月的资金流估算表。估算表应包括承包人计划可从发包人处得到的全部款额，以供发包人参考。此后，当监理人提出要求时，承包人应在监理人指定的期限内提交修订的资金流估算表。</w:t>
      </w:r>
    </w:p>
    <w:p w14:paraId="019BD9B3">
      <w:pPr>
        <w:adjustRightInd w:val="0"/>
        <w:snapToGrid w:val="0"/>
        <w:spacing w:before="0" w:beforeLines="0" w:afterLines="0" w:line="360" w:lineRule="auto"/>
        <w:ind w:left="0" w:right="0" w:firstLine="422" w:firstLineChars="200"/>
        <w:jc w:val="center"/>
        <w:rPr>
          <w:ins w:id="528" w:author="羊" w:date="2026-02-26T08:22:03Z"/>
          <w:rFonts w:hint="eastAsia" w:asciiTheme="minorEastAsia" w:hAnsiTheme="minorEastAsia" w:eastAsiaTheme="minorEastAsia" w:cstheme="minorEastAsia"/>
          <w:sz w:val="21"/>
          <w:szCs w:val="21"/>
        </w:rPr>
      </w:pPr>
      <w:ins w:id="529" w:author="羊" w:date="2026-02-26T08:22:03Z">
        <w:r>
          <w:rPr>
            <w:rFonts w:hint="eastAsia" w:asciiTheme="minorEastAsia" w:hAnsiTheme="minorEastAsia" w:eastAsiaTheme="minorEastAsia" w:cstheme="minorEastAsia"/>
            <w:b/>
            <w:bCs/>
            <w:sz w:val="21"/>
            <w:szCs w:val="21"/>
          </w:rPr>
          <w:t>资金流估算表</w:t>
        </w:r>
      </w:ins>
      <w:ins w:id="530" w:author="羊" w:date="2026-02-26T08:22:03Z">
        <w:r>
          <w:rPr>
            <w:rFonts w:hint="eastAsia" w:asciiTheme="minorEastAsia" w:hAnsiTheme="minorEastAsia" w:eastAsiaTheme="minorEastAsia" w:cstheme="minorEastAsia"/>
            <w:sz w:val="21"/>
            <w:szCs w:val="21"/>
          </w:rPr>
          <w:t>(参考格式)</w:t>
        </w:r>
      </w:ins>
    </w:p>
    <w:p w14:paraId="16FA2EB0">
      <w:pPr>
        <w:pStyle w:val="12"/>
        <w:tabs>
          <w:tab w:val="left" w:pos="1860"/>
        </w:tabs>
        <w:spacing w:before="0" w:beforeLines="0" w:afterLines="0" w:line="360" w:lineRule="auto"/>
        <w:ind w:left="0" w:right="0" w:firstLine="0"/>
        <w:jc w:val="both"/>
        <w:rPr>
          <w:ins w:id="531" w:author="羊" w:date="2026-02-26T08:22:03Z"/>
          <w:rFonts w:hint="default" w:asciiTheme="minorEastAsia" w:hAnsiTheme="minorEastAsia" w:eastAsiaTheme="minorEastAsia" w:cstheme="minorEastAsia"/>
          <w:lang w:val="en-US" w:eastAsia="zh-CN"/>
        </w:rPr>
      </w:pPr>
      <w:ins w:id="532" w:author="羊" w:date="2026-02-26T08:22:03Z">
        <w:r>
          <w:rPr>
            <w:rFonts w:hint="eastAsia" w:asciiTheme="minorEastAsia" w:hAnsiTheme="minorEastAsia" w:eastAsiaTheme="minorEastAsia" w:cstheme="minorEastAsia"/>
          </w:rPr>
          <w:t>金额单位</w:t>
        </w:r>
      </w:ins>
      <w:ins w:id="533" w:author="羊" w:date="2026-02-26T08:22:30Z">
        <w:r>
          <w:rPr>
            <w:rFonts w:hint="eastAsia" w:asciiTheme="minorEastAsia" w:hAnsiTheme="minorEastAsia" w:eastAsiaTheme="minorEastAsia" w:cstheme="minorEastAsia"/>
            <w:lang w:eastAsia="zh-CN"/>
          </w:rPr>
          <w:t>：</w:t>
        </w:r>
      </w:ins>
      <w:ins w:id="534" w:author="羊" w:date="2026-02-26T08:22:26Z">
        <w:r>
          <w:rPr>
            <w:rFonts w:hint="eastAsia" w:asciiTheme="minorEastAsia" w:hAnsiTheme="minorEastAsia" w:eastAsiaTheme="minorEastAsia" w:cstheme="minorEastAsia"/>
            <w:lang w:val="en-US" w:eastAsia="zh-CN"/>
          </w:rPr>
          <w:t xml:space="preserve"> </w:t>
        </w:r>
      </w:ins>
      <w:ins w:id="535" w:author="羊" w:date="2026-02-26T08:22:27Z">
        <w:r>
          <w:rPr>
            <w:rFonts w:hint="eastAsia" w:asciiTheme="minorEastAsia" w:hAnsiTheme="minorEastAsia" w:eastAsiaTheme="minorEastAsia" w:cstheme="minorEastAsia"/>
            <w:lang w:val="en-US" w:eastAsia="zh-CN"/>
          </w:rPr>
          <w:t xml:space="preserve">    </w:t>
        </w:r>
      </w:ins>
    </w:p>
    <w:tbl>
      <w:tblPr>
        <w:tblStyle w:val="15"/>
        <w:tblW w:w="5041" w:type="pct"/>
        <w:tblInd w:w="0" w:type="dxa"/>
        <w:tblLayout w:type="autofit"/>
        <w:tblCellMar>
          <w:top w:w="0" w:type="dxa"/>
          <w:left w:w="0" w:type="dxa"/>
          <w:bottom w:w="0" w:type="dxa"/>
          <w:right w:w="0" w:type="dxa"/>
        </w:tblCellMar>
      </w:tblPr>
      <w:tblGrid>
        <w:gridCol w:w="455"/>
        <w:gridCol w:w="620"/>
        <w:gridCol w:w="933"/>
        <w:gridCol w:w="1427"/>
        <w:gridCol w:w="1108"/>
        <w:gridCol w:w="1108"/>
        <w:gridCol w:w="1278"/>
        <w:gridCol w:w="904"/>
        <w:gridCol w:w="955"/>
        <w:gridCol w:w="1294"/>
      </w:tblGrid>
      <w:tr w14:paraId="0CBE8E8D">
        <w:tblPrEx>
          <w:tblCellMar>
            <w:top w:w="0" w:type="dxa"/>
            <w:left w:w="0" w:type="dxa"/>
            <w:bottom w:w="0" w:type="dxa"/>
            <w:right w:w="0" w:type="dxa"/>
          </w:tblCellMar>
        </w:tblPrEx>
        <w:trPr>
          <w:trHeight w:val="340" w:hRule="atLeast"/>
          <w:ins w:id="536" w:author="羊" w:date="2026-02-26T08:22:03Z"/>
        </w:trPr>
        <w:tc>
          <w:tcPr>
            <w:tcW w:w="226" w:type="pct"/>
            <w:tcBorders>
              <w:top w:val="single" w:color="000000" w:sz="12" w:space="0"/>
              <w:left w:val="single" w:color="000000" w:sz="12" w:space="0"/>
              <w:bottom w:val="single" w:color="000000" w:sz="4" w:space="0"/>
              <w:right w:val="single" w:color="000000" w:sz="4" w:space="0"/>
            </w:tcBorders>
            <w:vAlign w:val="center"/>
          </w:tcPr>
          <w:p w14:paraId="770B8656">
            <w:pPr>
              <w:pStyle w:val="19"/>
              <w:adjustRightInd w:val="0"/>
              <w:snapToGrid w:val="0"/>
              <w:spacing w:before="0" w:beforeLines="0" w:afterLines="0" w:line="240" w:lineRule="auto"/>
              <w:ind w:left="0" w:right="0" w:firstLine="0" w:firstLineChars="0"/>
              <w:jc w:val="center"/>
              <w:rPr>
                <w:ins w:id="537" w:author="羊" w:date="2026-02-26T08:22:03Z"/>
                <w:rFonts w:hint="eastAsia" w:asciiTheme="minorEastAsia" w:hAnsiTheme="minorEastAsia" w:eastAsiaTheme="minorEastAsia" w:cstheme="minorEastAsia"/>
                <w:sz w:val="21"/>
                <w:szCs w:val="21"/>
              </w:rPr>
            </w:pPr>
            <w:ins w:id="538" w:author="羊" w:date="2026-02-26T08:22:03Z">
              <w:r>
                <w:rPr>
                  <w:rFonts w:hint="eastAsia" w:asciiTheme="minorEastAsia" w:hAnsiTheme="minorEastAsia" w:eastAsiaTheme="minorEastAsia" w:cstheme="minorEastAsia"/>
                  <w:w w:val="100"/>
                  <w:sz w:val="21"/>
                  <w:szCs w:val="21"/>
                </w:rPr>
                <w:t>年</w:t>
              </w:r>
            </w:ins>
          </w:p>
        </w:tc>
        <w:tc>
          <w:tcPr>
            <w:tcW w:w="307" w:type="pct"/>
            <w:tcBorders>
              <w:top w:val="single" w:color="000000" w:sz="12" w:space="0"/>
              <w:left w:val="single" w:color="000000" w:sz="4" w:space="0"/>
              <w:bottom w:val="single" w:color="000000" w:sz="4" w:space="0"/>
              <w:right w:val="single" w:color="000000" w:sz="4" w:space="0"/>
            </w:tcBorders>
            <w:vAlign w:val="center"/>
          </w:tcPr>
          <w:p w14:paraId="0734C89F">
            <w:pPr>
              <w:pStyle w:val="19"/>
              <w:adjustRightInd w:val="0"/>
              <w:snapToGrid w:val="0"/>
              <w:spacing w:before="0" w:beforeLines="0" w:afterLines="0" w:line="240" w:lineRule="auto"/>
              <w:ind w:left="0" w:right="0" w:firstLine="0" w:firstLineChars="0"/>
              <w:jc w:val="center"/>
              <w:rPr>
                <w:ins w:id="539" w:author="羊" w:date="2026-02-26T08:22:03Z"/>
                <w:rFonts w:hint="eastAsia" w:asciiTheme="minorEastAsia" w:hAnsiTheme="minorEastAsia" w:eastAsiaTheme="minorEastAsia" w:cstheme="minorEastAsia"/>
                <w:sz w:val="21"/>
                <w:szCs w:val="21"/>
              </w:rPr>
            </w:pPr>
            <w:ins w:id="540" w:author="羊" w:date="2026-02-26T08:22:03Z">
              <w:r>
                <w:rPr>
                  <w:rFonts w:hint="eastAsia" w:asciiTheme="minorEastAsia" w:hAnsiTheme="minorEastAsia" w:eastAsiaTheme="minorEastAsia" w:cstheme="minorEastAsia"/>
                  <w:w w:val="100"/>
                  <w:sz w:val="21"/>
                  <w:szCs w:val="21"/>
                </w:rPr>
                <w:t>月</w:t>
              </w:r>
            </w:ins>
          </w:p>
        </w:tc>
        <w:tc>
          <w:tcPr>
            <w:tcW w:w="462" w:type="pct"/>
            <w:tcBorders>
              <w:top w:val="single" w:color="000000" w:sz="12" w:space="0"/>
              <w:left w:val="single" w:color="000000" w:sz="4" w:space="0"/>
              <w:bottom w:val="single" w:color="000000" w:sz="4" w:space="0"/>
              <w:right w:val="single" w:color="000000" w:sz="4" w:space="0"/>
            </w:tcBorders>
            <w:vAlign w:val="center"/>
          </w:tcPr>
          <w:p w14:paraId="2751FB81">
            <w:pPr>
              <w:pStyle w:val="19"/>
              <w:adjustRightInd w:val="0"/>
              <w:snapToGrid w:val="0"/>
              <w:spacing w:beforeLines="0" w:afterLines="0" w:line="240" w:lineRule="auto"/>
              <w:ind w:right="0" w:firstLine="0" w:firstLineChars="0"/>
              <w:jc w:val="center"/>
              <w:rPr>
                <w:ins w:id="541" w:author="羊" w:date="2026-02-26T08:22:03Z"/>
                <w:rFonts w:hint="eastAsia" w:asciiTheme="minorEastAsia" w:hAnsiTheme="minorEastAsia" w:eastAsiaTheme="minorEastAsia" w:cstheme="minorEastAsia"/>
                <w:sz w:val="21"/>
                <w:szCs w:val="21"/>
              </w:rPr>
            </w:pPr>
            <w:ins w:id="542" w:author="羊" w:date="2026-02-26T08:22:03Z">
              <w:r>
                <w:rPr>
                  <w:rFonts w:hint="eastAsia" w:asciiTheme="minorEastAsia" w:hAnsiTheme="minorEastAsia" w:eastAsiaTheme="minorEastAsia" w:cstheme="minorEastAsia"/>
                  <w:sz w:val="21"/>
                  <w:szCs w:val="21"/>
                </w:rPr>
                <w:t>工程预</w:t>
              </w:r>
            </w:ins>
          </w:p>
          <w:p w14:paraId="28CA9083">
            <w:pPr>
              <w:pStyle w:val="19"/>
              <w:adjustRightInd w:val="0"/>
              <w:snapToGrid w:val="0"/>
              <w:spacing w:before="0" w:beforeLines="0" w:afterLines="0" w:line="240" w:lineRule="auto"/>
              <w:ind w:right="0" w:firstLine="0" w:firstLineChars="0"/>
              <w:jc w:val="center"/>
              <w:rPr>
                <w:ins w:id="543" w:author="羊" w:date="2026-02-26T08:22:03Z"/>
                <w:rFonts w:hint="eastAsia" w:asciiTheme="minorEastAsia" w:hAnsiTheme="minorEastAsia" w:eastAsiaTheme="minorEastAsia" w:cstheme="minorEastAsia"/>
                <w:sz w:val="21"/>
                <w:szCs w:val="21"/>
              </w:rPr>
            </w:pPr>
            <w:ins w:id="544" w:author="羊" w:date="2026-02-26T08:22:03Z">
              <w:r>
                <w:rPr>
                  <w:rFonts w:hint="eastAsia" w:asciiTheme="minorEastAsia" w:hAnsiTheme="minorEastAsia" w:eastAsiaTheme="minorEastAsia" w:cstheme="minorEastAsia"/>
                  <w:sz w:val="21"/>
                  <w:szCs w:val="21"/>
                </w:rPr>
                <w:t>付款</w:t>
              </w:r>
            </w:ins>
          </w:p>
        </w:tc>
        <w:tc>
          <w:tcPr>
            <w:tcW w:w="707" w:type="pct"/>
            <w:tcBorders>
              <w:top w:val="single" w:color="000000" w:sz="12" w:space="0"/>
              <w:left w:val="single" w:color="000000" w:sz="4" w:space="0"/>
              <w:bottom w:val="single" w:color="000000" w:sz="4" w:space="0"/>
              <w:right w:val="single" w:color="000000" w:sz="4" w:space="0"/>
            </w:tcBorders>
            <w:vAlign w:val="center"/>
          </w:tcPr>
          <w:p w14:paraId="4D60B849">
            <w:pPr>
              <w:pStyle w:val="19"/>
              <w:adjustRightInd w:val="0"/>
              <w:snapToGrid w:val="0"/>
              <w:spacing w:beforeLines="0" w:afterLines="0" w:line="240" w:lineRule="auto"/>
              <w:ind w:right="0" w:firstLine="0" w:firstLineChars="0"/>
              <w:jc w:val="center"/>
              <w:rPr>
                <w:ins w:id="545" w:author="羊" w:date="2026-02-26T08:22:03Z"/>
                <w:rFonts w:hint="eastAsia" w:asciiTheme="minorEastAsia" w:hAnsiTheme="minorEastAsia" w:eastAsiaTheme="minorEastAsia" w:cstheme="minorEastAsia"/>
                <w:sz w:val="21"/>
                <w:szCs w:val="21"/>
              </w:rPr>
            </w:pPr>
            <w:ins w:id="546" w:author="羊" w:date="2026-02-26T08:22:03Z">
              <w:r>
                <w:rPr>
                  <w:rFonts w:hint="eastAsia" w:asciiTheme="minorEastAsia" w:hAnsiTheme="minorEastAsia" w:eastAsiaTheme="minorEastAsia" w:cstheme="minorEastAsia"/>
                  <w:sz w:val="21"/>
                  <w:szCs w:val="21"/>
                </w:rPr>
                <w:t>完成工作量</w:t>
              </w:r>
            </w:ins>
          </w:p>
          <w:p w14:paraId="5DA91C3B">
            <w:pPr>
              <w:pStyle w:val="19"/>
              <w:adjustRightInd w:val="0"/>
              <w:snapToGrid w:val="0"/>
              <w:spacing w:before="0" w:beforeLines="0" w:afterLines="0" w:line="240" w:lineRule="auto"/>
              <w:ind w:right="0" w:firstLine="0" w:firstLineChars="0"/>
              <w:jc w:val="center"/>
              <w:rPr>
                <w:ins w:id="547" w:author="羊" w:date="2026-02-26T08:22:03Z"/>
                <w:rFonts w:hint="eastAsia" w:asciiTheme="minorEastAsia" w:hAnsiTheme="minorEastAsia" w:eastAsiaTheme="minorEastAsia" w:cstheme="minorEastAsia"/>
                <w:sz w:val="21"/>
                <w:szCs w:val="21"/>
              </w:rPr>
            </w:pPr>
            <w:ins w:id="548" w:author="羊" w:date="2026-02-26T08:22:03Z">
              <w:r>
                <w:rPr>
                  <w:rFonts w:hint="eastAsia" w:asciiTheme="minorEastAsia" w:hAnsiTheme="minorEastAsia" w:eastAsiaTheme="minorEastAsia" w:cstheme="minorEastAsia"/>
                  <w:sz w:val="21"/>
                  <w:szCs w:val="21"/>
                </w:rPr>
                <w:t>付款</w:t>
              </w:r>
            </w:ins>
          </w:p>
        </w:tc>
        <w:tc>
          <w:tcPr>
            <w:tcW w:w="549" w:type="pct"/>
            <w:tcBorders>
              <w:top w:val="single" w:color="000000" w:sz="12" w:space="0"/>
              <w:left w:val="single" w:color="000000" w:sz="4" w:space="0"/>
              <w:bottom w:val="single" w:color="000000" w:sz="4" w:space="0"/>
              <w:right w:val="single" w:color="000000" w:sz="4" w:space="0"/>
            </w:tcBorders>
            <w:vAlign w:val="center"/>
          </w:tcPr>
          <w:p w14:paraId="26ECD617">
            <w:pPr>
              <w:pStyle w:val="19"/>
              <w:adjustRightInd w:val="0"/>
              <w:snapToGrid w:val="0"/>
              <w:spacing w:beforeLines="0" w:afterLines="0" w:line="240" w:lineRule="auto"/>
              <w:ind w:right="0" w:firstLine="0" w:firstLineChars="0"/>
              <w:jc w:val="center"/>
              <w:rPr>
                <w:ins w:id="549" w:author="羊" w:date="2026-02-26T08:22:03Z"/>
                <w:rFonts w:hint="eastAsia" w:asciiTheme="minorEastAsia" w:hAnsiTheme="minorEastAsia" w:eastAsiaTheme="minorEastAsia" w:cstheme="minorEastAsia"/>
                <w:sz w:val="21"/>
                <w:szCs w:val="21"/>
              </w:rPr>
            </w:pPr>
            <w:ins w:id="550" w:author="羊" w:date="2026-02-26T08:22:03Z">
              <w:r>
                <w:rPr>
                  <w:rFonts w:hint="eastAsia" w:asciiTheme="minorEastAsia" w:hAnsiTheme="minorEastAsia" w:eastAsiaTheme="minorEastAsia" w:cstheme="minorEastAsia"/>
                  <w:sz w:val="21"/>
                  <w:szCs w:val="21"/>
                </w:rPr>
                <w:t>保留金</w:t>
              </w:r>
            </w:ins>
          </w:p>
          <w:p w14:paraId="2A3114A3">
            <w:pPr>
              <w:pStyle w:val="19"/>
              <w:adjustRightInd w:val="0"/>
              <w:snapToGrid w:val="0"/>
              <w:spacing w:before="0" w:beforeLines="0" w:afterLines="0" w:line="240" w:lineRule="auto"/>
              <w:ind w:right="0" w:firstLine="0" w:firstLineChars="0"/>
              <w:jc w:val="center"/>
              <w:rPr>
                <w:ins w:id="551" w:author="羊" w:date="2026-02-26T08:22:03Z"/>
                <w:rFonts w:hint="eastAsia" w:asciiTheme="minorEastAsia" w:hAnsiTheme="minorEastAsia" w:eastAsiaTheme="minorEastAsia" w:cstheme="minorEastAsia"/>
                <w:sz w:val="21"/>
                <w:szCs w:val="21"/>
              </w:rPr>
            </w:pPr>
            <w:ins w:id="552" w:author="羊" w:date="2026-02-26T08:22:03Z">
              <w:r>
                <w:rPr>
                  <w:rFonts w:hint="eastAsia" w:asciiTheme="minorEastAsia" w:hAnsiTheme="minorEastAsia" w:eastAsiaTheme="minorEastAsia" w:cstheme="minorEastAsia"/>
                  <w:sz w:val="21"/>
                  <w:szCs w:val="21"/>
                </w:rPr>
                <w:t>扣留</w:t>
              </w:r>
            </w:ins>
          </w:p>
        </w:tc>
        <w:tc>
          <w:tcPr>
            <w:tcW w:w="549" w:type="pct"/>
            <w:tcBorders>
              <w:top w:val="single" w:color="000000" w:sz="12" w:space="0"/>
              <w:left w:val="single" w:color="000000" w:sz="4" w:space="0"/>
              <w:bottom w:val="single" w:color="000000" w:sz="4" w:space="0"/>
              <w:right w:val="single" w:color="000000" w:sz="4" w:space="0"/>
            </w:tcBorders>
            <w:vAlign w:val="center"/>
          </w:tcPr>
          <w:p w14:paraId="3632CEE8">
            <w:pPr>
              <w:pStyle w:val="19"/>
              <w:adjustRightInd w:val="0"/>
              <w:snapToGrid w:val="0"/>
              <w:spacing w:beforeLines="0" w:afterLines="0" w:line="240" w:lineRule="auto"/>
              <w:ind w:left="0" w:right="0" w:firstLine="0" w:firstLineChars="0"/>
              <w:jc w:val="center"/>
              <w:rPr>
                <w:ins w:id="553" w:author="羊" w:date="2026-02-26T08:22:03Z"/>
                <w:rFonts w:hint="eastAsia" w:asciiTheme="minorEastAsia" w:hAnsiTheme="minorEastAsia" w:eastAsiaTheme="minorEastAsia" w:cstheme="minorEastAsia"/>
                <w:sz w:val="21"/>
                <w:szCs w:val="21"/>
              </w:rPr>
            </w:pPr>
            <w:ins w:id="554" w:author="羊" w:date="2026-02-26T08:22:03Z">
              <w:r>
                <w:rPr>
                  <w:rFonts w:hint="eastAsia" w:asciiTheme="minorEastAsia" w:hAnsiTheme="minorEastAsia" w:eastAsiaTheme="minorEastAsia" w:cstheme="minorEastAsia"/>
                  <w:sz w:val="21"/>
                  <w:szCs w:val="21"/>
                </w:rPr>
                <w:t>材料款</w:t>
              </w:r>
            </w:ins>
          </w:p>
          <w:p w14:paraId="418239DD">
            <w:pPr>
              <w:pStyle w:val="19"/>
              <w:adjustRightInd w:val="0"/>
              <w:snapToGrid w:val="0"/>
              <w:spacing w:before="0" w:beforeLines="0" w:afterLines="0" w:line="240" w:lineRule="auto"/>
              <w:ind w:left="0" w:right="0" w:firstLine="0" w:firstLineChars="0"/>
              <w:jc w:val="center"/>
              <w:rPr>
                <w:ins w:id="555" w:author="羊" w:date="2026-02-26T08:22:03Z"/>
                <w:rFonts w:hint="eastAsia" w:asciiTheme="minorEastAsia" w:hAnsiTheme="minorEastAsia" w:eastAsiaTheme="minorEastAsia" w:cstheme="minorEastAsia"/>
                <w:sz w:val="21"/>
                <w:szCs w:val="21"/>
              </w:rPr>
            </w:pPr>
            <w:ins w:id="556" w:author="羊" w:date="2026-02-26T08:22:03Z">
              <w:r>
                <w:rPr>
                  <w:rFonts w:hint="eastAsia" w:asciiTheme="minorEastAsia" w:hAnsiTheme="minorEastAsia" w:eastAsiaTheme="minorEastAsia" w:cstheme="minorEastAsia"/>
                  <w:sz w:val="21"/>
                  <w:szCs w:val="21"/>
                </w:rPr>
                <w:t>扣除</w:t>
              </w:r>
            </w:ins>
          </w:p>
        </w:tc>
        <w:tc>
          <w:tcPr>
            <w:tcW w:w="633" w:type="pct"/>
            <w:tcBorders>
              <w:top w:val="single" w:color="000000" w:sz="12" w:space="0"/>
              <w:left w:val="single" w:color="000000" w:sz="4" w:space="0"/>
              <w:bottom w:val="single" w:color="000000" w:sz="4" w:space="0"/>
              <w:right w:val="single" w:color="000000" w:sz="4" w:space="0"/>
            </w:tcBorders>
            <w:vAlign w:val="center"/>
          </w:tcPr>
          <w:p w14:paraId="6701C993">
            <w:pPr>
              <w:pStyle w:val="19"/>
              <w:adjustRightInd w:val="0"/>
              <w:snapToGrid w:val="0"/>
              <w:spacing w:beforeLines="0" w:afterLines="0" w:line="240" w:lineRule="auto"/>
              <w:ind w:left="0" w:right="0" w:firstLine="0" w:firstLineChars="0"/>
              <w:jc w:val="center"/>
              <w:rPr>
                <w:ins w:id="557" w:author="羊" w:date="2026-02-26T08:22:03Z"/>
                <w:rFonts w:hint="eastAsia" w:asciiTheme="minorEastAsia" w:hAnsiTheme="minorEastAsia" w:eastAsiaTheme="minorEastAsia" w:cstheme="minorEastAsia"/>
                <w:sz w:val="21"/>
                <w:szCs w:val="21"/>
              </w:rPr>
            </w:pPr>
            <w:ins w:id="558" w:author="羊" w:date="2026-02-26T08:22:03Z">
              <w:r>
                <w:rPr>
                  <w:rFonts w:hint="eastAsia" w:asciiTheme="minorEastAsia" w:hAnsiTheme="minorEastAsia" w:eastAsiaTheme="minorEastAsia" w:cstheme="minorEastAsia"/>
                  <w:sz w:val="21"/>
                  <w:szCs w:val="21"/>
                </w:rPr>
                <w:t>预付款</w:t>
              </w:r>
            </w:ins>
          </w:p>
          <w:p w14:paraId="479D1631">
            <w:pPr>
              <w:pStyle w:val="19"/>
              <w:adjustRightInd w:val="0"/>
              <w:snapToGrid w:val="0"/>
              <w:spacing w:before="0" w:beforeLines="0" w:afterLines="0" w:line="240" w:lineRule="auto"/>
              <w:ind w:left="0" w:right="0" w:firstLine="0" w:firstLineChars="0"/>
              <w:jc w:val="center"/>
              <w:rPr>
                <w:ins w:id="559" w:author="羊" w:date="2026-02-26T08:22:03Z"/>
                <w:rFonts w:hint="eastAsia" w:asciiTheme="minorEastAsia" w:hAnsiTheme="minorEastAsia" w:eastAsiaTheme="minorEastAsia" w:cstheme="minorEastAsia"/>
                <w:sz w:val="21"/>
                <w:szCs w:val="21"/>
              </w:rPr>
            </w:pPr>
            <w:ins w:id="560" w:author="羊" w:date="2026-02-26T08:22:03Z">
              <w:r>
                <w:rPr>
                  <w:rFonts w:hint="eastAsia" w:asciiTheme="minorEastAsia" w:hAnsiTheme="minorEastAsia" w:eastAsiaTheme="minorEastAsia" w:cstheme="minorEastAsia"/>
                  <w:sz w:val="21"/>
                  <w:szCs w:val="21"/>
                </w:rPr>
                <w:t>扣还</w:t>
              </w:r>
            </w:ins>
          </w:p>
        </w:tc>
        <w:tc>
          <w:tcPr>
            <w:tcW w:w="448" w:type="pct"/>
            <w:tcBorders>
              <w:top w:val="single" w:color="000000" w:sz="12" w:space="0"/>
              <w:left w:val="single" w:color="000000" w:sz="4" w:space="0"/>
              <w:bottom w:val="single" w:color="000000" w:sz="4" w:space="0"/>
              <w:right w:val="single" w:color="000000" w:sz="4" w:space="0"/>
            </w:tcBorders>
            <w:vAlign w:val="center"/>
          </w:tcPr>
          <w:p w14:paraId="393DB27C">
            <w:pPr>
              <w:pStyle w:val="19"/>
              <w:adjustRightInd w:val="0"/>
              <w:snapToGrid w:val="0"/>
              <w:spacing w:before="0" w:beforeLines="0" w:afterLines="0" w:line="240" w:lineRule="auto"/>
              <w:ind w:left="0" w:right="0" w:firstLine="0" w:firstLineChars="0"/>
              <w:jc w:val="center"/>
              <w:rPr>
                <w:ins w:id="561" w:author="羊" w:date="2026-02-26T08:22:03Z"/>
                <w:rFonts w:hint="eastAsia" w:asciiTheme="minorEastAsia" w:hAnsiTheme="minorEastAsia" w:eastAsiaTheme="minorEastAsia" w:cstheme="minorEastAsia"/>
                <w:sz w:val="21"/>
                <w:szCs w:val="21"/>
              </w:rPr>
            </w:pPr>
            <w:ins w:id="562" w:author="羊" w:date="2026-02-26T08:22:03Z">
              <w:r>
                <w:rPr>
                  <w:rFonts w:hint="eastAsia" w:asciiTheme="minorEastAsia" w:hAnsiTheme="minorEastAsia" w:eastAsiaTheme="minorEastAsia" w:cstheme="minorEastAsia"/>
                  <w:sz w:val="21"/>
                  <w:szCs w:val="21"/>
                </w:rPr>
                <w:t>其他</w:t>
              </w:r>
            </w:ins>
          </w:p>
        </w:tc>
        <w:tc>
          <w:tcPr>
            <w:tcW w:w="473" w:type="pct"/>
            <w:tcBorders>
              <w:top w:val="single" w:color="000000" w:sz="12" w:space="0"/>
              <w:left w:val="single" w:color="000000" w:sz="4" w:space="0"/>
              <w:bottom w:val="single" w:color="000000" w:sz="4" w:space="0"/>
              <w:right w:val="single" w:color="000000" w:sz="4" w:space="0"/>
            </w:tcBorders>
            <w:vAlign w:val="center"/>
          </w:tcPr>
          <w:p w14:paraId="43E1651E">
            <w:pPr>
              <w:pStyle w:val="19"/>
              <w:adjustRightInd w:val="0"/>
              <w:snapToGrid w:val="0"/>
              <w:spacing w:before="0" w:beforeLines="0" w:afterLines="0" w:line="240" w:lineRule="auto"/>
              <w:ind w:left="0" w:right="0" w:firstLine="0" w:firstLineChars="0"/>
              <w:jc w:val="center"/>
              <w:rPr>
                <w:ins w:id="563" w:author="羊" w:date="2026-02-26T08:22:03Z"/>
                <w:rFonts w:hint="eastAsia" w:asciiTheme="minorEastAsia" w:hAnsiTheme="minorEastAsia" w:eastAsiaTheme="minorEastAsia" w:cstheme="minorEastAsia"/>
                <w:sz w:val="21"/>
                <w:szCs w:val="21"/>
              </w:rPr>
            </w:pPr>
            <w:ins w:id="564" w:author="羊" w:date="2026-02-26T08:22:03Z">
              <w:r>
                <w:rPr>
                  <w:rFonts w:hint="eastAsia" w:asciiTheme="minorEastAsia" w:hAnsiTheme="minorEastAsia" w:eastAsiaTheme="minorEastAsia" w:cstheme="minorEastAsia"/>
                  <w:sz w:val="21"/>
                  <w:szCs w:val="21"/>
                </w:rPr>
                <w:t>应收款</w:t>
              </w:r>
            </w:ins>
          </w:p>
        </w:tc>
        <w:tc>
          <w:tcPr>
            <w:tcW w:w="641" w:type="pct"/>
            <w:tcBorders>
              <w:top w:val="single" w:color="000000" w:sz="12" w:space="0"/>
              <w:left w:val="single" w:color="000000" w:sz="4" w:space="0"/>
              <w:bottom w:val="single" w:color="000000" w:sz="4" w:space="0"/>
              <w:right w:val="single" w:color="000000" w:sz="12" w:space="0"/>
            </w:tcBorders>
            <w:vAlign w:val="center"/>
          </w:tcPr>
          <w:p w14:paraId="4B345D8A">
            <w:pPr>
              <w:pStyle w:val="19"/>
              <w:adjustRightInd w:val="0"/>
              <w:snapToGrid w:val="0"/>
              <w:spacing w:beforeLines="0" w:afterLines="0" w:line="240" w:lineRule="auto"/>
              <w:ind w:left="0" w:right="0" w:firstLine="0" w:firstLineChars="0"/>
              <w:jc w:val="center"/>
              <w:rPr>
                <w:ins w:id="565" w:author="羊" w:date="2026-02-26T08:22:03Z"/>
                <w:rFonts w:hint="eastAsia" w:asciiTheme="minorEastAsia" w:hAnsiTheme="minorEastAsia" w:eastAsiaTheme="minorEastAsia" w:cstheme="minorEastAsia"/>
                <w:sz w:val="21"/>
                <w:szCs w:val="21"/>
              </w:rPr>
            </w:pPr>
            <w:ins w:id="566" w:author="羊" w:date="2026-02-26T08:22:03Z">
              <w:r>
                <w:rPr>
                  <w:rFonts w:hint="eastAsia" w:asciiTheme="minorEastAsia" w:hAnsiTheme="minorEastAsia" w:eastAsiaTheme="minorEastAsia" w:cstheme="minorEastAsia"/>
                  <w:sz w:val="21"/>
                  <w:szCs w:val="21"/>
                </w:rPr>
                <w:t>累计应收</w:t>
              </w:r>
            </w:ins>
          </w:p>
          <w:p w14:paraId="67710034">
            <w:pPr>
              <w:pStyle w:val="19"/>
              <w:adjustRightInd w:val="0"/>
              <w:snapToGrid w:val="0"/>
              <w:spacing w:before="0" w:beforeLines="0" w:afterLines="0" w:line="240" w:lineRule="auto"/>
              <w:ind w:left="0" w:right="0" w:firstLine="0" w:firstLineChars="0"/>
              <w:jc w:val="center"/>
              <w:rPr>
                <w:ins w:id="567" w:author="羊" w:date="2026-02-26T08:22:03Z"/>
                <w:rFonts w:hint="eastAsia" w:asciiTheme="minorEastAsia" w:hAnsiTheme="minorEastAsia" w:eastAsiaTheme="minorEastAsia" w:cstheme="minorEastAsia"/>
                <w:sz w:val="21"/>
                <w:szCs w:val="21"/>
              </w:rPr>
            </w:pPr>
            <w:ins w:id="568" w:author="羊" w:date="2026-02-26T08:22:03Z">
              <w:r>
                <w:rPr>
                  <w:rFonts w:hint="eastAsia" w:asciiTheme="minorEastAsia" w:hAnsiTheme="minorEastAsia" w:eastAsiaTheme="minorEastAsia" w:cstheme="minorEastAsia"/>
                  <w:w w:val="100"/>
                  <w:sz w:val="21"/>
                  <w:szCs w:val="21"/>
                </w:rPr>
                <w:t>款</w:t>
              </w:r>
            </w:ins>
          </w:p>
        </w:tc>
      </w:tr>
      <w:tr w14:paraId="73836850">
        <w:tblPrEx>
          <w:tblCellMar>
            <w:top w:w="0" w:type="dxa"/>
            <w:left w:w="0" w:type="dxa"/>
            <w:bottom w:w="0" w:type="dxa"/>
            <w:right w:w="0" w:type="dxa"/>
          </w:tblCellMar>
        </w:tblPrEx>
        <w:trPr>
          <w:trHeight w:val="340" w:hRule="atLeast"/>
          <w:ins w:id="569" w:author="羊" w:date="2026-02-26T08:22:03Z"/>
        </w:trPr>
        <w:tc>
          <w:tcPr>
            <w:tcW w:w="226" w:type="pct"/>
            <w:tcBorders>
              <w:top w:val="single" w:color="000000" w:sz="4" w:space="0"/>
              <w:left w:val="single" w:color="000000" w:sz="12" w:space="0"/>
              <w:bottom w:val="single" w:color="000000" w:sz="4" w:space="0"/>
              <w:right w:val="single" w:color="000000" w:sz="4" w:space="0"/>
            </w:tcBorders>
            <w:vAlign w:val="center"/>
          </w:tcPr>
          <w:p w14:paraId="62C15512">
            <w:pPr>
              <w:adjustRightInd w:val="0"/>
              <w:snapToGrid w:val="0"/>
              <w:spacing w:beforeLines="0" w:afterLines="0" w:line="240" w:lineRule="auto"/>
              <w:ind w:firstLine="0" w:firstLineChars="0"/>
              <w:jc w:val="center"/>
              <w:rPr>
                <w:ins w:id="570" w:author="羊" w:date="2026-02-26T08:22:03Z"/>
                <w:rFonts w:hint="eastAsia" w:asciiTheme="minorEastAsia" w:hAnsiTheme="minorEastAsia" w:eastAsiaTheme="minorEastAsia" w:cstheme="minorEastAsia"/>
                <w:sz w:val="21"/>
                <w:szCs w:val="21"/>
              </w:rPr>
            </w:pPr>
          </w:p>
        </w:tc>
        <w:tc>
          <w:tcPr>
            <w:tcW w:w="307" w:type="pct"/>
            <w:tcBorders>
              <w:top w:val="single" w:color="000000" w:sz="4" w:space="0"/>
              <w:left w:val="single" w:color="000000" w:sz="4" w:space="0"/>
              <w:bottom w:val="single" w:color="000000" w:sz="4" w:space="0"/>
              <w:right w:val="single" w:color="000000" w:sz="4" w:space="0"/>
            </w:tcBorders>
            <w:vAlign w:val="center"/>
          </w:tcPr>
          <w:p w14:paraId="51845DCF">
            <w:pPr>
              <w:adjustRightInd w:val="0"/>
              <w:snapToGrid w:val="0"/>
              <w:spacing w:beforeLines="0" w:afterLines="0" w:line="240" w:lineRule="auto"/>
              <w:ind w:firstLine="0" w:firstLineChars="0"/>
              <w:jc w:val="center"/>
              <w:rPr>
                <w:ins w:id="571" w:author="羊" w:date="2026-02-26T08:22:03Z"/>
                <w:rFonts w:hint="eastAsia" w:asciiTheme="minorEastAsia" w:hAnsiTheme="minorEastAsia" w:eastAsiaTheme="minorEastAsia" w:cstheme="minorEastAsia"/>
                <w:sz w:val="21"/>
                <w:szCs w:val="21"/>
              </w:rPr>
            </w:pPr>
          </w:p>
        </w:tc>
        <w:tc>
          <w:tcPr>
            <w:tcW w:w="462" w:type="pct"/>
            <w:tcBorders>
              <w:top w:val="single" w:color="000000" w:sz="4" w:space="0"/>
              <w:left w:val="single" w:color="000000" w:sz="4" w:space="0"/>
              <w:bottom w:val="single" w:color="000000" w:sz="4" w:space="0"/>
              <w:right w:val="single" w:color="000000" w:sz="4" w:space="0"/>
            </w:tcBorders>
            <w:vAlign w:val="center"/>
          </w:tcPr>
          <w:p w14:paraId="4E456B9D">
            <w:pPr>
              <w:adjustRightInd w:val="0"/>
              <w:snapToGrid w:val="0"/>
              <w:spacing w:beforeLines="0" w:afterLines="0" w:line="240" w:lineRule="auto"/>
              <w:ind w:firstLine="0" w:firstLineChars="0"/>
              <w:jc w:val="center"/>
              <w:rPr>
                <w:ins w:id="572" w:author="羊" w:date="2026-02-26T08:22:03Z"/>
                <w:rFonts w:hint="eastAsia" w:asciiTheme="minorEastAsia" w:hAnsiTheme="minorEastAsia" w:eastAsiaTheme="minorEastAsia" w:cstheme="minorEastAsia"/>
                <w:sz w:val="21"/>
                <w:szCs w:val="21"/>
              </w:rPr>
            </w:pPr>
          </w:p>
        </w:tc>
        <w:tc>
          <w:tcPr>
            <w:tcW w:w="707" w:type="pct"/>
            <w:tcBorders>
              <w:top w:val="single" w:color="000000" w:sz="4" w:space="0"/>
              <w:left w:val="single" w:color="000000" w:sz="4" w:space="0"/>
              <w:bottom w:val="single" w:color="000000" w:sz="4" w:space="0"/>
              <w:right w:val="single" w:color="000000" w:sz="4" w:space="0"/>
            </w:tcBorders>
            <w:vAlign w:val="center"/>
          </w:tcPr>
          <w:p w14:paraId="33FAC1F4">
            <w:pPr>
              <w:adjustRightInd w:val="0"/>
              <w:snapToGrid w:val="0"/>
              <w:spacing w:beforeLines="0" w:afterLines="0" w:line="240" w:lineRule="auto"/>
              <w:ind w:firstLine="0" w:firstLineChars="0"/>
              <w:jc w:val="center"/>
              <w:rPr>
                <w:ins w:id="573" w:author="羊" w:date="2026-02-26T08:22:03Z"/>
                <w:rFonts w:hint="eastAsia" w:asciiTheme="minorEastAsia" w:hAnsiTheme="minorEastAsia" w:eastAsiaTheme="minorEastAsia" w:cstheme="minorEastAsia"/>
                <w:sz w:val="21"/>
                <w:szCs w:val="21"/>
              </w:rPr>
            </w:pPr>
          </w:p>
        </w:tc>
        <w:tc>
          <w:tcPr>
            <w:tcW w:w="549" w:type="pct"/>
            <w:tcBorders>
              <w:top w:val="single" w:color="000000" w:sz="4" w:space="0"/>
              <w:left w:val="single" w:color="000000" w:sz="4" w:space="0"/>
              <w:bottom w:val="single" w:color="000000" w:sz="4" w:space="0"/>
              <w:right w:val="single" w:color="000000" w:sz="4" w:space="0"/>
            </w:tcBorders>
            <w:vAlign w:val="center"/>
          </w:tcPr>
          <w:p w14:paraId="68D6A87E">
            <w:pPr>
              <w:adjustRightInd w:val="0"/>
              <w:snapToGrid w:val="0"/>
              <w:spacing w:beforeLines="0" w:afterLines="0" w:line="240" w:lineRule="auto"/>
              <w:ind w:firstLine="0" w:firstLineChars="0"/>
              <w:jc w:val="center"/>
              <w:rPr>
                <w:ins w:id="574" w:author="羊" w:date="2026-02-26T08:22:03Z"/>
                <w:rFonts w:hint="eastAsia" w:asciiTheme="minorEastAsia" w:hAnsiTheme="minorEastAsia" w:eastAsiaTheme="minorEastAsia" w:cstheme="minorEastAsia"/>
                <w:sz w:val="21"/>
                <w:szCs w:val="21"/>
              </w:rPr>
            </w:pPr>
          </w:p>
        </w:tc>
        <w:tc>
          <w:tcPr>
            <w:tcW w:w="549" w:type="pct"/>
            <w:tcBorders>
              <w:top w:val="single" w:color="000000" w:sz="4" w:space="0"/>
              <w:left w:val="single" w:color="000000" w:sz="4" w:space="0"/>
              <w:bottom w:val="single" w:color="000000" w:sz="4" w:space="0"/>
              <w:right w:val="single" w:color="000000" w:sz="4" w:space="0"/>
            </w:tcBorders>
            <w:vAlign w:val="center"/>
          </w:tcPr>
          <w:p w14:paraId="76A006FA">
            <w:pPr>
              <w:adjustRightInd w:val="0"/>
              <w:snapToGrid w:val="0"/>
              <w:spacing w:beforeLines="0" w:afterLines="0" w:line="240" w:lineRule="auto"/>
              <w:ind w:firstLine="0" w:firstLineChars="0"/>
              <w:jc w:val="center"/>
              <w:rPr>
                <w:ins w:id="575" w:author="羊" w:date="2026-02-26T08:22:03Z"/>
                <w:rFonts w:hint="eastAsia" w:asciiTheme="minorEastAsia" w:hAnsiTheme="minorEastAsia" w:eastAsiaTheme="minorEastAsia" w:cstheme="minorEastAsia"/>
                <w:sz w:val="21"/>
                <w:szCs w:val="21"/>
              </w:rPr>
            </w:pPr>
          </w:p>
        </w:tc>
        <w:tc>
          <w:tcPr>
            <w:tcW w:w="633" w:type="pct"/>
            <w:tcBorders>
              <w:top w:val="single" w:color="000000" w:sz="4" w:space="0"/>
              <w:left w:val="single" w:color="000000" w:sz="4" w:space="0"/>
              <w:bottom w:val="single" w:color="000000" w:sz="4" w:space="0"/>
              <w:right w:val="single" w:color="000000" w:sz="4" w:space="0"/>
            </w:tcBorders>
            <w:vAlign w:val="center"/>
          </w:tcPr>
          <w:p w14:paraId="03EAAC98">
            <w:pPr>
              <w:adjustRightInd w:val="0"/>
              <w:snapToGrid w:val="0"/>
              <w:spacing w:beforeLines="0" w:afterLines="0" w:line="240" w:lineRule="auto"/>
              <w:ind w:firstLine="0" w:firstLineChars="0"/>
              <w:jc w:val="center"/>
              <w:rPr>
                <w:ins w:id="576" w:author="羊" w:date="2026-02-26T08:22:03Z"/>
                <w:rFonts w:hint="eastAsia" w:asciiTheme="minorEastAsia" w:hAnsiTheme="minorEastAsia" w:eastAsiaTheme="minorEastAsia" w:cstheme="minorEastAsia"/>
                <w:sz w:val="21"/>
                <w:szCs w:val="21"/>
              </w:rPr>
            </w:pPr>
          </w:p>
        </w:tc>
        <w:tc>
          <w:tcPr>
            <w:tcW w:w="448" w:type="pct"/>
            <w:tcBorders>
              <w:top w:val="single" w:color="000000" w:sz="4" w:space="0"/>
              <w:left w:val="single" w:color="000000" w:sz="4" w:space="0"/>
              <w:bottom w:val="single" w:color="000000" w:sz="4" w:space="0"/>
              <w:right w:val="single" w:color="000000" w:sz="4" w:space="0"/>
            </w:tcBorders>
            <w:vAlign w:val="center"/>
          </w:tcPr>
          <w:p w14:paraId="1B9B6674">
            <w:pPr>
              <w:adjustRightInd w:val="0"/>
              <w:snapToGrid w:val="0"/>
              <w:spacing w:beforeLines="0" w:afterLines="0" w:line="240" w:lineRule="auto"/>
              <w:ind w:firstLine="0" w:firstLineChars="0"/>
              <w:jc w:val="center"/>
              <w:rPr>
                <w:ins w:id="577" w:author="羊" w:date="2026-02-26T08:22:03Z"/>
                <w:rFonts w:hint="eastAsia" w:asciiTheme="minorEastAsia" w:hAnsiTheme="minorEastAsia" w:eastAsiaTheme="minorEastAsia" w:cstheme="minorEastAsia"/>
                <w:sz w:val="21"/>
                <w:szCs w:val="21"/>
              </w:rPr>
            </w:pPr>
          </w:p>
        </w:tc>
        <w:tc>
          <w:tcPr>
            <w:tcW w:w="473" w:type="pct"/>
            <w:tcBorders>
              <w:top w:val="single" w:color="000000" w:sz="4" w:space="0"/>
              <w:left w:val="single" w:color="000000" w:sz="4" w:space="0"/>
              <w:bottom w:val="single" w:color="000000" w:sz="4" w:space="0"/>
              <w:right w:val="single" w:color="000000" w:sz="4" w:space="0"/>
            </w:tcBorders>
            <w:vAlign w:val="center"/>
          </w:tcPr>
          <w:p w14:paraId="35691A50">
            <w:pPr>
              <w:adjustRightInd w:val="0"/>
              <w:snapToGrid w:val="0"/>
              <w:spacing w:beforeLines="0" w:afterLines="0" w:line="240" w:lineRule="auto"/>
              <w:ind w:firstLine="0" w:firstLineChars="0"/>
              <w:jc w:val="center"/>
              <w:rPr>
                <w:ins w:id="578" w:author="羊" w:date="2026-02-26T08:22:03Z"/>
                <w:rFonts w:hint="eastAsia" w:asciiTheme="minorEastAsia" w:hAnsiTheme="minorEastAsia" w:eastAsiaTheme="minorEastAsia" w:cstheme="minorEastAsia"/>
                <w:sz w:val="21"/>
                <w:szCs w:val="21"/>
              </w:rPr>
            </w:pPr>
          </w:p>
        </w:tc>
        <w:tc>
          <w:tcPr>
            <w:tcW w:w="641" w:type="pct"/>
            <w:tcBorders>
              <w:top w:val="single" w:color="000000" w:sz="4" w:space="0"/>
              <w:left w:val="single" w:color="000000" w:sz="4" w:space="0"/>
              <w:bottom w:val="single" w:color="000000" w:sz="4" w:space="0"/>
              <w:right w:val="single" w:color="000000" w:sz="12" w:space="0"/>
            </w:tcBorders>
            <w:vAlign w:val="center"/>
          </w:tcPr>
          <w:p w14:paraId="14C72846">
            <w:pPr>
              <w:adjustRightInd w:val="0"/>
              <w:snapToGrid w:val="0"/>
              <w:spacing w:beforeLines="0" w:afterLines="0" w:line="240" w:lineRule="auto"/>
              <w:ind w:firstLine="0" w:firstLineChars="0"/>
              <w:jc w:val="center"/>
              <w:rPr>
                <w:ins w:id="579" w:author="羊" w:date="2026-02-26T08:22:03Z"/>
                <w:rFonts w:hint="eastAsia" w:asciiTheme="minorEastAsia" w:hAnsiTheme="minorEastAsia" w:eastAsiaTheme="minorEastAsia" w:cstheme="minorEastAsia"/>
                <w:sz w:val="21"/>
                <w:szCs w:val="21"/>
              </w:rPr>
            </w:pPr>
          </w:p>
        </w:tc>
      </w:tr>
      <w:tr w14:paraId="0A26733B">
        <w:tblPrEx>
          <w:tblCellMar>
            <w:top w:w="0" w:type="dxa"/>
            <w:left w:w="0" w:type="dxa"/>
            <w:bottom w:w="0" w:type="dxa"/>
            <w:right w:w="0" w:type="dxa"/>
          </w:tblCellMar>
        </w:tblPrEx>
        <w:trPr>
          <w:trHeight w:val="340" w:hRule="atLeast"/>
          <w:ins w:id="580" w:author="羊" w:date="2026-02-26T08:22:03Z"/>
        </w:trPr>
        <w:tc>
          <w:tcPr>
            <w:tcW w:w="226" w:type="pct"/>
            <w:tcBorders>
              <w:top w:val="single" w:color="000000" w:sz="4" w:space="0"/>
              <w:left w:val="single" w:color="000000" w:sz="12" w:space="0"/>
              <w:bottom w:val="single" w:color="000000" w:sz="4" w:space="0"/>
              <w:right w:val="single" w:color="000000" w:sz="4" w:space="0"/>
            </w:tcBorders>
            <w:vAlign w:val="center"/>
          </w:tcPr>
          <w:p w14:paraId="0F5DECF3">
            <w:pPr>
              <w:adjustRightInd w:val="0"/>
              <w:snapToGrid w:val="0"/>
              <w:spacing w:beforeLines="0" w:afterLines="0" w:line="360" w:lineRule="auto"/>
              <w:ind w:firstLine="0" w:firstLineChars="0"/>
              <w:jc w:val="center"/>
              <w:rPr>
                <w:ins w:id="581" w:author="羊" w:date="2026-02-26T08:22:03Z"/>
                <w:rFonts w:hint="eastAsia" w:asciiTheme="minorEastAsia" w:hAnsiTheme="minorEastAsia" w:eastAsiaTheme="minorEastAsia" w:cstheme="minorEastAsia"/>
                <w:sz w:val="21"/>
                <w:szCs w:val="21"/>
              </w:rPr>
            </w:pPr>
          </w:p>
        </w:tc>
        <w:tc>
          <w:tcPr>
            <w:tcW w:w="307" w:type="pct"/>
            <w:tcBorders>
              <w:top w:val="single" w:color="000000" w:sz="4" w:space="0"/>
              <w:left w:val="single" w:color="000000" w:sz="4" w:space="0"/>
              <w:bottom w:val="single" w:color="000000" w:sz="4" w:space="0"/>
              <w:right w:val="single" w:color="000000" w:sz="4" w:space="0"/>
            </w:tcBorders>
            <w:vAlign w:val="center"/>
          </w:tcPr>
          <w:p w14:paraId="5AE91DF3">
            <w:pPr>
              <w:adjustRightInd w:val="0"/>
              <w:snapToGrid w:val="0"/>
              <w:spacing w:beforeLines="0" w:afterLines="0" w:line="360" w:lineRule="auto"/>
              <w:ind w:firstLine="0" w:firstLineChars="0"/>
              <w:jc w:val="center"/>
              <w:rPr>
                <w:ins w:id="582" w:author="羊" w:date="2026-02-26T08:22:03Z"/>
                <w:rFonts w:hint="eastAsia" w:asciiTheme="minorEastAsia" w:hAnsiTheme="minorEastAsia" w:eastAsiaTheme="minorEastAsia" w:cstheme="minorEastAsia"/>
                <w:sz w:val="21"/>
                <w:szCs w:val="21"/>
              </w:rPr>
            </w:pPr>
          </w:p>
        </w:tc>
        <w:tc>
          <w:tcPr>
            <w:tcW w:w="462" w:type="pct"/>
            <w:tcBorders>
              <w:top w:val="single" w:color="000000" w:sz="4" w:space="0"/>
              <w:left w:val="single" w:color="000000" w:sz="4" w:space="0"/>
              <w:bottom w:val="single" w:color="000000" w:sz="4" w:space="0"/>
              <w:right w:val="single" w:color="000000" w:sz="4" w:space="0"/>
            </w:tcBorders>
            <w:vAlign w:val="center"/>
          </w:tcPr>
          <w:p w14:paraId="199826A1">
            <w:pPr>
              <w:adjustRightInd w:val="0"/>
              <w:snapToGrid w:val="0"/>
              <w:spacing w:beforeLines="0" w:afterLines="0" w:line="360" w:lineRule="auto"/>
              <w:ind w:firstLine="0" w:firstLineChars="0"/>
              <w:jc w:val="center"/>
              <w:rPr>
                <w:ins w:id="583" w:author="羊" w:date="2026-02-26T08:22:03Z"/>
                <w:rFonts w:hint="eastAsia" w:asciiTheme="minorEastAsia" w:hAnsiTheme="minorEastAsia" w:eastAsiaTheme="minorEastAsia" w:cstheme="minorEastAsia"/>
                <w:sz w:val="21"/>
                <w:szCs w:val="21"/>
              </w:rPr>
            </w:pPr>
          </w:p>
        </w:tc>
        <w:tc>
          <w:tcPr>
            <w:tcW w:w="707" w:type="pct"/>
            <w:tcBorders>
              <w:top w:val="single" w:color="000000" w:sz="4" w:space="0"/>
              <w:left w:val="single" w:color="000000" w:sz="4" w:space="0"/>
              <w:bottom w:val="single" w:color="000000" w:sz="4" w:space="0"/>
              <w:right w:val="single" w:color="000000" w:sz="4" w:space="0"/>
            </w:tcBorders>
            <w:vAlign w:val="center"/>
          </w:tcPr>
          <w:p w14:paraId="038D8DBB">
            <w:pPr>
              <w:adjustRightInd w:val="0"/>
              <w:snapToGrid w:val="0"/>
              <w:spacing w:beforeLines="0" w:afterLines="0" w:line="360" w:lineRule="auto"/>
              <w:ind w:firstLine="0" w:firstLineChars="0"/>
              <w:jc w:val="center"/>
              <w:rPr>
                <w:ins w:id="584" w:author="羊" w:date="2026-02-26T08:22:03Z"/>
                <w:rFonts w:hint="eastAsia" w:asciiTheme="minorEastAsia" w:hAnsiTheme="minorEastAsia" w:eastAsiaTheme="minorEastAsia" w:cstheme="minorEastAsia"/>
                <w:sz w:val="21"/>
                <w:szCs w:val="21"/>
              </w:rPr>
            </w:pPr>
          </w:p>
        </w:tc>
        <w:tc>
          <w:tcPr>
            <w:tcW w:w="549" w:type="pct"/>
            <w:tcBorders>
              <w:top w:val="single" w:color="000000" w:sz="4" w:space="0"/>
              <w:left w:val="single" w:color="000000" w:sz="4" w:space="0"/>
              <w:bottom w:val="single" w:color="000000" w:sz="4" w:space="0"/>
              <w:right w:val="single" w:color="000000" w:sz="4" w:space="0"/>
            </w:tcBorders>
            <w:vAlign w:val="center"/>
          </w:tcPr>
          <w:p w14:paraId="62610473">
            <w:pPr>
              <w:adjustRightInd w:val="0"/>
              <w:snapToGrid w:val="0"/>
              <w:spacing w:beforeLines="0" w:afterLines="0" w:line="360" w:lineRule="auto"/>
              <w:ind w:firstLine="0" w:firstLineChars="0"/>
              <w:jc w:val="center"/>
              <w:rPr>
                <w:ins w:id="585" w:author="羊" w:date="2026-02-26T08:22:03Z"/>
                <w:rFonts w:hint="eastAsia" w:asciiTheme="minorEastAsia" w:hAnsiTheme="minorEastAsia" w:eastAsiaTheme="minorEastAsia" w:cstheme="minorEastAsia"/>
                <w:sz w:val="21"/>
                <w:szCs w:val="21"/>
              </w:rPr>
            </w:pPr>
          </w:p>
        </w:tc>
        <w:tc>
          <w:tcPr>
            <w:tcW w:w="549" w:type="pct"/>
            <w:tcBorders>
              <w:top w:val="single" w:color="000000" w:sz="4" w:space="0"/>
              <w:left w:val="single" w:color="000000" w:sz="4" w:space="0"/>
              <w:bottom w:val="single" w:color="000000" w:sz="4" w:space="0"/>
              <w:right w:val="single" w:color="000000" w:sz="4" w:space="0"/>
            </w:tcBorders>
            <w:vAlign w:val="center"/>
          </w:tcPr>
          <w:p w14:paraId="5BD83CF1">
            <w:pPr>
              <w:adjustRightInd w:val="0"/>
              <w:snapToGrid w:val="0"/>
              <w:spacing w:beforeLines="0" w:afterLines="0" w:line="360" w:lineRule="auto"/>
              <w:ind w:firstLine="0" w:firstLineChars="0"/>
              <w:jc w:val="center"/>
              <w:rPr>
                <w:ins w:id="586" w:author="羊" w:date="2026-02-26T08:22:03Z"/>
                <w:rFonts w:hint="eastAsia" w:asciiTheme="minorEastAsia" w:hAnsiTheme="minorEastAsia" w:eastAsiaTheme="minorEastAsia" w:cstheme="minorEastAsia"/>
                <w:sz w:val="21"/>
                <w:szCs w:val="21"/>
              </w:rPr>
            </w:pPr>
          </w:p>
        </w:tc>
        <w:tc>
          <w:tcPr>
            <w:tcW w:w="633" w:type="pct"/>
            <w:tcBorders>
              <w:top w:val="single" w:color="000000" w:sz="4" w:space="0"/>
              <w:left w:val="single" w:color="000000" w:sz="4" w:space="0"/>
              <w:bottom w:val="single" w:color="000000" w:sz="4" w:space="0"/>
              <w:right w:val="single" w:color="000000" w:sz="4" w:space="0"/>
            </w:tcBorders>
            <w:vAlign w:val="center"/>
          </w:tcPr>
          <w:p w14:paraId="1D6886BA">
            <w:pPr>
              <w:adjustRightInd w:val="0"/>
              <w:snapToGrid w:val="0"/>
              <w:spacing w:beforeLines="0" w:afterLines="0" w:line="360" w:lineRule="auto"/>
              <w:ind w:firstLine="0" w:firstLineChars="0"/>
              <w:jc w:val="center"/>
              <w:rPr>
                <w:ins w:id="587" w:author="羊" w:date="2026-02-26T08:22:03Z"/>
                <w:rFonts w:hint="eastAsia" w:asciiTheme="minorEastAsia" w:hAnsiTheme="minorEastAsia" w:eastAsiaTheme="minorEastAsia" w:cstheme="minorEastAsia"/>
                <w:sz w:val="21"/>
                <w:szCs w:val="21"/>
              </w:rPr>
            </w:pPr>
          </w:p>
        </w:tc>
        <w:tc>
          <w:tcPr>
            <w:tcW w:w="448" w:type="pct"/>
            <w:tcBorders>
              <w:top w:val="single" w:color="000000" w:sz="4" w:space="0"/>
              <w:left w:val="single" w:color="000000" w:sz="4" w:space="0"/>
              <w:bottom w:val="single" w:color="000000" w:sz="4" w:space="0"/>
              <w:right w:val="single" w:color="000000" w:sz="4" w:space="0"/>
            </w:tcBorders>
            <w:vAlign w:val="center"/>
          </w:tcPr>
          <w:p w14:paraId="0DBEF9E8">
            <w:pPr>
              <w:adjustRightInd w:val="0"/>
              <w:snapToGrid w:val="0"/>
              <w:spacing w:beforeLines="0" w:afterLines="0" w:line="360" w:lineRule="auto"/>
              <w:ind w:firstLine="0" w:firstLineChars="0"/>
              <w:jc w:val="center"/>
              <w:rPr>
                <w:ins w:id="588" w:author="羊" w:date="2026-02-26T08:22:03Z"/>
                <w:rFonts w:hint="eastAsia" w:asciiTheme="minorEastAsia" w:hAnsiTheme="minorEastAsia" w:eastAsiaTheme="minorEastAsia" w:cstheme="minorEastAsia"/>
                <w:sz w:val="21"/>
                <w:szCs w:val="21"/>
              </w:rPr>
            </w:pPr>
          </w:p>
        </w:tc>
        <w:tc>
          <w:tcPr>
            <w:tcW w:w="473" w:type="pct"/>
            <w:tcBorders>
              <w:top w:val="single" w:color="000000" w:sz="4" w:space="0"/>
              <w:left w:val="single" w:color="000000" w:sz="4" w:space="0"/>
              <w:bottom w:val="single" w:color="000000" w:sz="4" w:space="0"/>
              <w:right w:val="single" w:color="000000" w:sz="4" w:space="0"/>
            </w:tcBorders>
            <w:vAlign w:val="center"/>
          </w:tcPr>
          <w:p w14:paraId="42FFC4D2">
            <w:pPr>
              <w:adjustRightInd w:val="0"/>
              <w:snapToGrid w:val="0"/>
              <w:spacing w:beforeLines="0" w:afterLines="0" w:line="360" w:lineRule="auto"/>
              <w:ind w:firstLine="0" w:firstLineChars="0"/>
              <w:jc w:val="center"/>
              <w:rPr>
                <w:ins w:id="589" w:author="羊" w:date="2026-02-26T08:22:03Z"/>
                <w:rFonts w:hint="eastAsia" w:asciiTheme="minorEastAsia" w:hAnsiTheme="minorEastAsia" w:eastAsiaTheme="minorEastAsia" w:cstheme="minorEastAsia"/>
                <w:sz w:val="21"/>
                <w:szCs w:val="21"/>
              </w:rPr>
            </w:pPr>
          </w:p>
        </w:tc>
        <w:tc>
          <w:tcPr>
            <w:tcW w:w="641" w:type="pct"/>
            <w:tcBorders>
              <w:top w:val="single" w:color="000000" w:sz="4" w:space="0"/>
              <w:left w:val="single" w:color="000000" w:sz="4" w:space="0"/>
              <w:bottom w:val="single" w:color="000000" w:sz="4" w:space="0"/>
              <w:right w:val="single" w:color="000000" w:sz="12" w:space="0"/>
            </w:tcBorders>
            <w:vAlign w:val="center"/>
          </w:tcPr>
          <w:p w14:paraId="24802D18">
            <w:pPr>
              <w:adjustRightInd w:val="0"/>
              <w:snapToGrid w:val="0"/>
              <w:spacing w:beforeLines="0" w:afterLines="0" w:line="360" w:lineRule="auto"/>
              <w:ind w:firstLine="0" w:firstLineChars="0"/>
              <w:jc w:val="center"/>
              <w:rPr>
                <w:ins w:id="590" w:author="羊" w:date="2026-02-26T08:22:03Z"/>
                <w:rFonts w:hint="eastAsia" w:asciiTheme="minorEastAsia" w:hAnsiTheme="minorEastAsia" w:eastAsiaTheme="minorEastAsia" w:cstheme="minorEastAsia"/>
                <w:sz w:val="21"/>
                <w:szCs w:val="21"/>
              </w:rPr>
            </w:pPr>
          </w:p>
        </w:tc>
      </w:tr>
      <w:tr w14:paraId="3AB18048">
        <w:tblPrEx>
          <w:tblCellMar>
            <w:top w:w="0" w:type="dxa"/>
            <w:left w:w="0" w:type="dxa"/>
            <w:bottom w:w="0" w:type="dxa"/>
            <w:right w:w="0" w:type="dxa"/>
          </w:tblCellMar>
        </w:tblPrEx>
        <w:trPr>
          <w:trHeight w:val="340" w:hRule="atLeast"/>
          <w:ins w:id="591" w:author="羊" w:date="2026-02-26T08:22:03Z"/>
        </w:trPr>
        <w:tc>
          <w:tcPr>
            <w:tcW w:w="226" w:type="pct"/>
            <w:tcBorders>
              <w:top w:val="single" w:color="000000" w:sz="4" w:space="0"/>
              <w:left w:val="single" w:color="000000" w:sz="12" w:space="0"/>
              <w:bottom w:val="single" w:color="000000" w:sz="12" w:space="0"/>
              <w:right w:val="single" w:color="000000" w:sz="4" w:space="0"/>
            </w:tcBorders>
            <w:vAlign w:val="center"/>
          </w:tcPr>
          <w:p w14:paraId="7C3E9327">
            <w:pPr>
              <w:adjustRightInd w:val="0"/>
              <w:snapToGrid w:val="0"/>
              <w:spacing w:beforeLines="0" w:afterLines="0" w:line="360" w:lineRule="auto"/>
              <w:ind w:firstLine="0" w:firstLineChars="0"/>
              <w:jc w:val="both"/>
              <w:rPr>
                <w:ins w:id="592" w:author="羊" w:date="2026-02-26T08:22:03Z"/>
                <w:rFonts w:hint="eastAsia" w:asciiTheme="minorEastAsia" w:hAnsiTheme="minorEastAsia" w:eastAsiaTheme="minorEastAsia" w:cstheme="minorEastAsia"/>
                <w:sz w:val="21"/>
                <w:szCs w:val="21"/>
              </w:rPr>
            </w:pPr>
          </w:p>
        </w:tc>
        <w:tc>
          <w:tcPr>
            <w:tcW w:w="307" w:type="pct"/>
            <w:tcBorders>
              <w:top w:val="single" w:color="000000" w:sz="4" w:space="0"/>
              <w:left w:val="single" w:color="000000" w:sz="4" w:space="0"/>
              <w:bottom w:val="single" w:color="000000" w:sz="12" w:space="0"/>
              <w:right w:val="single" w:color="000000" w:sz="4" w:space="0"/>
            </w:tcBorders>
            <w:vAlign w:val="center"/>
          </w:tcPr>
          <w:p w14:paraId="1B261F5A">
            <w:pPr>
              <w:adjustRightInd w:val="0"/>
              <w:snapToGrid w:val="0"/>
              <w:spacing w:beforeLines="0" w:afterLines="0" w:line="360" w:lineRule="auto"/>
              <w:ind w:firstLine="0" w:firstLineChars="0"/>
              <w:jc w:val="both"/>
              <w:rPr>
                <w:ins w:id="593" w:author="羊" w:date="2026-02-26T08:22:03Z"/>
                <w:rFonts w:hint="eastAsia" w:asciiTheme="minorEastAsia" w:hAnsiTheme="minorEastAsia" w:eastAsiaTheme="minorEastAsia" w:cstheme="minorEastAsia"/>
                <w:sz w:val="21"/>
                <w:szCs w:val="21"/>
              </w:rPr>
            </w:pPr>
          </w:p>
        </w:tc>
        <w:tc>
          <w:tcPr>
            <w:tcW w:w="462" w:type="pct"/>
            <w:tcBorders>
              <w:top w:val="single" w:color="000000" w:sz="4" w:space="0"/>
              <w:left w:val="single" w:color="000000" w:sz="4" w:space="0"/>
              <w:bottom w:val="single" w:color="000000" w:sz="12" w:space="0"/>
              <w:right w:val="single" w:color="000000" w:sz="4" w:space="0"/>
            </w:tcBorders>
            <w:vAlign w:val="center"/>
          </w:tcPr>
          <w:p w14:paraId="42ADC028">
            <w:pPr>
              <w:adjustRightInd w:val="0"/>
              <w:snapToGrid w:val="0"/>
              <w:spacing w:beforeLines="0" w:afterLines="0" w:line="360" w:lineRule="auto"/>
              <w:ind w:firstLine="0" w:firstLineChars="0"/>
              <w:jc w:val="both"/>
              <w:rPr>
                <w:ins w:id="594" w:author="羊" w:date="2026-02-26T08:22:03Z"/>
                <w:rFonts w:hint="eastAsia" w:asciiTheme="minorEastAsia" w:hAnsiTheme="minorEastAsia" w:eastAsiaTheme="minorEastAsia" w:cstheme="minorEastAsia"/>
                <w:sz w:val="21"/>
                <w:szCs w:val="21"/>
              </w:rPr>
            </w:pPr>
          </w:p>
        </w:tc>
        <w:tc>
          <w:tcPr>
            <w:tcW w:w="707" w:type="pct"/>
            <w:tcBorders>
              <w:top w:val="single" w:color="000000" w:sz="4" w:space="0"/>
              <w:left w:val="single" w:color="000000" w:sz="4" w:space="0"/>
              <w:bottom w:val="single" w:color="000000" w:sz="12" w:space="0"/>
              <w:right w:val="single" w:color="000000" w:sz="4" w:space="0"/>
            </w:tcBorders>
            <w:vAlign w:val="center"/>
          </w:tcPr>
          <w:p w14:paraId="2006E7D1">
            <w:pPr>
              <w:adjustRightInd w:val="0"/>
              <w:snapToGrid w:val="0"/>
              <w:spacing w:beforeLines="0" w:afterLines="0" w:line="360" w:lineRule="auto"/>
              <w:ind w:firstLine="0" w:firstLineChars="0"/>
              <w:jc w:val="both"/>
              <w:rPr>
                <w:ins w:id="595" w:author="羊" w:date="2026-02-26T08:22:03Z"/>
                <w:rFonts w:hint="eastAsia" w:asciiTheme="minorEastAsia" w:hAnsiTheme="minorEastAsia" w:eastAsiaTheme="minorEastAsia" w:cstheme="minorEastAsia"/>
                <w:sz w:val="21"/>
                <w:szCs w:val="21"/>
              </w:rPr>
            </w:pPr>
          </w:p>
        </w:tc>
        <w:tc>
          <w:tcPr>
            <w:tcW w:w="549" w:type="pct"/>
            <w:tcBorders>
              <w:top w:val="single" w:color="000000" w:sz="4" w:space="0"/>
              <w:left w:val="single" w:color="000000" w:sz="4" w:space="0"/>
              <w:bottom w:val="single" w:color="000000" w:sz="12" w:space="0"/>
              <w:right w:val="single" w:color="000000" w:sz="4" w:space="0"/>
            </w:tcBorders>
            <w:vAlign w:val="center"/>
          </w:tcPr>
          <w:p w14:paraId="1B1B414C">
            <w:pPr>
              <w:adjustRightInd w:val="0"/>
              <w:snapToGrid w:val="0"/>
              <w:spacing w:beforeLines="0" w:afterLines="0" w:line="360" w:lineRule="auto"/>
              <w:ind w:firstLine="0" w:firstLineChars="0"/>
              <w:jc w:val="both"/>
              <w:rPr>
                <w:ins w:id="596" w:author="羊" w:date="2026-02-26T08:22:03Z"/>
                <w:rFonts w:hint="eastAsia" w:asciiTheme="minorEastAsia" w:hAnsiTheme="minorEastAsia" w:eastAsiaTheme="minorEastAsia" w:cstheme="minorEastAsia"/>
                <w:sz w:val="21"/>
                <w:szCs w:val="21"/>
              </w:rPr>
            </w:pPr>
          </w:p>
        </w:tc>
        <w:tc>
          <w:tcPr>
            <w:tcW w:w="549" w:type="pct"/>
            <w:tcBorders>
              <w:top w:val="single" w:color="000000" w:sz="4" w:space="0"/>
              <w:left w:val="single" w:color="000000" w:sz="4" w:space="0"/>
              <w:bottom w:val="single" w:color="000000" w:sz="12" w:space="0"/>
              <w:right w:val="single" w:color="000000" w:sz="4" w:space="0"/>
            </w:tcBorders>
            <w:vAlign w:val="center"/>
          </w:tcPr>
          <w:p w14:paraId="2616043F">
            <w:pPr>
              <w:adjustRightInd w:val="0"/>
              <w:snapToGrid w:val="0"/>
              <w:spacing w:beforeLines="0" w:afterLines="0" w:line="360" w:lineRule="auto"/>
              <w:ind w:firstLine="0" w:firstLineChars="0"/>
              <w:jc w:val="both"/>
              <w:rPr>
                <w:ins w:id="597" w:author="羊" w:date="2026-02-26T08:22:03Z"/>
                <w:rFonts w:hint="eastAsia" w:asciiTheme="minorEastAsia" w:hAnsiTheme="minorEastAsia" w:eastAsiaTheme="minorEastAsia" w:cstheme="minorEastAsia"/>
                <w:sz w:val="21"/>
                <w:szCs w:val="21"/>
              </w:rPr>
            </w:pPr>
          </w:p>
        </w:tc>
        <w:tc>
          <w:tcPr>
            <w:tcW w:w="633" w:type="pct"/>
            <w:tcBorders>
              <w:top w:val="single" w:color="000000" w:sz="4" w:space="0"/>
              <w:left w:val="single" w:color="000000" w:sz="4" w:space="0"/>
              <w:bottom w:val="single" w:color="000000" w:sz="12" w:space="0"/>
              <w:right w:val="single" w:color="000000" w:sz="4" w:space="0"/>
            </w:tcBorders>
            <w:vAlign w:val="center"/>
          </w:tcPr>
          <w:p w14:paraId="3694737E">
            <w:pPr>
              <w:adjustRightInd w:val="0"/>
              <w:snapToGrid w:val="0"/>
              <w:spacing w:beforeLines="0" w:afterLines="0" w:line="360" w:lineRule="auto"/>
              <w:ind w:firstLine="0" w:firstLineChars="0"/>
              <w:jc w:val="both"/>
              <w:rPr>
                <w:ins w:id="598" w:author="羊" w:date="2026-02-26T08:22:03Z"/>
                <w:rFonts w:hint="eastAsia" w:asciiTheme="minorEastAsia" w:hAnsiTheme="minorEastAsia" w:eastAsiaTheme="minorEastAsia" w:cstheme="minorEastAsia"/>
                <w:sz w:val="21"/>
                <w:szCs w:val="21"/>
              </w:rPr>
            </w:pPr>
          </w:p>
        </w:tc>
        <w:tc>
          <w:tcPr>
            <w:tcW w:w="448" w:type="pct"/>
            <w:tcBorders>
              <w:top w:val="single" w:color="000000" w:sz="4" w:space="0"/>
              <w:left w:val="single" w:color="000000" w:sz="4" w:space="0"/>
              <w:bottom w:val="single" w:color="000000" w:sz="12" w:space="0"/>
              <w:right w:val="single" w:color="000000" w:sz="4" w:space="0"/>
            </w:tcBorders>
            <w:vAlign w:val="center"/>
          </w:tcPr>
          <w:p w14:paraId="6A24B1C4">
            <w:pPr>
              <w:adjustRightInd w:val="0"/>
              <w:snapToGrid w:val="0"/>
              <w:spacing w:beforeLines="0" w:afterLines="0" w:line="360" w:lineRule="auto"/>
              <w:ind w:firstLine="0" w:firstLineChars="0"/>
              <w:jc w:val="both"/>
              <w:rPr>
                <w:ins w:id="599" w:author="羊" w:date="2026-02-26T08:22:03Z"/>
                <w:rFonts w:hint="eastAsia" w:asciiTheme="minorEastAsia" w:hAnsiTheme="minorEastAsia" w:eastAsiaTheme="minorEastAsia" w:cstheme="minorEastAsia"/>
                <w:sz w:val="21"/>
                <w:szCs w:val="21"/>
              </w:rPr>
            </w:pPr>
          </w:p>
        </w:tc>
        <w:tc>
          <w:tcPr>
            <w:tcW w:w="473" w:type="pct"/>
            <w:tcBorders>
              <w:top w:val="single" w:color="000000" w:sz="4" w:space="0"/>
              <w:left w:val="single" w:color="000000" w:sz="4" w:space="0"/>
              <w:bottom w:val="single" w:color="000000" w:sz="12" w:space="0"/>
              <w:right w:val="single" w:color="000000" w:sz="4" w:space="0"/>
            </w:tcBorders>
            <w:vAlign w:val="center"/>
          </w:tcPr>
          <w:p w14:paraId="13B5D766">
            <w:pPr>
              <w:adjustRightInd w:val="0"/>
              <w:snapToGrid w:val="0"/>
              <w:spacing w:beforeLines="0" w:afterLines="0" w:line="360" w:lineRule="auto"/>
              <w:ind w:firstLine="0" w:firstLineChars="0"/>
              <w:jc w:val="both"/>
              <w:rPr>
                <w:ins w:id="600" w:author="羊" w:date="2026-02-26T08:22:03Z"/>
                <w:rFonts w:hint="eastAsia" w:asciiTheme="minorEastAsia" w:hAnsiTheme="minorEastAsia" w:eastAsiaTheme="minorEastAsia" w:cstheme="minorEastAsia"/>
                <w:sz w:val="21"/>
                <w:szCs w:val="21"/>
              </w:rPr>
            </w:pPr>
          </w:p>
        </w:tc>
        <w:tc>
          <w:tcPr>
            <w:tcW w:w="641" w:type="pct"/>
            <w:tcBorders>
              <w:top w:val="single" w:color="000000" w:sz="4" w:space="0"/>
              <w:left w:val="single" w:color="000000" w:sz="4" w:space="0"/>
              <w:bottom w:val="single" w:color="000000" w:sz="12" w:space="0"/>
              <w:right w:val="single" w:color="000000" w:sz="12" w:space="0"/>
            </w:tcBorders>
            <w:vAlign w:val="center"/>
          </w:tcPr>
          <w:p w14:paraId="04632F22">
            <w:pPr>
              <w:adjustRightInd w:val="0"/>
              <w:snapToGrid w:val="0"/>
              <w:spacing w:beforeLines="0" w:afterLines="0" w:line="360" w:lineRule="auto"/>
              <w:ind w:firstLine="0" w:firstLineChars="0"/>
              <w:jc w:val="both"/>
              <w:rPr>
                <w:ins w:id="601" w:author="羊" w:date="2026-02-26T08:22:03Z"/>
                <w:rFonts w:hint="eastAsia" w:asciiTheme="minorEastAsia" w:hAnsiTheme="minorEastAsia" w:eastAsiaTheme="minorEastAsia" w:cstheme="minorEastAsia"/>
                <w:sz w:val="21"/>
                <w:szCs w:val="21"/>
              </w:rPr>
            </w:pPr>
          </w:p>
        </w:tc>
      </w:tr>
    </w:tbl>
    <w:p w14:paraId="2D7701A9">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5CD564BD">
      <w:pPr>
        <w:keepNext w:val="0"/>
        <w:keepLines w:val="0"/>
        <w:pageBreakBefore w:val="0"/>
        <w:widowControl w:val="0"/>
        <w:tabs>
          <w:tab w:val="left" w:pos="655"/>
        </w:tabs>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103" w:name="11  开工和竣工（完工）"/>
      <w:bookmarkEnd w:id="103"/>
      <w:bookmarkStart w:id="104" w:name="_bookmark95"/>
      <w:bookmarkEnd w:id="104"/>
      <w:r>
        <w:rPr>
          <w:rFonts w:ascii="宋体" w:hAnsi="宋体" w:eastAsia="宋体" w:cs="宋体"/>
          <w:b/>
          <w:bCs/>
          <w:i w:val="0"/>
          <w:snapToGrid w:val="0"/>
          <w:spacing w:val="0"/>
          <w:w w:val="100"/>
          <w:position w:val="0"/>
          <w:sz w:val="21"/>
          <w:szCs w:val="21"/>
        </w:rPr>
        <w:t>11</w:t>
      </w:r>
      <w:r>
        <w:rPr>
          <w:rFonts w:ascii="宋体" w:hAnsi="宋体" w:eastAsia="宋体" w:cs="宋体"/>
          <w:b/>
          <w:bCs/>
          <w:i w:val="0"/>
          <w:snapToGrid w:val="0"/>
          <w:spacing w:val="0"/>
          <w:w w:val="100"/>
          <w:position w:val="0"/>
          <w:sz w:val="21"/>
          <w:szCs w:val="21"/>
        </w:rPr>
        <w:tab/>
      </w:r>
      <w:ins w:id="602" w:author="羊" w:date="2026-02-26T08:23:44Z">
        <w:r>
          <w:rPr>
            <w:rFonts w:hint="eastAsia" w:ascii="宋体" w:hAnsi="宋体" w:eastAsia="宋体" w:cs="宋体"/>
            <w:b/>
            <w:bCs/>
            <w:i w:val="0"/>
            <w:snapToGrid w:val="0"/>
            <w:spacing w:val="0"/>
            <w:w w:val="100"/>
            <w:position w:val="0"/>
            <w:sz w:val="21"/>
            <w:szCs w:val="21"/>
            <w:lang w:val="en-US" w:eastAsia="zh-CN"/>
          </w:rPr>
          <w:t xml:space="preserve"> </w:t>
        </w:r>
      </w:ins>
      <w:r>
        <w:rPr>
          <w:rFonts w:ascii="宋体" w:hAnsi="宋体" w:eastAsia="宋体" w:cs="宋体"/>
          <w:b/>
          <w:bCs/>
          <w:i w:val="0"/>
          <w:snapToGrid w:val="0"/>
          <w:spacing w:val="0"/>
          <w:w w:val="100"/>
          <w:position w:val="0"/>
          <w:sz w:val="21"/>
          <w:szCs w:val="21"/>
        </w:rPr>
        <w:t>开工和竣工（完工）</w:t>
      </w:r>
    </w:p>
    <w:p w14:paraId="6D1620A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05" w:name="11.1开工"/>
      <w:bookmarkEnd w:id="105"/>
      <w:r>
        <w:rPr>
          <w:rFonts w:ascii="宋体" w:hAnsi="宋体" w:eastAsia="宋体" w:cs="宋体"/>
          <w:b w:val="0"/>
          <w:bCs w:val="0"/>
          <w:i w:val="0"/>
          <w:snapToGrid w:val="0"/>
          <w:spacing w:val="0"/>
          <w:w w:val="100"/>
          <w:position w:val="0"/>
          <w:sz w:val="21"/>
          <w:szCs w:val="21"/>
        </w:rPr>
        <w:t>11.1开工</w:t>
      </w:r>
    </w:p>
    <w:p w14:paraId="2317379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11.1.1监理人应在开工日期7天前向承包人发出开工通知。监理人在发出开工通知前应获得发包人同意。工期自监理人发出的开工通知中载明的开工日期起计算。承包人应在开工日期后尽快施工。</w:t>
      </w:r>
    </w:p>
    <w:p w14:paraId="4AD7D7B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11.1.2承包人应按第10.1款约定的合同进度计划，向监理人提交工程开工报审表，经监理人审批后执行。开工报审表应详细说明按合同进度计划正常施工所需的施工道路、临时设施、材料设备、施工人员等施工组织措施的落实情况以及工程的进度安排。</w:t>
      </w:r>
    </w:p>
    <w:p w14:paraId="075085D5">
      <w:pPr>
        <w:pStyle w:val="12"/>
        <w:keepNext w:val="0"/>
        <w:keepLines w:val="0"/>
        <w:pageBreakBefore w:val="0"/>
        <w:widowControl w:val="0"/>
        <w:tabs>
          <w:tab w:val="left" w:pos="149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11.1.3若发包人未能按合同约定向承包人提供开工的必要条件，承包人有权要求延长工期。监理人</w:t>
      </w:r>
    </w:p>
    <w:p w14:paraId="7F2D683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应在收到承包人的书面要求后，按第3.5款的约定，与合同双方商定或确定增加的费用和延长的工期。</w:t>
      </w:r>
    </w:p>
    <w:p w14:paraId="15851142">
      <w:pPr>
        <w:pStyle w:val="12"/>
        <w:keepNext w:val="0"/>
        <w:keepLines w:val="0"/>
        <w:pageBreakBefore w:val="0"/>
        <w:widowControl w:val="0"/>
        <w:tabs>
          <w:tab w:val="left" w:pos="1497"/>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11.1.4承包人在接到开工通知后14天内未按进度计划要求及时进场组织施工，监理人可通知承包人在接到通知后7天内提交一份说明其进场延误的书面报告，报送监理人。书面报告应说明不能及时进场的原因和补救措施，由此增加的费用和工期延误责任由承包人承担。</w:t>
      </w:r>
    </w:p>
    <w:p w14:paraId="3431974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06" w:name="11.2 竣工（完工）"/>
      <w:bookmarkEnd w:id="106"/>
      <w:r>
        <w:rPr>
          <w:rFonts w:ascii="宋体" w:hAnsi="宋体" w:eastAsia="宋体" w:cs="宋体"/>
          <w:b w:val="0"/>
          <w:bCs w:val="0"/>
          <w:i w:val="0"/>
          <w:snapToGrid w:val="0"/>
          <w:spacing w:val="0"/>
          <w:w w:val="100"/>
          <w:position w:val="0"/>
          <w:sz w:val="21"/>
          <w:szCs w:val="21"/>
        </w:rPr>
        <w:t>11.2竣工（完工）</w:t>
      </w:r>
    </w:p>
    <w:p w14:paraId="115E119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承包人应在第1.1.4.3目约定的期限内完成合同工程。合同工程实际完工日期在合同工程完工证书中明确。</w:t>
      </w:r>
    </w:p>
    <w:p w14:paraId="17E79F0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03" w:author="羊" w:date="2026-02-26T08:23:15Z"/>
          <w:rFonts w:ascii="宋体" w:hAnsi="宋体" w:eastAsia="宋体" w:cs="宋体"/>
          <w:b w:val="0"/>
          <w:bCs w:val="0"/>
          <w:i w:val="0"/>
          <w:snapToGrid w:val="0"/>
          <w:spacing w:val="0"/>
          <w:w w:val="100"/>
          <w:position w:val="0"/>
          <w:sz w:val="21"/>
          <w:szCs w:val="21"/>
        </w:rPr>
      </w:pPr>
      <w:bookmarkStart w:id="107" w:name="11.3 发包人的工期延误"/>
      <w:bookmarkEnd w:id="107"/>
      <w:r>
        <w:rPr>
          <w:rFonts w:ascii="宋体" w:hAnsi="宋体" w:eastAsia="宋体" w:cs="宋体"/>
          <w:b w:val="0"/>
          <w:bCs w:val="0"/>
          <w:i w:val="0"/>
          <w:snapToGrid w:val="0"/>
          <w:spacing w:val="0"/>
          <w:w w:val="100"/>
          <w:position w:val="0"/>
          <w:sz w:val="21"/>
          <w:szCs w:val="21"/>
        </w:rPr>
        <w:t>11.3发包人的工期延误</w:t>
      </w:r>
    </w:p>
    <w:p w14:paraId="22C3BA2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在履行合同过程中，由于发包人的下列原因造成工期延误的，承包人有权要求发包人延长工期和（或）增加费用，并支付合理利润。需要修订合同进度计划的，按照第10.2款的约定办理。</w:t>
      </w:r>
    </w:p>
    <w:p w14:paraId="4063C05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（1）增加合同工作内容；</w:t>
      </w:r>
    </w:p>
    <w:p w14:paraId="4B205C3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（2）改变合同中任何一项工作的质量要求或其他特性；</w:t>
      </w:r>
    </w:p>
    <w:p w14:paraId="6CCC2BA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（3）发包人迟延提供材料、工程设备或变更交货地点的；</w:t>
      </w:r>
    </w:p>
    <w:p w14:paraId="29D70B5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（4）因发包人原因导致的暂停施工；</w:t>
      </w:r>
    </w:p>
    <w:p w14:paraId="1099B43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（5）提供图纸延误；</w:t>
      </w:r>
    </w:p>
    <w:p w14:paraId="6D3E611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（6）未按合同约定及时支付预付款、进度款；</w:t>
      </w:r>
    </w:p>
    <w:p w14:paraId="54CEB08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04" w:author="羊" w:date="2026-02-26T08:23:2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（7）发包人造成工期延误的其他原因。</w:t>
      </w:r>
      <w:bookmarkStart w:id="108" w:name="11.4异常恶劣的气候条件"/>
      <w:bookmarkEnd w:id="108"/>
    </w:p>
    <w:p w14:paraId="55F2593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11.4异常恶劣的气候条件</w:t>
      </w:r>
    </w:p>
    <w:p w14:paraId="59362D7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11.4.1当工程所在地发生危及施工安全的异常恶劣气候时，发包人和承包人应按本合同通用合同条款第12条的约定，及时采取暂停施工或部分暂停施工措施。异常恶劣气候条件解除后，承包人应及时安排复工。</w:t>
      </w:r>
    </w:p>
    <w:p w14:paraId="3C5B008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11.4.2异常恶劣气候条件造成的工期延误和工程损坏，应由发包人与承包人参照本合同通用合同条款第21.3款的约定共同协商处理。</w:t>
      </w:r>
    </w:p>
    <w:p w14:paraId="5C72FDF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11.4.3本合同工程界定异常恶劣气候条件的范围在专用合同条款中约定。</w:t>
      </w:r>
    </w:p>
    <w:p w14:paraId="24C4FAA2">
      <w:pPr>
        <w:pStyle w:val="12"/>
        <w:keepNext w:val="0"/>
        <w:keepLines w:val="0"/>
        <w:pageBreakBefore w:val="0"/>
        <w:widowControl w:val="0"/>
        <w:tabs>
          <w:tab w:val="left" w:pos="116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09" w:name="11.5  承包人工期延误 "/>
      <w:bookmarkEnd w:id="109"/>
      <w:r>
        <w:rPr>
          <w:rFonts w:ascii="宋体" w:hAnsi="宋体" w:eastAsia="宋体" w:cs="宋体"/>
          <w:b w:val="0"/>
          <w:bCs w:val="0"/>
          <w:i w:val="0"/>
          <w:snapToGrid w:val="0"/>
          <w:spacing w:val="0"/>
          <w:w w:val="100"/>
          <w:position w:val="0"/>
          <w:sz w:val="21"/>
          <w:szCs w:val="21"/>
        </w:rPr>
        <w:t>11.5承包人工期延误由于承包人原因，未能按合同进度计划完成工作，或监理人认为承包人施工进度不能满足合同工期要求的，承包人应采取措施加快进度，并承担加快进度所增加的费用。由于承包人原因造成工期延误，承包人应支付逾期竣工违约金。逾期竣工违约金的计算方法在专用合同条款中约定。承包人支付逾期竣工违约金，不免除承包人完成工程及修补缺陷的义务。</w:t>
      </w:r>
    </w:p>
    <w:p w14:paraId="298230C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10" w:name="11.6工期提前"/>
      <w:bookmarkEnd w:id="110"/>
      <w:r>
        <w:rPr>
          <w:rFonts w:ascii="宋体" w:hAnsi="宋体" w:eastAsia="宋体" w:cs="宋体"/>
          <w:b w:val="0"/>
          <w:bCs w:val="0"/>
          <w:i w:val="0"/>
          <w:snapToGrid w:val="0"/>
          <w:spacing w:val="0"/>
          <w:w w:val="100"/>
          <w:position w:val="0"/>
          <w:sz w:val="21"/>
          <w:szCs w:val="21"/>
        </w:rPr>
        <w:t>11.6工期提前发包人要求承包人提前完工，或承包人提出提前完工的建议能够给发包人带来效益的，应由监理人与承包人共同协商采取加快工程进度的措施和修订合同进度计划。发包人应承担承包人由此增加的费用，并向承包人支付专用合同条款约定的相应奖金。</w:t>
      </w:r>
    </w:p>
    <w:p w14:paraId="4637AA5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发包人要求提前完工的，双方协商一致后应签订提前完工协议，协议内容包括：</w:t>
      </w:r>
    </w:p>
    <w:p w14:paraId="427A56E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（1）提前的时间和修订后的进度计划。</w:t>
      </w:r>
    </w:p>
    <w:p w14:paraId="75E6610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（2）承包人的赶工措施。</w:t>
      </w:r>
    </w:p>
    <w:p w14:paraId="2945AF0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（3）发包人为赶工提供的条件。</w:t>
      </w:r>
    </w:p>
    <w:p w14:paraId="050914ED">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ins w:id="605" w:author="羊" w:date="2026-02-26T08:25:2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（4）赶工费用（包括利润和奖金）</w:t>
      </w:r>
      <w:bookmarkStart w:id="111" w:name="12. 暂停施工"/>
      <w:bookmarkEnd w:id="111"/>
      <w:bookmarkStart w:id="112" w:name="_bookmark96"/>
      <w:bookmarkEnd w:id="112"/>
    </w:p>
    <w:p w14:paraId="0FB40FF7">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r>
        <w:rPr>
          <w:rFonts w:ascii="宋体" w:hAnsi="宋体" w:eastAsia="宋体" w:cs="宋体"/>
          <w:b/>
          <w:bCs/>
          <w:i w:val="0"/>
          <w:snapToGrid w:val="0"/>
          <w:spacing w:val="0"/>
          <w:w w:val="100"/>
          <w:position w:val="0"/>
          <w:sz w:val="21"/>
          <w:szCs w:val="21"/>
        </w:rPr>
        <w:t>12</w:t>
      </w:r>
      <w:r>
        <w:rPr>
          <w:rFonts w:hint="default" w:ascii="宋体" w:hAnsi="宋体" w:eastAsia="宋体" w:cs="宋体"/>
          <w:b/>
          <w:bCs/>
          <w:i w:val="0"/>
          <w:snapToGrid w:val="0"/>
          <w:spacing w:val="0"/>
          <w:w w:val="100"/>
          <w:position w:val="0"/>
          <w:sz w:val="21"/>
          <w:szCs w:val="21"/>
          <w:lang w:val="en-US"/>
        </w:rPr>
        <w:t>.</w:t>
      </w:r>
      <w:ins w:id="606" w:author="羊" w:date="2026-02-26T08:25:24Z">
        <w:r>
          <w:rPr>
            <w:rFonts w:hint="eastAsia" w:ascii="宋体" w:hAnsi="宋体" w:eastAsia="宋体" w:cs="宋体"/>
            <w:b/>
            <w:bCs/>
            <w:i w:val="0"/>
            <w:snapToGrid w:val="0"/>
            <w:spacing w:val="0"/>
            <w:w w:val="100"/>
            <w:position w:val="0"/>
            <w:sz w:val="21"/>
            <w:szCs w:val="21"/>
            <w:lang w:val="en-US" w:eastAsia="zh-CN"/>
          </w:rPr>
          <w:t xml:space="preserve"> </w:t>
        </w:r>
      </w:ins>
      <w:r>
        <w:rPr>
          <w:rFonts w:ascii="宋体" w:hAnsi="宋体" w:eastAsia="宋体" w:cs="宋体"/>
          <w:b/>
          <w:bCs/>
          <w:i w:val="0"/>
          <w:snapToGrid w:val="0"/>
          <w:spacing w:val="0"/>
          <w:w w:val="100"/>
          <w:position w:val="0"/>
          <w:sz w:val="21"/>
          <w:szCs w:val="21"/>
        </w:rPr>
        <w:t>暂停施工</w:t>
      </w:r>
    </w:p>
    <w:p w14:paraId="7843FE9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07" w:author="羊" w:date="2026-02-26T08:25:58Z"/>
          <w:rFonts w:ascii="宋体" w:hAnsi="宋体" w:eastAsia="宋体" w:cs="宋体"/>
          <w:b w:val="0"/>
          <w:bCs w:val="0"/>
          <w:i w:val="0"/>
          <w:snapToGrid w:val="0"/>
          <w:spacing w:val="0"/>
          <w:w w:val="100"/>
          <w:position w:val="0"/>
          <w:sz w:val="21"/>
          <w:szCs w:val="21"/>
        </w:rPr>
      </w:pPr>
      <w:bookmarkStart w:id="113" w:name="12.1 承包人暂停施工的责任"/>
      <w:bookmarkEnd w:id="113"/>
      <w:r>
        <w:rPr>
          <w:rFonts w:ascii="宋体" w:hAnsi="宋体" w:eastAsia="宋体" w:cs="宋体"/>
          <w:b w:val="0"/>
          <w:bCs w:val="0"/>
          <w:i w:val="0"/>
          <w:snapToGrid w:val="0"/>
          <w:spacing w:val="0"/>
          <w:w w:val="100"/>
          <w:position w:val="0"/>
          <w:sz w:val="21"/>
          <w:szCs w:val="21"/>
        </w:rPr>
        <w:t>12.1承包人暂停施工的责任</w:t>
      </w:r>
    </w:p>
    <w:p w14:paraId="54E755A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因下列暂停施工增加的费用和（或）工期延误由承包人承担：</w:t>
      </w:r>
    </w:p>
    <w:p w14:paraId="69E27A7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（1）承包人违约引起的暂停施工；</w:t>
      </w:r>
    </w:p>
    <w:p w14:paraId="461BC4C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（2）由于承包人原因为工程合理施工和安全保障所必需的暂停施工；</w:t>
      </w:r>
    </w:p>
    <w:p w14:paraId="3A3782F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（3）承包人擅自暂停施工；</w:t>
      </w:r>
    </w:p>
    <w:p w14:paraId="4C07E68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（4）承包人其他原因引起的暂停施工；</w:t>
      </w:r>
    </w:p>
    <w:p w14:paraId="05A8DEE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08" w:author="羊" w:date="2026-02-26T08:25:3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（5）专用合同条款约定由承包人承担的其他暂停施工。</w:t>
      </w:r>
      <w:bookmarkStart w:id="114" w:name="12.2发包人暂停施工的责任"/>
      <w:bookmarkEnd w:id="114"/>
    </w:p>
    <w:p w14:paraId="7513566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12.2发包人暂停施工的责任</w:t>
      </w:r>
    </w:p>
    <w:p w14:paraId="0875AB0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由于发包人原因引起的暂停施工造成工期延误的，承包人有权要求发包人延长工期和（或）增加费用，并支付合理利润。</w:t>
      </w:r>
    </w:p>
    <w:p w14:paraId="21152AE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09" w:author="羊" w:date="2026-02-26T08:26:0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属于下列任何一种情况引起的暂停施工，均为发包人的责任：</w:t>
      </w:r>
    </w:p>
    <w:p w14:paraId="162DC29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10" w:author="羊" w:date="2026-02-26T08:26:1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(1)由于发包人违约引起的暂停施工。</w:t>
      </w:r>
    </w:p>
    <w:p w14:paraId="21E805C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11" w:author="羊" w:date="2026-02-26T08:26:1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(2)由于不可抗力的自然因素引起的暂停施工。</w:t>
      </w:r>
    </w:p>
    <w:p w14:paraId="69A3FCB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12" w:author="羊" w:date="2026-02-26T08:26:1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(3)专用合同条款中约定的其它由于发包人原因引起的暂停施工。</w:t>
      </w:r>
      <w:bookmarkStart w:id="115" w:name="12.3 监理人暂停施工指示"/>
      <w:bookmarkEnd w:id="115"/>
    </w:p>
    <w:p w14:paraId="7D67A39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12.3监理人暂停施工指示</w:t>
      </w:r>
    </w:p>
    <w:p w14:paraId="108F0FC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12.3.1监理人认为有必要时，可向承包人作出暂停施工的指示，承包人应按监理人指示暂停施工。不论由于何种原因引起的暂停施工，暂停施工期间承包人应负责妥善保护工程并提供安全保障。</w:t>
      </w:r>
    </w:p>
    <w:p w14:paraId="4E9E909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12.3.2由于发包人的原因发生暂停施工的紧急情况，且监理人未及时下达暂停施工指示的，承包人可先暂停施工，并及时向监理人提出暂停施工的书面请求。监理人应在接到书面请求后的24小时内予以答复，逾期未答复的，视为同意承包人的暂停施工请求。</w:t>
      </w:r>
      <w:bookmarkStart w:id="116" w:name="12.4 暂停施工后的复工"/>
      <w:bookmarkEnd w:id="116"/>
      <w:r>
        <w:rPr>
          <w:rFonts w:ascii="宋体" w:hAnsi="宋体" w:eastAsia="宋体" w:cs="宋体"/>
          <w:b w:val="0"/>
          <w:bCs w:val="0"/>
          <w:i w:val="0"/>
          <w:snapToGrid w:val="0"/>
          <w:spacing w:val="0"/>
          <w:w w:val="100"/>
          <w:position w:val="0"/>
          <w:sz w:val="21"/>
          <w:szCs w:val="21"/>
        </w:rPr>
        <w:t>12.4暂停施工后的复工</w:t>
      </w:r>
    </w:p>
    <w:p w14:paraId="476D10A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12.4.1暂停施工后，监理人应与发包人和承包人协商，采取有效措施积极消除暂停施工的影响。当工程具备复工条件时，监理人应立即向承包人发出复工通知。承包人收到复工通知后，应在监理人指定的期限内复工。</w:t>
      </w:r>
    </w:p>
    <w:p w14:paraId="01BE4A8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12.4.2承包人无故拖延和拒绝复工的，由此增加的费用和工期延误由承包人承担；因发包人原因无法按时复工的，承包人有权要求发包人延长工期和（或）增加费用，并支付合理利润。</w:t>
      </w:r>
    </w:p>
    <w:p w14:paraId="49E3F59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17" w:name="12.5 暂停施工持续56天以上"/>
      <w:bookmarkEnd w:id="117"/>
      <w:r>
        <w:rPr>
          <w:rFonts w:ascii="宋体" w:hAnsi="宋体" w:eastAsia="宋体" w:cs="宋体"/>
          <w:b w:val="0"/>
          <w:bCs w:val="0"/>
          <w:i w:val="0"/>
          <w:snapToGrid w:val="0"/>
          <w:spacing w:val="0"/>
          <w:w w:val="100"/>
          <w:position w:val="0"/>
          <w:sz w:val="21"/>
          <w:szCs w:val="21"/>
        </w:rPr>
        <w:t>12.5暂停施工持续56天以上</w:t>
      </w:r>
    </w:p>
    <w:p w14:paraId="19633B1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12.5.1监理人发出暂停施工指示后56天内未向承包人发出复工通知，除了该项停工属于第12.1款的情况外，承包人可向监理人提交书面通知，要求监理人在收到书面通知后28天内准许已暂停施工的工程或其中一部分工程继续施工。如监理人逾期不予批准，则承包人可以通知监理人，将工程受影响的部分视为按第15.1（1）项的可取消工作。如暂停施工影响到整个工程，可视为发包人违约，应按第22.2款的约定办理。</w:t>
      </w:r>
    </w:p>
    <w:p w14:paraId="5C7CABA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12.5.2由于承包人责任引起的暂停施工，如承包人在收到监理人暂停施工指示后56天内不认真采取有效的复工措施，造成工期延误，可视为承包人违约，应按第22.1款的约定办理。</w:t>
      </w:r>
    </w:p>
    <w:p w14:paraId="597E3055">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118" w:name="_bookmark97"/>
      <w:bookmarkEnd w:id="118"/>
      <w:bookmarkStart w:id="119" w:name="13. 工程质量"/>
      <w:bookmarkEnd w:id="119"/>
      <w:r>
        <w:rPr>
          <w:rFonts w:ascii="宋体" w:hAnsi="宋体" w:eastAsia="宋体" w:cs="宋体"/>
          <w:b/>
          <w:bCs/>
          <w:i w:val="0"/>
          <w:snapToGrid w:val="0"/>
          <w:spacing w:val="0"/>
          <w:w w:val="100"/>
          <w:position w:val="0"/>
          <w:sz w:val="21"/>
          <w:szCs w:val="21"/>
        </w:rPr>
        <w:t>13.工程质量</w:t>
      </w:r>
    </w:p>
    <w:p w14:paraId="666AB80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20" w:name="13.1 工程质量要求"/>
      <w:bookmarkEnd w:id="120"/>
      <w:r>
        <w:rPr>
          <w:rFonts w:ascii="宋体" w:hAnsi="宋体" w:eastAsia="宋体" w:cs="宋体"/>
          <w:b w:val="0"/>
          <w:bCs w:val="0"/>
          <w:i w:val="0"/>
          <w:snapToGrid w:val="0"/>
          <w:spacing w:val="0"/>
          <w:w w:val="100"/>
          <w:position w:val="0"/>
          <w:sz w:val="21"/>
          <w:szCs w:val="21"/>
        </w:rPr>
        <w:t>13.1工程质量要求</w:t>
      </w:r>
    </w:p>
    <w:p w14:paraId="14C825A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13.1.1工程质量验收按合同约定验收标准执行。</w:t>
      </w:r>
    </w:p>
    <w:p w14:paraId="502AF6D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13.1.2因承包人原因造成工程质量达不到合同约定验收标准的，监理人有权要求承包人返工直至符合合同要求为止，由此造成的费用增加和（或）工期延误由承包人承担。</w:t>
      </w:r>
    </w:p>
    <w:p w14:paraId="56F779D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13.1.3因发包人原因造成工程质量达不到合同约定验收标准的，发包人应承担由于承包人返工造成的费用增加和（或）工期延误，并支付承包人合理利润。</w:t>
      </w:r>
    </w:p>
    <w:p w14:paraId="08AD2ED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21" w:name="13.2 承包人的质量管理"/>
      <w:bookmarkEnd w:id="121"/>
      <w:r>
        <w:rPr>
          <w:rFonts w:ascii="宋体" w:hAnsi="宋体" w:eastAsia="宋体" w:cs="宋体"/>
          <w:b w:val="0"/>
          <w:bCs w:val="0"/>
          <w:i w:val="0"/>
          <w:snapToGrid w:val="0"/>
          <w:spacing w:val="0"/>
          <w:w w:val="100"/>
          <w:position w:val="0"/>
          <w:sz w:val="21"/>
          <w:szCs w:val="21"/>
        </w:rPr>
        <w:t>13.2承包人的质量管理</w:t>
      </w:r>
    </w:p>
    <w:p w14:paraId="703C692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13.2.1承包人应在施工场地设置专门的质量检查机构，配备专职质量检查人员，建立完善的质量检查制度。承包人应按技术标准和要求（合同技术条款）约定的内容和期限，编制工程质量保证措施文件，包括质量检查机构的组织和岗位责任、质量检查人员的组成、质量检查程序和实施细则等，提交监理人监批。监理人应在技术标准和要求（合同技术条款）约定期限内批复承包人。</w:t>
      </w:r>
    </w:p>
    <w:p w14:paraId="4A315E7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13.2.2承包人应加强对施工人员的质量教育和技术培训，定期考核施工人员的劳动技能，严格执行规范和操作规程。</w:t>
      </w:r>
    </w:p>
    <w:p w14:paraId="6F9C0C1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13" w:author="羊" w:date="2026-02-26T08:27:48Z"/>
          <w:rFonts w:ascii="宋体" w:hAnsi="宋体" w:eastAsia="宋体" w:cs="宋体"/>
          <w:b w:val="0"/>
          <w:bCs w:val="0"/>
          <w:i w:val="0"/>
          <w:snapToGrid w:val="0"/>
          <w:spacing w:val="0"/>
          <w:w w:val="100"/>
          <w:position w:val="0"/>
          <w:sz w:val="21"/>
          <w:szCs w:val="21"/>
        </w:rPr>
      </w:pPr>
      <w:bookmarkStart w:id="122" w:name="13.3 承包人的质量检查"/>
      <w:bookmarkEnd w:id="122"/>
      <w:r>
        <w:rPr>
          <w:rFonts w:ascii="宋体" w:hAnsi="宋体" w:eastAsia="宋体" w:cs="宋体"/>
          <w:b w:val="0"/>
          <w:bCs w:val="0"/>
          <w:i w:val="0"/>
          <w:snapToGrid w:val="0"/>
          <w:spacing w:val="0"/>
          <w:w w:val="100"/>
          <w:position w:val="0"/>
          <w:sz w:val="21"/>
          <w:szCs w:val="21"/>
        </w:rPr>
        <w:t>13.3承包人的质量检查</w:t>
      </w:r>
    </w:p>
    <w:p w14:paraId="15C61EA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14" w:author="羊" w:date="2026-02-26T08:27:3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承包人应按合同约定对材料、工程设备以及工程的所有部位及其施工工艺进行全过程的质量检查和检验，并作详细记录，编制工程质量报表，报送监理人审查。</w:t>
      </w:r>
      <w:bookmarkStart w:id="123" w:name="13.4 监理人的质量检查"/>
      <w:bookmarkEnd w:id="123"/>
    </w:p>
    <w:p w14:paraId="1C46855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15" w:author="羊" w:date="2026-02-26T08:27:5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13.4监理人的质量检查</w:t>
      </w:r>
    </w:p>
    <w:p w14:paraId="2E95436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监理人有权对工程的所有部位及其施工工艺、材料和工程设备进行检查和检验。承包人应为监理人的检查和检验提供方便，包括监理人到施工场地，或制造、加工地点，或合同约定的其他地方进行察看和查阅施工原始记录。承包人还应按监理人指示，进行施工场地取样试验、工程复核测量和设备性能检测，提供试验样品、提交试验报告和测量成果以及监理人要求进行的其他工作。监理人的检查和检验，不免除承包人按合同约定应负的责任。</w:t>
      </w:r>
    </w:p>
    <w:p w14:paraId="5EA9AFD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24" w:name="13.5 工程隐蔽部位覆盖前的检查"/>
      <w:bookmarkEnd w:id="124"/>
      <w:r>
        <w:rPr>
          <w:rFonts w:ascii="宋体" w:hAnsi="宋体" w:eastAsia="宋体" w:cs="宋体"/>
          <w:b w:val="0"/>
          <w:bCs w:val="0"/>
          <w:i w:val="0"/>
          <w:snapToGrid w:val="0"/>
          <w:spacing w:val="0"/>
          <w:w w:val="100"/>
          <w:position w:val="0"/>
          <w:sz w:val="21"/>
          <w:szCs w:val="21"/>
        </w:rPr>
        <w:t>13.5工程隐蔽部位覆盖前的检查</w:t>
      </w:r>
    </w:p>
    <w:p w14:paraId="55A846B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13.5.1通知监理人检查经承包人自检确认的工程隐蔽部位具备覆盖条件后，承包人应通知监理人在约定的期限内检查。承包</w:t>
      </w:r>
    </w:p>
    <w:p w14:paraId="559518F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人的通知应附有自检记录和必要的检查资料。监理人应按时到场检查。经监理人检查确认质量符合隐蔽要求，并在检查记录上签名后，承包人才能进行覆盖。监理人检查确认质量不合格的，承包人应在监理人指示的时间内修整返工后，由监理人重新检查。</w:t>
      </w:r>
    </w:p>
    <w:p w14:paraId="61732C5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13.5.2监理人未到场检查</w:t>
      </w:r>
    </w:p>
    <w:p w14:paraId="65FCF90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监理人未按第13.5.1项约定的时间进行检查的，除监理人另有指示外，承包人可自行完成覆盖工作，并作相应记录报送监理人，监理人应签名确认。监理人事后对检查记录有疑问的，可按第13.5.3项的约定重新检查。</w:t>
      </w:r>
    </w:p>
    <w:p w14:paraId="5FBC54C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13.5.3监理人重新检查</w:t>
      </w:r>
    </w:p>
    <w:p w14:paraId="346F3AB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按第13.5.1项或第13.5.2项覆盖工程隐蔽部位后，监理人对质量有疑问的，可要求承包人对已覆盖的部位进行钻孔探测或揭开重新检验，承包人应遵照执行，并在检验后重新覆盖恢复原状。经检验证明工程质量符合合同要求的，由发包人承担由此增加的费用和（或）工期延误，并支付承包人合理利润；经检验证明工程质量不符合合同要求的，由此增加的费用和（或）工期延误由承包人承担。</w:t>
      </w:r>
    </w:p>
    <w:p w14:paraId="73B2597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16" w:author="羊" w:date="2026-02-26T08:28:2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13.5.4承包人私自覆盖承包人未通知监理人到场检查，私自将工程隐蔽部位覆盖的，监理人有权指示承包人钻孔探测或揭开检查，由此增加的费用和（或）工期延误由承包人承担。</w:t>
      </w:r>
      <w:bookmarkStart w:id="125" w:name="13.6 清除不合格工程"/>
      <w:bookmarkEnd w:id="125"/>
    </w:p>
    <w:p w14:paraId="7734BDE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13.6清除不合格工程</w:t>
      </w:r>
    </w:p>
    <w:p w14:paraId="01E1343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13.6.1承包人使用不合格材料、工程设备，或采用不适当的施工工艺，或施工不当，造成工程不合格的，监理人可以随时发出指示，要求承包人立即采取措施进行补救，直至达到合同要求的质量标准，由此增加的费用和（或）工期延误由承包人承担。</w:t>
      </w:r>
    </w:p>
    <w:p w14:paraId="18FEF44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13.6.2由于发包人提供的材料或工程设备不合格造成的工程不合格，需要承包人采取措施补救的，发包人应承担由此增加的费用和（或）工期延误，并支付承包人合理利润。</w:t>
      </w:r>
    </w:p>
    <w:p w14:paraId="7FA05FD2">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26" w:name="13.7 质量评定"/>
      <w:bookmarkEnd w:id="126"/>
      <w:r>
        <w:rPr>
          <w:rFonts w:ascii="宋体" w:hAnsi="宋体" w:eastAsia="宋体" w:cs="宋体"/>
          <w:b w:val="0"/>
          <w:bCs w:val="0"/>
          <w:i w:val="0"/>
          <w:snapToGrid w:val="0"/>
          <w:spacing w:val="0"/>
          <w:w w:val="100"/>
          <w:position w:val="0"/>
          <w:sz w:val="21"/>
          <w:szCs w:val="21"/>
        </w:rPr>
        <w:t>13.7质量评定</w:t>
      </w:r>
    </w:p>
    <w:p w14:paraId="57A9288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13.7.1发包人应组织进行工程项目划分，并确定单位工程、主要分部工程、重要隐蔽单元工程和关键部位单元工程。</w:t>
      </w:r>
    </w:p>
    <w:p w14:paraId="2375541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13.7.2工程实施过程中，单位工程、主要分部工程、重要隐蔽单元工程和关键部位单元工程的项目划分需要调整时，承包人应报发包人确认。</w:t>
      </w:r>
    </w:p>
    <w:p w14:paraId="7CDC2FA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13.7.3承包人应在单元（工序）工程质量自评合格后，报监理人核定质量等级并签证认可。</w:t>
      </w:r>
    </w:p>
    <w:p w14:paraId="6156761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13.7.4除专用合同条款另有约定外，承包人应在重要隐蔽单元工程及关键部位单元工程质量自评合格后以及监理人抽检后，由监理人组织承包人等单位组成的联合小组，共同检查核定其质量等级并填写签证表。发包人按有关规定完成质量结论报工程质量监督机构核备手续。</w:t>
      </w:r>
    </w:p>
    <w:p w14:paraId="29ABE3A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13.7.5承包人应在分部工程质量自评合格后，报监理人复核和发包人认定。发包人负责按有关规定完成分部工程质量结论报工程质量监督机构核备（核定）手续。</w:t>
      </w:r>
    </w:p>
    <w:p w14:paraId="4411DC9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13.7.6承包人应在单位工程质量自评合格后，报监理人复核和发包人认定。发包人负责按有关规定完成单位工程质量结论报工程质量监督机构核定手续。</w:t>
      </w:r>
    </w:p>
    <w:p w14:paraId="707482B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13.7.7除专用合同条款另有约定外，工程质量等级分为合格和优良，应分别达到约定的标准。</w:t>
      </w:r>
    </w:p>
    <w:p w14:paraId="6535F531">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13.8质量事故处理</w:t>
      </w:r>
    </w:p>
    <w:p w14:paraId="5C9A7B7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13.8.1发生质量事故时，承包人应及时向发包人和监理人报告。</w:t>
      </w:r>
    </w:p>
    <w:p w14:paraId="6656375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13.8.2质量事故调查处理由发包人按相关规定履行手续，承包人应配合。</w:t>
      </w:r>
    </w:p>
    <w:p w14:paraId="02FD619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13.8.3承包人应对质量缺陷进行备案。发包人委托监理人对质量缺陷备案情况进行监督检查并履行相关手续。</w:t>
      </w:r>
    </w:p>
    <w:p w14:paraId="10619CD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13.8.4除专用合同条款另有约定外，工程竣工验收时，发包人负责向竣工验收委员会汇报并提交历次质量缺陷处理的备案资料。</w:t>
      </w:r>
    </w:p>
    <w:p w14:paraId="224CCFE0">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127" w:name="_bookmark98"/>
      <w:bookmarkEnd w:id="127"/>
      <w:bookmarkStart w:id="128" w:name="14. 试验和检验"/>
      <w:bookmarkEnd w:id="128"/>
      <w:r>
        <w:rPr>
          <w:rFonts w:ascii="宋体" w:hAnsi="宋体" w:eastAsia="宋体" w:cs="宋体"/>
          <w:b/>
          <w:bCs/>
          <w:i w:val="0"/>
          <w:snapToGrid w:val="0"/>
          <w:spacing w:val="0"/>
          <w:w w:val="100"/>
          <w:position w:val="0"/>
          <w:sz w:val="21"/>
          <w:szCs w:val="21"/>
        </w:rPr>
        <w:t>14.试验和检验</w:t>
      </w:r>
    </w:p>
    <w:p w14:paraId="3F5918F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29" w:name="14.1材料、工程设备和工程的试验和检验"/>
      <w:bookmarkEnd w:id="129"/>
      <w:r>
        <w:rPr>
          <w:rFonts w:ascii="宋体" w:hAnsi="宋体" w:eastAsia="宋体" w:cs="宋体"/>
          <w:b w:val="0"/>
          <w:bCs w:val="0"/>
          <w:i w:val="0"/>
          <w:snapToGrid w:val="0"/>
          <w:spacing w:val="0"/>
          <w:w w:val="100"/>
          <w:position w:val="0"/>
          <w:sz w:val="21"/>
          <w:szCs w:val="21"/>
        </w:rPr>
        <w:t>14.1材料、工程设备和工程的试验和检验</w:t>
      </w:r>
    </w:p>
    <w:p w14:paraId="72A4803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14.1.1承包人应按合同约定进行材料、工程设备和工程的试验和检验，并为监理人对上述材料、工程设备和工程的质量检查提供必要的试验资料和原始记录。按合同约定应由监理人与承包人共同进行试验和检验的，由承包人负责提供必要的试验资料和原始记录。</w:t>
      </w:r>
    </w:p>
    <w:p w14:paraId="25AD365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14.1.2监理人未按合同约定派员参加试验和检验的，除监理人另有指示外，承包人可自行试验和检验，并应立即将试验和检验结果报送监理人，监理人应签名确认。</w:t>
      </w:r>
    </w:p>
    <w:p w14:paraId="4F9B24D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14.1.3监理人对承包人的试验和检验结果有疑问的，或为查清承包人试验和检验成果的可靠性要求承包人重新试验和检验的，可按合同约定由监理人与承包人共同进行。重新试验和检验的结果证明该项材料、工程设备或工程的质量不符合合同要求的，由此增加的费用和（或）工期延误由承包人承担；重新试验和检验结果证明该项材料、工程设备和工程符合合同要求，由发包人承担由此增加的费用和（或）工期延误，并支付承包人合理利润。</w:t>
      </w:r>
    </w:p>
    <w:p w14:paraId="20C4529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14.1.4承包人应按相关规定和标准对水泥、钢材等原材料与中间产品质量进行检验，并报监理人复核。</w:t>
      </w:r>
    </w:p>
    <w:p w14:paraId="4636724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14.1.5除专用合同条款另有约定外，水工金属结构、启闭机及机电产品进场后，监理人组织发包人按合同进行交货检查和验收。安装前，承包人应检查产品是否有出厂合格证、设备安装说明书及有关技术文件，对在运输和存放过程中发生的变形、受潮、损坏等问题应作好记录，并进行妥善处理。</w:t>
      </w:r>
    </w:p>
    <w:p w14:paraId="2AA69BC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14.1.6对专用合同条款约定的试块、试件及有关材料，监理人实行见证取样。见证取样资料由承包人制备，记录应真实齐全，监理人、承包人等参与见证取样人员均应在相关文件上签名。</w:t>
      </w:r>
    </w:p>
    <w:p w14:paraId="014253D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30" w:name="14.2 现场材料试验"/>
      <w:bookmarkEnd w:id="130"/>
      <w:r>
        <w:rPr>
          <w:rFonts w:ascii="宋体" w:hAnsi="宋体" w:eastAsia="宋体" w:cs="宋体"/>
          <w:b w:val="0"/>
          <w:bCs w:val="0"/>
          <w:i w:val="0"/>
          <w:snapToGrid w:val="0"/>
          <w:spacing w:val="0"/>
          <w:w w:val="100"/>
          <w:position w:val="0"/>
          <w:sz w:val="21"/>
          <w:szCs w:val="21"/>
        </w:rPr>
        <w:t>14.2现场材料试验</w:t>
      </w:r>
    </w:p>
    <w:p w14:paraId="3EC83E5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14.2.1承包人根据合同约定或监理人指示进行的现场材料试验，应由承包人提供试验场所、试验人员、试验设备器材以及其他必要的试验条件。</w:t>
      </w:r>
    </w:p>
    <w:p w14:paraId="47E50FD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14.2.2监理人在必要时可以使用承包人的试验场所、试验设备器材以及其他试验条件，进行以工程质量检查为目的的复核性材料试验，承包人应予以协助。</w:t>
      </w:r>
    </w:p>
    <w:p w14:paraId="33CF397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17" w:author="羊" w:date="2026-02-26T08:29:06Z"/>
          <w:rFonts w:ascii="宋体" w:hAnsi="宋体" w:eastAsia="宋体" w:cs="宋体"/>
          <w:b w:val="0"/>
          <w:bCs w:val="0"/>
          <w:i w:val="0"/>
          <w:snapToGrid w:val="0"/>
          <w:spacing w:val="0"/>
          <w:w w:val="100"/>
          <w:position w:val="0"/>
          <w:sz w:val="21"/>
          <w:szCs w:val="21"/>
        </w:rPr>
      </w:pPr>
      <w:bookmarkStart w:id="131" w:name="14.3 现场工艺试验"/>
      <w:bookmarkEnd w:id="131"/>
      <w:r>
        <w:rPr>
          <w:rFonts w:ascii="宋体" w:hAnsi="宋体" w:eastAsia="宋体" w:cs="宋体"/>
          <w:b w:val="0"/>
          <w:bCs w:val="0"/>
          <w:i w:val="0"/>
          <w:snapToGrid w:val="0"/>
          <w:spacing w:val="0"/>
          <w:w w:val="100"/>
          <w:position w:val="0"/>
          <w:sz w:val="21"/>
          <w:szCs w:val="21"/>
        </w:rPr>
        <w:t>14.3现场工艺试验承包人应按合同约定或监理人指示进行现场工艺试验。对大型的现场工艺试验，监理人认为必要时，应由承包人根据监理人提出的工艺试验要求，编制工艺试验措施计划，报送监理人审批。</w:t>
      </w:r>
      <w:bookmarkStart w:id="132" w:name="15. 变更"/>
      <w:bookmarkEnd w:id="132"/>
      <w:bookmarkStart w:id="133" w:name="_bookmark99"/>
      <w:bookmarkEnd w:id="133"/>
    </w:p>
    <w:p w14:paraId="676CCE2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r>
        <w:rPr>
          <w:rFonts w:ascii="宋体" w:hAnsi="宋体" w:eastAsia="宋体" w:cs="宋体"/>
          <w:b/>
          <w:bCs/>
          <w:i w:val="0"/>
          <w:snapToGrid w:val="0"/>
          <w:spacing w:val="0"/>
          <w:w w:val="100"/>
          <w:position w:val="0"/>
          <w:sz w:val="21"/>
          <w:szCs w:val="21"/>
        </w:rPr>
        <w:t>15.变更</w:t>
      </w:r>
    </w:p>
    <w:p w14:paraId="2C68EE5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34" w:name="15.1 变更的范围和内容"/>
      <w:bookmarkEnd w:id="134"/>
      <w:r>
        <w:rPr>
          <w:rFonts w:ascii="宋体" w:hAnsi="宋体" w:eastAsia="宋体" w:cs="宋体"/>
          <w:b w:val="0"/>
          <w:bCs w:val="0"/>
          <w:i w:val="0"/>
          <w:snapToGrid w:val="0"/>
          <w:spacing w:val="0"/>
          <w:w w:val="100"/>
          <w:position w:val="0"/>
          <w:sz w:val="21"/>
          <w:szCs w:val="21"/>
        </w:rPr>
        <w:t>15.1变更的范围和内容在履行合同中发生以下情形之一，应按照本条规定进行变更。</w:t>
      </w:r>
    </w:p>
    <w:p w14:paraId="628C06C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（1）取消合同中任何一项工作，但被取消的工作不能转由发包人或其它人实施；</w:t>
      </w:r>
    </w:p>
    <w:p w14:paraId="07901DB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（2）改变合同中任何一项工作的质量或其它特性；</w:t>
      </w:r>
    </w:p>
    <w:p w14:paraId="23AA1BE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（3）改变合同工程的基线、标高、位置或尺寸；</w:t>
      </w:r>
    </w:p>
    <w:p w14:paraId="7304496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（4）改变合同中任何一项工作的施工时间或改变已批准的施工工艺或顺序；</w:t>
      </w:r>
    </w:p>
    <w:p w14:paraId="5611C59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（5）为完成工程需要追加的额外工作。</w:t>
      </w:r>
    </w:p>
    <w:p w14:paraId="6F9441F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18" w:author="羊" w:date="2026-02-26T08:28:5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增加或减少专用合同条款中约定的关键项目工程量超过其工程总量的一定数量的百分比。上述第（1）～（6）目的变更内容引起工程施工组织和进度计划发生实质性变动和影响其原定的价格时，才予调整该项目的单价。第（6）目情形下单价调整方式在专用合同条款中约定。</w:t>
      </w:r>
      <w:bookmarkStart w:id="135" w:name="15.2 变更权"/>
      <w:bookmarkEnd w:id="135"/>
    </w:p>
    <w:p w14:paraId="5B5CAFF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15.2变更权</w:t>
      </w:r>
    </w:p>
    <w:p w14:paraId="53361C8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在履行合同过程中，经发包人同意，监理人可按第15.3款约定的变更程序向承包人作出变更指示，承包人应遵照执行。没有监理人的变更指示，承包人不得擅自变更。</w:t>
      </w:r>
    </w:p>
    <w:p w14:paraId="510D703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36" w:name="15.3 变更程序"/>
      <w:bookmarkEnd w:id="136"/>
      <w:r>
        <w:rPr>
          <w:rFonts w:ascii="宋体" w:hAnsi="宋体" w:eastAsia="宋体" w:cs="宋体"/>
          <w:b w:val="0"/>
          <w:bCs w:val="0"/>
          <w:i w:val="0"/>
          <w:snapToGrid w:val="0"/>
          <w:spacing w:val="0"/>
          <w:w w:val="100"/>
          <w:position w:val="0"/>
          <w:sz w:val="21"/>
          <w:szCs w:val="21"/>
        </w:rPr>
        <w:t>15.3变更程序</w:t>
      </w:r>
    </w:p>
    <w:p w14:paraId="432AEBD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15.3.1变更的提出</w:t>
      </w:r>
    </w:p>
    <w:p w14:paraId="0EA13EF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在合同履行过程中，可能发生第15.1款约定情形的，监理人可向承包人发出变更意向书。变更意向书应说明变更的具体内容和发包人对变更的时间要求，并附必要的图纸和相关资料。变更意向书应要求承包人提交包括拟实施变更工作的计划、措施和竣工时间等内容的实施方案。发包人同意承包人根据变更意向书要求提交的变更实施方案的，由监理人按第15.3.3项约定发出变更指示。</w:t>
      </w:r>
    </w:p>
    <w:p w14:paraId="5CBE017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（2）在合同履行过程中，发生第15.1款约定情形的，监理人应按照第15.3.3项约定向承包人发出变更指示。</w:t>
      </w:r>
    </w:p>
    <w:p w14:paraId="2B153E3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承包人收到监理人按合同约定发出的图纸和文件，经检查认为其中存在第15.1款约定情形的，可向监理人提出书面变更建议。变更建议应阐明要求变更的依据，并附必要的图纸和说明。监理人收到承包人书面建议后，应与发包人共同研究，确认存在变更的，应在收到承包人书面建议后的14天内作出变更指示。经研究后不同意作为变更的，应由监理人书面答复承包人。</w:t>
      </w:r>
    </w:p>
    <w:p w14:paraId="22135E6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（4）若承包人收到监理人的变更意向书后认为难以实施此项变更，应立即通知监理人，说明原因并附详细依据。监理人与承包人和发包人协商后确定撤销、改变或不改变原变更意向书。</w:t>
      </w:r>
    </w:p>
    <w:p w14:paraId="5DA7C00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15.3.2变更估价</w:t>
      </w:r>
    </w:p>
    <w:p w14:paraId="3CC94E8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除专用合同条款对期限另有约定外，承包人应在收到变更指示或变更意向书后的14天内，向监理人提交变更报价书，报价内容应根据第15.4款约定的估价原则，详细开列变更工作的价格组成及其依据，并附必要的施工方法说明和有关图纸。</w:t>
      </w:r>
    </w:p>
    <w:p w14:paraId="689E2C7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（2）变更工作影响工期的，承包人应提出调整工期的具体细节。监理人认为有必要时，可要求承包人提交要求提前或延长工期的施工进度计划及相应施工措施等详细资料。</w:t>
      </w:r>
    </w:p>
    <w:p w14:paraId="52A3CCD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（3）除专用合同条款对期限另有约定外，监理人收到承包人变更报价书后的14天内，根据第15.4款约定的估价原则，按照第3.5款商定或确定变更价格。</w:t>
      </w:r>
    </w:p>
    <w:p w14:paraId="33DC0DD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15.3.3变更指示</w:t>
      </w:r>
    </w:p>
    <w:p w14:paraId="253897E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（1）变更指示只能由监理人发出。</w:t>
      </w:r>
    </w:p>
    <w:p w14:paraId="1B12346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（2）变更指示应说明变更的目的、范围、变更内容以及变更的工程量及其进度和技术要求，并附有关图纸和文件。承包人收到变更指示后，应按变更指示进行变更工作。</w:t>
      </w:r>
    </w:p>
    <w:p w14:paraId="6BAC7CD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19" w:author="羊" w:date="2026-02-26T08:29:43Z"/>
          <w:rFonts w:ascii="宋体" w:hAnsi="宋体" w:eastAsia="宋体" w:cs="宋体"/>
          <w:b w:val="0"/>
          <w:bCs w:val="0"/>
          <w:i w:val="0"/>
          <w:snapToGrid w:val="0"/>
          <w:spacing w:val="0"/>
          <w:w w:val="100"/>
          <w:position w:val="0"/>
          <w:sz w:val="21"/>
          <w:szCs w:val="21"/>
        </w:rPr>
      </w:pPr>
      <w:bookmarkStart w:id="137" w:name="15.4 变更的估价原则"/>
      <w:bookmarkEnd w:id="137"/>
      <w:r>
        <w:rPr>
          <w:rFonts w:ascii="宋体" w:hAnsi="宋体" w:eastAsia="宋体" w:cs="宋体"/>
          <w:b w:val="0"/>
          <w:bCs w:val="0"/>
          <w:i w:val="0"/>
          <w:snapToGrid w:val="0"/>
          <w:spacing w:val="0"/>
          <w:w w:val="100"/>
          <w:position w:val="0"/>
          <w:sz w:val="21"/>
          <w:szCs w:val="21"/>
        </w:rPr>
        <w:t>15.4变更的估价原则除专用合同条款另有约定外，因变更引起的价格调整按照本款约定处理。</w:t>
      </w:r>
    </w:p>
    <w:p w14:paraId="429A804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15.4.1已标价工程量清单中有适用于变更工作的子目的，采用该子目的单价。</w:t>
      </w:r>
    </w:p>
    <w:p w14:paraId="0F27CBC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15.4.2已标价工程量清单中无适用于变更工作的子目，但有类似子目的，可在合理范围内参照类似子目的单价，由监理人按第3.5款商定或确定变更工作的单价。</w:t>
      </w:r>
    </w:p>
    <w:p w14:paraId="53DA6E2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15.4.3已标价工程量清单中无适用或类似子目的单价，可按照成本加利润的原则，由监理人按第3.5款商定或确定变更工作的单价。</w:t>
      </w:r>
    </w:p>
    <w:p w14:paraId="5353168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38" w:name="15.5 承包人的合理化建议"/>
      <w:bookmarkEnd w:id="138"/>
      <w:r>
        <w:rPr>
          <w:rFonts w:ascii="宋体" w:hAnsi="宋体" w:eastAsia="宋体" w:cs="宋体"/>
          <w:b w:val="0"/>
          <w:bCs w:val="0"/>
          <w:i w:val="0"/>
          <w:snapToGrid w:val="0"/>
          <w:spacing w:val="0"/>
          <w:w w:val="100"/>
          <w:position w:val="0"/>
          <w:sz w:val="21"/>
          <w:szCs w:val="21"/>
        </w:rPr>
        <w:t>15.5承包人的合理化建议</w:t>
      </w:r>
    </w:p>
    <w:p w14:paraId="5DAD412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15.5.1在履行合同过程中，承包人对发包人提供的图纸、技术要求以及其他方面提出的合理化建议，均应以书面形式提交监理人。合理化建议书的内容应包括建议工作的详细说明、进度计划和效益以及与其他工作的协调等，并附必要的设计文件。监理人应与发包人协商是否采纳建议。建议被采纳并构成变更的，应按第15.3.3项约定向承包人发出变更指示。</w:t>
      </w:r>
    </w:p>
    <w:p w14:paraId="4DC23EE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15.5.2承包人提出的合理化建议降低了合同价格、缩短了工期或者提高了工程经济效益的，发包人可按国家有关规定在专用合同条款中约定给予奖励。</w:t>
      </w:r>
    </w:p>
    <w:p w14:paraId="5D892D6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20" w:author="羊" w:date="2026-02-26T08:29:53Z"/>
          <w:rFonts w:ascii="宋体" w:hAnsi="宋体" w:eastAsia="宋体" w:cs="宋体"/>
          <w:b w:val="0"/>
          <w:bCs w:val="0"/>
          <w:i w:val="0"/>
          <w:snapToGrid w:val="0"/>
          <w:spacing w:val="0"/>
          <w:w w:val="100"/>
          <w:position w:val="0"/>
          <w:sz w:val="21"/>
          <w:szCs w:val="21"/>
        </w:rPr>
      </w:pPr>
      <w:bookmarkStart w:id="139" w:name="15.6 暂列金额"/>
      <w:bookmarkEnd w:id="139"/>
      <w:r>
        <w:rPr>
          <w:rFonts w:ascii="宋体" w:hAnsi="宋体" w:eastAsia="宋体" w:cs="宋体"/>
          <w:b w:val="0"/>
          <w:bCs w:val="0"/>
          <w:i w:val="0"/>
          <w:snapToGrid w:val="0"/>
          <w:spacing w:val="0"/>
          <w:w w:val="100"/>
          <w:position w:val="0"/>
          <w:sz w:val="21"/>
          <w:szCs w:val="21"/>
        </w:rPr>
        <w:t>15.6暂列金额暂列金额只能按照监理人的指示使用，并对合同价格进行相应调整。</w:t>
      </w:r>
      <w:bookmarkStart w:id="140" w:name="15.7 计日工"/>
      <w:bookmarkEnd w:id="140"/>
    </w:p>
    <w:p w14:paraId="1030DB4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15.7计日工</w:t>
      </w:r>
    </w:p>
    <w:p w14:paraId="739E1F7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15.7.1发包人认为有必要时，由监理人通知承包人以计日工方式实施变更的零星工作。其价款按列入已标价工程量清单中的计日工计价子目及其单价进行计算。</w:t>
      </w:r>
    </w:p>
    <w:p w14:paraId="7053382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15.7.2采用计日工计价的任何一项变更工作，应从暂列金额中支付，承包人应在该项变更的实施过程中，每天提交以下报表和有关凭证报送监理人审批：</w:t>
      </w:r>
    </w:p>
    <w:p w14:paraId="2297371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（1）工作名称、内容和数量；</w:t>
      </w:r>
    </w:p>
    <w:p w14:paraId="22B988C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（2）投入该工作所有人员的姓名、工种、级别和耗用工时；</w:t>
      </w:r>
    </w:p>
    <w:p w14:paraId="1A198D5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（3）投入该工作的材料类别和数量；</w:t>
      </w:r>
    </w:p>
    <w:p w14:paraId="434B960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（4）投入该工作的施工设备型号、台数和耗用台时；</w:t>
      </w:r>
    </w:p>
    <w:p w14:paraId="77F098D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（5）监理人要求提交的其他资料和凭证。</w:t>
      </w:r>
    </w:p>
    <w:p w14:paraId="78F9F10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15.7.3计日工由承包人汇总后，按第17.3.2项的约定列入进度付款申请单，由监理人复核并经发包人同意后列入进度付款。</w:t>
      </w:r>
    </w:p>
    <w:p w14:paraId="15F5803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41" w:name="15.8 暂估价"/>
      <w:bookmarkEnd w:id="141"/>
      <w:r>
        <w:rPr>
          <w:rFonts w:ascii="宋体" w:hAnsi="宋体" w:eastAsia="宋体" w:cs="宋体"/>
          <w:b w:val="0"/>
          <w:bCs w:val="0"/>
          <w:i w:val="0"/>
          <w:snapToGrid w:val="0"/>
          <w:spacing w:val="0"/>
          <w:w w:val="100"/>
          <w:position w:val="0"/>
          <w:sz w:val="21"/>
          <w:szCs w:val="21"/>
        </w:rPr>
        <w:t>15.8暂估价</w:t>
      </w:r>
    </w:p>
    <w:p w14:paraId="0CC4E1E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15.8.1发包人在工程量清单中给定暂估价的材料、工程设备和专业工程属于依法必须招标的范围并达到规定的规模标准的，若承包人不具备承担暂估价项目的能力或具备承担暂估价项目的能力但明确不参与投标的，由发包人和承包人组织招标；若承包人具备承担暂估价项目的能力且明确参与投标的，由发包人组织招标。暂估价项目中标金额与与工程量清单中所列金额差以及相应的税金等其他费用列入合同价格。必须招标的暂估价项目招标组织形式、发包人和承包人组织招标时双方的权利义务关系在专用合同条款中约定。</w:t>
      </w:r>
    </w:p>
    <w:p w14:paraId="6F469EB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15.8.2发包人在工程量清单中给定暂估价的材料和工程设备不属于依法必须招标的范围或未达到规定的规模标准的，应由承包人按第5.1款的约定提供。经监理人确认的材料、工程设备的价格与工程量清单中所列的暂估价的金额差以及相应的税金等其他费用列入合同价格。</w:t>
      </w:r>
    </w:p>
    <w:p w14:paraId="19DCA43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15.8.3发包人在工程量清单中给定暂估价的专业工程不属于依法必须招标的范围或未达到规定的规模标准的，由监理人按照第15.4款进行估价，但专用合同条款另有约定的除外。经估价的专业工程与工程量清单中所列的暂估价的金额差以及相应的税金等其他费用列入合同价格。</w:t>
      </w:r>
    </w:p>
    <w:p w14:paraId="26FDBFAA">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142" w:name="_bookmark100"/>
      <w:bookmarkEnd w:id="142"/>
      <w:bookmarkStart w:id="143" w:name="16. 价格调整"/>
      <w:bookmarkEnd w:id="143"/>
      <w:r>
        <w:rPr>
          <w:rFonts w:ascii="宋体" w:hAnsi="宋体" w:eastAsia="宋体" w:cs="宋体"/>
          <w:b/>
          <w:bCs/>
          <w:i w:val="0"/>
          <w:snapToGrid w:val="0"/>
          <w:spacing w:val="0"/>
          <w:w w:val="100"/>
          <w:position w:val="0"/>
          <w:sz w:val="21"/>
          <w:szCs w:val="21"/>
        </w:rPr>
        <w:t>16.价格调整</w:t>
      </w:r>
    </w:p>
    <w:p w14:paraId="69740CA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21" w:author="羊" w:date="2026-02-26T08:30:10Z"/>
          <w:rFonts w:ascii="宋体" w:hAnsi="宋体" w:eastAsia="宋体" w:cs="宋体"/>
          <w:b w:val="0"/>
          <w:bCs w:val="0"/>
          <w:i w:val="0"/>
          <w:snapToGrid w:val="0"/>
          <w:spacing w:val="0"/>
          <w:w w:val="100"/>
          <w:position w:val="0"/>
          <w:sz w:val="21"/>
          <w:szCs w:val="21"/>
        </w:rPr>
      </w:pPr>
      <w:bookmarkStart w:id="144" w:name="16.1 物价波动引起的价格调整"/>
      <w:bookmarkEnd w:id="144"/>
      <w:r>
        <w:rPr>
          <w:rFonts w:ascii="宋体" w:hAnsi="宋体" w:eastAsia="宋体" w:cs="宋体"/>
          <w:b w:val="0"/>
          <w:bCs w:val="0"/>
          <w:i w:val="0"/>
          <w:snapToGrid w:val="0"/>
          <w:spacing w:val="0"/>
          <w:w w:val="100"/>
          <w:position w:val="0"/>
          <w:sz w:val="21"/>
          <w:szCs w:val="21"/>
        </w:rPr>
        <w:t>16.1物价波动引起的价格调整由于物价波动原因引起合同价格需要调整的，其价格调整方式在专用合同条款中约定。</w:t>
      </w:r>
    </w:p>
    <w:p w14:paraId="3B7EB43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16.1.1采用价格指数调整价格差额</w:t>
      </w:r>
    </w:p>
    <w:p w14:paraId="741ECF9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22" w:author="羊" w:date="2026-02-26T08:30:2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16.1.1.1价格调整公式因人工、材料和设备等价格波动影响合同价格时，根据投标函附录中的价格指数和权重表约定的数据，按以下公式计算差额并调整合同价格。</w:t>
      </w:r>
    </w:p>
    <w:p w14:paraId="252B9A9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ins w:id="623" w:author="羊" w:date="2026-02-26T08:31:05Z">
        <w:r>
          <w:rPr/>
          <w:drawing>
            <wp:inline distT="0" distB="0" distL="114300" distR="114300">
              <wp:extent cx="4391025" cy="638175"/>
              <wp:effectExtent l="0" t="0" r="952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9"/>
                      <a:stretch>
                        <a:fillRect/>
                      </a:stretch>
                    </pic:blipFill>
                    <pic:spPr>
                      <a:xfrm>
                        <a:off x="0" y="0"/>
                        <a:ext cx="4391025" cy="638175"/>
                      </a:xfrm>
                      <a:prstGeom prst="rect">
                        <a:avLst/>
                      </a:prstGeom>
                      <a:noFill/>
                      <a:ln>
                        <a:noFill/>
                      </a:ln>
                    </pic:spPr>
                  </pic:pic>
                </a:graphicData>
              </a:graphic>
            </wp:inline>
          </w:drawing>
        </w:r>
      </w:ins>
    </w:p>
    <w:p w14:paraId="276EF1AD">
      <w:pPr>
        <w:pStyle w:val="12"/>
        <w:spacing w:before="0" w:beforeLines="0" w:afterLines="0" w:line="360" w:lineRule="auto"/>
        <w:ind w:left="0" w:right="0" w:firstLine="0"/>
        <w:jc w:val="both"/>
        <w:rPr>
          <w:ins w:id="625" w:author="羊" w:date="2026-02-26T08:31:31Z"/>
          <w:rFonts w:hint="eastAsia" w:asciiTheme="minorEastAsia" w:hAnsiTheme="minorEastAsia" w:eastAsiaTheme="minorEastAsia" w:cstheme="minorEastAsia"/>
        </w:rPr>
      </w:pPr>
      <w:ins w:id="626" w:author="羊" w:date="2026-02-26T08:31:31Z">
        <w:r>
          <w:rPr>
            <w:rFonts w:hint="eastAsia" w:asciiTheme="minorEastAsia" w:hAnsiTheme="minorEastAsia" w:eastAsiaTheme="minorEastAsia" w:cstheme="minorEastAsia"/>
          </w:rPr>
          <w:t>式中：△P--需调整的价格差额；</w:t>
        </w:r>
      </w:ins>
    </w:p>
    <w:p w14:paraId="3E6C828E">
      <w:pPr>
        <w:snapToGrid w:val="0"/>
        <w:spacing w:beforeLines="0" w:afterLines="0" w:line="360" w:lineRule="auto"/>
        <w:ind w:firstLine="440" w:firstLineChars="200"/>
        <w:rPr>
          <w:ins w:id="627" w:author="羊" w:date="2026-02-26T08:31:31Z"/>
          <w:rFonts w:hint="eastAsia" w:asciiTheme="minorEastAsia" w:hAnsiTheme="minorEastAsia" w:eastAsiaTheme="minorEastAsia" w:cstheme="minorEastAsia"/>
          <w:w w:val="100"/>
        </w:rPr>
      </w:pPr>
      <w:ins w:id="628" w:author="羊" w:date="2026-02-26T08:31:31Z">
        <w:r>
          <w:rPr>
            <w:rFonts w:hint="eastAsia" w:asciiTheme="minorEastAsia" w:hAnsiTheme="minorEastAsia" w:eastAsiaTheme="minorEastAsia" w:cstheme="minorEastAsia"/>
            <w:spacing w:val="0"/>
            <w:w w:val="100"/>
          </w:rPr>
          <w:t>P</w:t>
        </w:r>
      </w:ins>
      <w:ins w:id="629" w:author="羊" w:date="2026-02-26T08:31:31Z">
        <w:r>
          <w:rPr>
            <w:rFonts w:hint="eastAsia" w:asciiTheme="minorEastAsia" w:hAnsiTheme="minorEastAsia" w:eastAsiaTheme="minorEastAsia" w:cstheme="minorEastAsia"/>
            <w:w w:val="100"/>
            <w:position w:val="0"/>
            <w:sz w:val="21"/>
            <w:szCs w:val="21"/>
          </w:rPr>
          <w:t>0</w:t>
        </w:r>
      </w:ins>
      <w:ins w:id="630" w:author="羊" w:date="2026-02-26T08:31:31Z">
        <w:r>
          <w:rPr>
            <w:rFonts w:hint="eastAsia" w:asciiTheme="minorEastAsia" w:hAnsiTheme="minorEastAsia" w:eastAsiaTheme="minorEastAsia" w:cstheme="minorEastAsia"/>
            <w:spacing w:val="0"/>
            <w:w w:val="100"/>
          </w:rPr>
          <w:t>-</w:t>
        </w:r>
      </w:ins>
      <w:ins w:id="631" w:author="羊" w:date="2026-02-26T08:31:31Z">
        <w:r>
          <w:rPr>
            <w:rFonts w:hint="eastAsia" w:asciiTheme="minorEastAsia" w:hAnsiTheme="minorEastAsia" w:eastAsiaTheme="minorEastAsia" w:cstheme="minorEastAsia"/>
            <w:w w:val="100"/>
          </w:rPr>
          <w:t>-第</w:t>
        </w:r>
      </w:ins>
      <w:ins w:id="632" w:author="羊" w:date="2026-02-26T08:31:31Z">
        <w:r>
          <w:rPr>
            <w:rFonts w:hint="eastAsia" w:asciiTheme="minorEastAsia" w:hAnsiTheme="minorEastAsia" w:eastAsiaTheme="minorEastAsia" w:cstheme="minorEastAsia"/>
            <w:spacing w:val="0"/>
            <w:w w:val="100"/>
          </w:rPr>
          <w:t>17.3.</w:t>
        </w:r>
      </w:ins>
      <w:ins w:id="633" w:author="羊" w:date="2026-02-26T08:31:31Z">
        <w:r>
          <w:rPr>
            <w:rFonts w:hint="eastAsia" w:asciiTheme="minorEastAsia" w:hAnsiTheme="minorEastAsia" w:eastAsiaTheme="minorEastAsia" w:cstheme="minorEastAsia"/>
            <w:w w:val="100"/>
          </w:rPr>
          <w:t>3</w:t>
        </w:r>
      </w:ins>
      <w:ins w:id="634" w:author="羊" w:date="2026-02-26T08:31:31Z">
        <w:r>
          <w:rPr>
            <w:rFonts w:hint="eastAsia" w:asciiTheme="minorEastAsia" w:hAnsiTheme="minorEastAsia" w:eastAsiaTheme="minorEastAsia" w:cstheme="minorEastAsia"/>
            <w:spacing w:val="0"/>
            <w:w w:val="100"/>
          </w:rPr>
          <w:t>项、</w:t>
        </w:r>
      </w:ins>
      <w:ins w:id="635" w:author="羊" w:date="2026-02-26T08:31:31Z">
        <w:r>
          <w:rPr>
            <w:rFonts w:hint="eastAsia" w:asciiTheme="minorEastAsia" w:hAnsiTheme="minorEastAsia" w:eastAsiaTheme="minorEastAsia" w:cstheme="minorEastAsia"/>
            <w:w w:val="100"/>
          </w:rPr>
          <w:t>第</w:t>
        </w:r>
      </w:ins>
      <w:ins w:id="636" w:author="羊" w:date="2026-02-26T08:31:31Z">
        <w:r>
          <w:rPr>
            <w:rFonts w:hint="eastAsia" w:asciiTheme="minorEastAsia" w:hAnsiTheme="minorEastAsia" w:eastAsiaTheme="minorEastAsia" w:cstheme="minorEastAsia"/>
            <w:spacing w:val="0"/>
            <w:w w:val="100"/>
          </w:rPr>
          <w:t>17.5.</w:t>
        </w:r>
      </w:ins>
      <w:ins w:id="637" w:author="羊" w:date="2026-02-26T08:31:31Z">
        <w:r>
          <w:rPr>
            <w:rFonts w:hint="eastAsia" w:asciiTheme="minorEastAsia" w:hAnsiTheme="minorEastAsia" w:eastAsiaTheme="minorEastAsia" w:cstheme="minorEastAsia"/>
            <w:w w:val="100"/>
          </w:rPr>
          <w:t>2</w:t>
        </w:r>
      </w:ins>
      <w:ins w:id="638" w:author="羊" w:date="2026-02-26T08:31:31Z">
        <w:r>
          <w:rPr>
            <w:rFonts w:hint="eastAsia" w:asciiTheme="minorEastAsia" w:hAnsiTheme="minorEastAsia" w:eastAsiaTheme="minorEastAsia" w:cstheme="minorEastAsia"/>
            <w:spacing w:val="0"/>
            <w:w w:val="100"/>
          </w:rPr>
          <w:t>项和</w:t>
        </w:r>
      </w:ins>
      <w:ins w:id="639" w:author="羊" w:date="2026-02-26T08:31:31Z">
        <w:r>
          <w:rPr>
            <w:rFonts w:hint="eastAsia" w:asciiTheme="minorEastAsia" w:hAnsiTheme="minorEastAsia" w:eastAsiaTheme="minorEastAsia" w:cstheme="minorEastAsia"/>
            <w:w w:val="100"/>
          </w:rPr>
          <w:t>第</w:t>
        </w:r>
      </w:ins>
      <w:ins w:id="640" w:author="羊" w:date="2026-02-26T08:31:31Z">
        <w:r>
          <w:rPr>
            <w:rFonts w:hint="eastAsia" w:asciiTheme="minorEastAsia" w:hAnsiTheme="minorEastAsia" w:eastAsiaTheme="minorEastAsia" w:cstheme="minorEastAsia"/>
            <w:spacing w:val="0"/>
            <w:w w:val="100"/>
          </w:rPr>
          <w:t>17.6.</w:t>
        </w:r>
      </w:ins>
      <w:ins w:id="641" w:author="羊" w:date="2026-02-26T08:31:31Z">
        <w:r>
          <w:rPr>
            <w:rFonts w:hint="eastAsia" w:asciiTheme="minorEastAsia" w:hAnsiTheme="minorEastAsia" w:eastAsiaTheme="minorEastAsia" w:cstheme="minorEastAsia"/>
            <w:w w:val="100"/>
          </w:rPr>
          <w:t>2</w:t>
        </w:r>
      </w:ins>
      <w:ins w:id="642" w:author="羊" w:date="2026-02-26T08:31:31Z">
        <w:r>
          <w:rPr>
            <w:rFonts w:hint="eastAsia" w:asciiTheme="minorEastAsia" w:hAnsiTheme="minorEastAsia" w:eastAsiaTheme="minorEastAsia" w:cstheme="minorEastAsia"/>
            <w:spacing w:val="0"/>
            <w:w w:val="100"/>
          </w:rPr>
          <w:t>项约定的付款证书中承包人应得到的已完成</w:t>
        </w:r>
      </w:ins>
      <w:ins w:id="643" w:author="羊" w:date="2026-02-26T08:31:31Z">
        <w:r>
          <w:rPr>
            <w:rFonts w:hint="eastAsia" w:asciiTheme="minorEastAsia" w:hAnsiTheme="minorEastAsia" w:eastAsiaTheme="minorEastAsia" w:cstheme="minorEastAsia"/>
            <w:w w:val="100"/>
          </w:rPr>
          <w:t>工</w:t>
        </w:r>
      </w:ins>
      <w:ins w:id="644" w:author="羊" w:date="2026-02-26T08:31:31Z">
        <w:r>
          <w:rPr>
            <w:rFonts w:hint="eastAsia" w:asciiTheme="minorEastAsia" w:hAnsiTheme="minorEastAsia" w:eastAsiaTheme="minorEastAsia" w:cstheme="minorEastAsia"/>
            <w:spacing w:val="0"/>
          </w:rPr>
          <w:t>程量的金额。此项金额应不包括价格调整、不计质量保证金的扣留和支付、预付款的支付和扣回。第</w:t>
        </w:r>
      </w:ins>
      <w:ins w:id="645" w:author="羊" w:date="2026-02-26T08:31:31Z">
        <w:r>
          <w:rPr>
            <w:rFonts w:hint="eastAsia" w:asciiTheme="minorEastAsia" w:hAnsiTheme="minorEastAsia" w:eastAsiaTheme="minorEastAsia" w:cstheme="minorEastAsia"/>
          </w:rPr>
          <w:t>15</w:t>
        </w:r>
      </w:ins>
      <w:ins w:id="646" w:author="羊" w:date="2026-02-26T08:31:31Z">
        <w:r>
          <w:rPr>
            <w:rFonts w:hint="eastAsia" w:asciiTheme="minorEastAsia" w:hAnsiTheme="minorEastAsia" w:eastAsiaTheme="minorEastAsia" w:cstheme="minorEastAsia"/>
            <w:w w:val="100"/>
          </w:rPr>
          <w:t>条约定的变更及其他金额已按现行价格计价的，也不计在内；</w:t>
        </w:r>
      </w:ins>
    </w:p>
    <w:p w14:paraId="5B220E77">
      <w:pPr>
        <w:pStyle w:val="12"/>
        <w:snapToGrid w:val="0"/>
        <w:spacing w:before="0" w:beforeLines="0" w:afterLines="0" w:line="360" w:lineRule="auto"/>
        <w:ind w:left="0" w:right="0" w:firstLine="420" w:firstLineChars="200"/>
        <w:jc w:val="both"/>
        <w:rPr>
          <w:ins w:id="647" w:author="羊" w:date="2026-02-26T08:31:31Z"/>
          <w:rFonts w:hint="eastAsia" w:asciiTheme="minorEastAsia" w:hAnsiTheme="minorEastAsia" w:eastAsiaTheme="minorEastAsia" w:cstheme="minorEastAsia"/>
        </w:rPr>
      </w:pPr>
      <w:ins w:id="648" w:author="羊" w:date="2026-02-26T08:31:31Z">
        <w:r>
          <w:rPr>
            <w:rFonts w:hint="eastAsia" w:asciiTheme="minorEastAsia" w:hAnsiTheme="minorEastAsia" w:eastAsiaTheme="minorEastAsia" w:cstheme="minorEastAsia"/>
          </w:rPr>
          <w:t>A--定值权重(即不调部分的权重)；</w:t>
        </w:r>
      </w:ins>
    </w:p>
    <w:p w14:paraId="10483DBF">
      <w:pPr>
        <w:pStyle w:val="12"/>
        <w:keepNext w:val="0"/>
        <w:keepLines w:val="0"/>
        <w:pageBreakBefore w:val="0"/>
        <w:widowControl w:val="0"/>
        <w:kinsoku/>
        <w:wordWrap/>
        <w:overflowPunct/>
        <w:topLinePunct w:val="0"/>
        <w:autoSpaceDE/>
        <w:autoSpaceDN/>
        <w:bidi w:val="0"/>
        <w:adjustRightInd w:val="0"/>
        <w:snapToGrid w:val="0"/>
        <w:spacing w:before="0" w:beforeLines="0" w:afterLines="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B1;B2;B3·····Bn--各可调因子的变值权重(即可调部分的权重)为各可调因子在投标函投标总报价中所占的比例；</w:t>
      </w:r>
    </w:p>
    <w:p w14:paraId="63355B3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Ft1;Ft2;Ft3·····Ftn--各可调因子的现行价格指数，指第17.3.3项、第17.5.2项和第17.6.2项约定的付款证书相关周期最后一天的前42天的各可调因子的价格指数；</w:t>
      </w:r>
    </w:p>
    <w:p w14:paraId="6850890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Fo1;Fo2;Fo3·····Fon--各可调因子的基本价格指数，指基准日期的各可调因子的价格指数。</w:t>
      </w:r>
    </w:p>
    <w:p w14:paraId="14DDFE1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hint="eastAsia" w:ascii="宋体" w:hAnsi="宋体" w:eastAsia="宋体" w:cs="宋体"/>
          <w:b w:val="0"/>
          <w:bCs w:val="0"/>
          <w:i w:val="0"/>
          <w:snapToGrid w:val="0"/>
          <w:spacing w:val="0"/>
          <w:w w:val="100"/>
          <w:position w:val="0"/>
          <w:sz w:val="21"/>
          <w:szCs w:val="21"/>
          <w:lang w:eastAsia="zh-CN"/>
        </w:rPr>
      </w:pPr>
      <w:r>
        <w:rPr>
          <w:rFonts w:ascii="宋体" w:hAnsi="宋体" w:eastAsia="宋体" w:cs="宋体"/>
          <w:b w:val="0"/>
          <w:bCs w:val="0"/>
          <w:i w:val="0"/>
          <w:snapToGrid w:val="0"/>
          <w:spacing w:val="0"/>
          <w:w w:val="100"/>
          <w:position w:val="0"/>
          <w:sz w:val="21"/>
          <w:szCs w:val="21"/>
        </w:rPr>
        <w:t>以上价格调整公式中的各可调因子、定值和变值权重，以及基本价格指数及其来源在投标函附录价格指数和权重表中约定。价格指数应首先采用有关部门提供的价格指数，缺乏上述价格指数时，可采用有关部门提供的价格代替</w:t>
      </w:r>
      <w:ins w:id="649" w:author="羊" w:date="2026-02-26T08:34:27Z">
        <w:r>
          <w:rPr>
            <w:rFonts w:hint="eastAsia" w:cs="宋体"/>
            <w:b w:val="0"/>
            <w:bCs w:val="0"/>
            <w:i w:val="0"/>
            <w:snapToGrid w:val="0"/>
            <w:spacing w:val="0"/>
            <w:w w:val="100"/>
            <w:position w:val="0"/>
            <w:sz w:val="21"/>
            <w:szCs w:val="21"/>
            <w:lang w:eastAsia="zh-CN"/>
          </w:rPr>
          <w:t>。</w:t>
        </w:r>
      </w:ins>
    </w:p>
    <w:p w14:paraId="131F786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50" w:author="羊" w:date="2026-02-26T08:34:3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16.1.1.2暂时确定调整差额</w:t>
      </w:r>
    </w:p>
    <w:p w14:paraId="641E8DB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在计算调整差额时得不到现行价格指数的，可暂用上一次价格指数计算，并在以后的付款中再按实际价格指数进行调整。</w:t>
      </w:r>
    </w:p>
    <w:p w14:paraId="37DD5A2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16.1.1.3权重的调整</w:t>
      </w:r>
    </w:p>
    <w:p w14:paraId="6BAD4A8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按第15.1款约定的变更导致原定合同中的权重不合理时，由监理人与承包人和发包人协商后进行调整。</w:t>
      </w:r>
    </w:p>
    <w:p w14:paraId="4804DCC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51" w:author="羊" w:date="2026-02-26T08:35:0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16.1.1.4承包人工期延误后的价格调整</w:t>
      </w:r>
    </w:p>
    <w:p w14:paraId="6E6BD8B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由于承包人原因未在约定的工期内竣工的，则对原约定竣工日期后继续施工的工程，在使用第16.1.1.1目价格调整公式时，应采用原约定竣工日期与实际竣工日期的两个价格指数中较低的一个作为现行价格指数。</w:t>
      </w:r>
    </w:p>
    <w:p w14:paraId="165E2C6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52" w:author="羊" w:date="2026-02-26T08:35:4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16.1.2采用造价信息调整价格差额</w:t>
      </w:r>
    </w:p>
    <w:p w14:paraId="14AFE26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施工期内，因人工、材料、设备和机械台班价格波动影响合同价格时，人工、机械使用费按照国家或省（自治区、直辖市）建设行政管理部门、行业建设管理部门或其授权的工程造价管理机构发布的人工成本信息、机械台班单价或机械使用费系数进行调整；需要进行价格调整的材料，其单价和采购数应由监理人复核，监理人确认需调整的材料单价及数量，作为调整工程合同价格差额的依据。</w:t>
      </w:r>
    </w:p>
    <w:p w14:paraId="7EC8ACD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53" w:author="羊" w:date="2026-02-26T08:35:5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工程造价信息的来源以及价格调整的项目和系数在专用合同条款中约定。</w:t>
      </w:r>
      <w:bookmarkStart w:id="145" w:name="16.2 法律变化引起的价格调整"/>
      <w:bookmarkEnd w:id="145"/>
    </w:p>
    <w:p w14:paraId="406217E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16.2法律变化引起的价格调整</w:t>
      </w:r>
    </w:p>
    <w:p w14:paraId="722B025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在基准日后，因法律变化导致承包人在合同履行中所需要的工程费用发生除第16.1款约定以外的增减时，监理人应根据法律、国家或省、自治区、直辖市有关部门的规定，按第3.5款商定或确定需调整的合同价款。</w:t>
      </w:r>
    </w:p>
    <w:p w14:paraId="09040058">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146" w:name="_bookmark101"/>
      <w:bookmarkEnd w:id="146"/>
      <w:bookmarkStart w:id="147" w:name="17. 计量与支付"/>
      <w:bookmarkEnd w:id="147"/>
      <w:r>
        <w:rPr>
          <w:rFonts w:ascii="宋体" w:hAnsi="宋体" w:eastAsia="宋体" w:cs="宋体"/>
          <w:b/>
          <w:bCs/>
          <w:i w:val="0"/>
          <w:snapToGrid w:val="0"/>
          <w:spacing w:val="0"/>
          <w:w w:val="100"/>
          <w:position w:val="0"/>
          <w:sz w:val="21"/>
          <w:szCs w:val="21"/>
        </w:rPr>
        <w:t>17.计量与支付</w:t>
      </w:r>
    </w:p>
    <w:p w14:paraId="41A470C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48" w:name="17.1 计量"/>
      <w:bookmarkEnd w:id="148"/>
      <w:r>
        <w:rPr>
          <w:rFonts w:ascii="宋体" w:hAnsi="宋体" w:eastAsia="宋体" w:cs="宋体"/>
          <w:b w:val="0"/>
          <w:bCs w:val="0"/>
          <w:i w:val="0"/>
          <w:snapToGrid w:val="0"/>
          <w:spacing w:val="0"/>
          <w:w w:val="100"/>
          <w:position w:val="0"/>
          <w:sz w:val="21"/>
          <w:szCs w:val="21"/>
        </w:rPr>
        <w:t>17.1计量</w:t>
      </w:r>
    </w:p>
    <w:p w14:paraId="7095B1A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17.1.1计量单位</w:t>
      </w:r>
    </w:p>
    <w:p w14:paraId="3EC5C1E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计量采用国家法定的计量单位。</w:t>
      </w:r>
    </w:p>
    <w:p w14:paraId="63754E3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17.1.2计量方法结算工程量应按工程量清单中约定的方法计算。</w:t>
      </w:r>
    </w:p>
    <w:p w14:paraId="6D0F34F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17.1.3计量周期除专用合同条款另有约定外，单价子目已完成工程量按月计量，总价子目的计量周期按批准的支付分解报告确定。</w:t>
      </w:r>
    </w:p>
    <w:p w14:paraId="78384DB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17.1.4单价子目的计量</w:t>
      </w:r>
    </w:p>
    <w:p w14:paraId="5F23E63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（1）已标价工程量清单中的单价子目工程量为估算工程量。结算工程量是承包人实际完成的，并按合同约定的计量方法进行计量的工程量。</w:t>
      </w:r>
    </w:p>
    <w:p w14:paraId="5F2EF45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（2）承包人对已完成的工程进行计量，向监理人提交进度付款申请单、已完成工程量报表和有关计量资料。</w:t>
      </w:r>
    </w:p>
    <w:p w14:paraId="0DE8D78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监理人对承包人提交的工程量报表进行复核，以确定实际完成的工程量。对数量有异议的，可要求承包人按第8.2款约定进行共同复核和抽样复测。承包人应协助监理人进行复核并按监理人要求提供补充计量资料。承包人未按监理人要求参加复核，监理人复核或修正的工程量视为承包人实际完成的工程量。</w:t>
      </w:r>
    </w:p>
    <w:p w14:paraId="6639C5E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（4）监理人认为有必要时，可通知承包人共同进行联合测量、计量，承包人应遵照执行。</w:t>
      </w:r>
    </w:p>
    <w:p w14:paraId="29DAF62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承包人完成工程量清单中每个子目的工程量后，监理人应要求承包人派员共同对每个子目的历次计量报表进行汇总，以核实最终结算工程量。监理人可要求承包人提供补充计量资料，以确定最后一次进度付款的准确工程量。承包人未按监理人要求派员参加的，监理人最终核实的工程量视为承包人完成该子目的准确工程量。</w:t>
      </w:r>
    </w:p>
    <w:p w14:paraId="2C663A9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（6）监理人应在收到承包人提交的工程量报表后的7天内进行复核，监理人未在约定时间内复核的，承包人提交的工程量报表中的工程量视为承包人实际完成的工程量，据此计算工程价款。</w:t>
      </w:r>
    </w:p>
    <w:p w14:paraId="38329A2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54" w:author="羊" w:date="2026-02-26T08:36:3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17.1.5总价子目的计量</w:t>
      </w:r>
    </w:p>
    <w:p w14:paraId="0318753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总价子目的分解和计量按照下述约定进行。</w:t>
      </w:r>
    </w:p>
    <w:p w14:paraId="6396318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（1）总价子目的计量和支付应以总价为基础，不因第16.1款中的因素而进行调整。承包人实际完成的工程量，是进行工程目标管理和控制进度支付的依据。</w:t>
      </w:r>
    </w:p>
    <w:p w14:paraId="10911BC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应按工程量清单的要求对总价子目进行分解，并在签订协议书后的28天内将各子目的总价支付分解表提交监理人审批。分解表应标明其所属子目和分阶段需支付的金额。承包人应按批准的各总价子目支付周期，对已完成的总价子目进行计量，确定分项的应付金额列入进度付款申请单中。</w:t>
      </w:r>
    </w:p>
    <w:p w14:paraId="235BE61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（3）监理人对承包人提交的上述资料进行复核，以确定分阶段实际完成的工程量和工程形象目标。对其有异议的，可要求承包人按第8.2款约定进行共同复核和抽样复测。</w:t>
      </w:r>
    </w:p>
    <w:p w14:paraId="73517A3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（4）除按照第15条约定的变更外，总价子目的工程量是承包人用于结算的最终工程量。</w:t>
      </w:r>
    </w:p>
    <w:p w14:paraId="5F768E3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49" w:name="17.2 预付款"/>
      <w:bookmarkEnd w:id="149"/>
      <w:r>
        <w:rPr>
          <w:rFonts w:ascii="宋体" w:hAnsi="宋体" w:eastAsia="宋体" w:cs="宋体"/>
          <w:b w:val="0"/>
          <w:bCs w:val="0"/>
          <w:i w:val="0"/>
          <w:snapToGrid w:val="0"/>
          <w:spacing w:val="0"/>
          <w:w w:val="100"/>
          <w:position w:val="0"/>
          <w:sz w:val="21"/>
          <w:szCs w:val="21"/>
        </w:rPr>
        <w:t>17.2预付款</w:t>
      </w:r>
    </w:p>
    <w:p w14:paraId="1FE8B1E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17.2.1预付款</w:t>
      </w:r>
    </w:p>
    <w:p w14:paraId="524C074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预付款用于承包人为合同工程施工购置材料、工程设备、施工设备、修建临时设施以及组织施工队伍进场等。分为工程预付款和工程材料预付款。预付款必须专用于合同工程。预付款的额度和预付办法在专用合同条款中约定。</w:t>
      </w:r>
    </w:p>
    <w:p w14:paraId="5218CD0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17.2.2预付款保函（担保）</w:t>
      </w:r>
    </w:p>
    <w:p w14:paraId="71C78E0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（1）承包人应在收到第一次工程预付款的同时向发包人提交工程预付款担保，担保金额应与第一次工程预付款金额相同，工程预付款担保在第一次工程预付款被发包人扣回前一直有效。</w:t>
      </w:r>
    </w:p>
    <w:p w14:paraId="2B2F7D8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（2）工程材料预付款的担保在专用合同条款中约定。</w:t>
      </w:r>
    </w:p>
    <w:p w14:paraId="001DEE2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预付款担保的担保金额可根据预付款扣回的金额相应递减。17.2.3预付款的扣回与还清预付款在进度付款中扣回，扣回与还清办法在专用合同条款中约定。在颁发合同工程完工证书前，由于不可抗力或其它原因解除合同时，预付款尚未扣清的，尚未扣清的预付款余额应作为承包人的到期应付款。</w:t>
      </w:r>
    </w:p>
    <w:p w14:paraId="01FEC7F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50" w:name="17.3 工程进度付款"/>
      <w:bookmarkEnd w:id="150"/>
      <w:r>
        <w:rPr>
          <w:rFonts w:ascii="宋体" w:hAnsi="宋体" w:eastAsia="宋体" w:cs="宋体"/>
          <w:b w:val="0"/>
          <w:bCs w:val="0"/>
          <w:i w:val="0"/>
          <w:snapToGrid w:val="0"/>
          <w:spacing w:val="0"/>
          <w:w w:val="100"/>
          <w:position w:val="0"/>
          <w:sz w:val="21"/>
          <w:szCs w:val="21"/>
        </w:rPr>
        <w:t>17.3工程进度付款</w:t>
      </w:r>
    </w:p>
    <w:p w14:paraId="0705B87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55" w:author="羊" w:date="2026-02-26T08:37:1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17.3.1付款周期付款周期同计量周期。</w:t>
      </w:r>
    </w:p>
    <w:p w14:paraId="7B3C2AD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17.3.2进度付款申请单</w:t>
      </w:r>
    </w:p>
    <w:p w14:paraId="6EC284F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承包人应在每个付款周期末，按监理人批准的格式和专用合同条款约定的份数，向监理人提交进度付款申请单，并附相应的支持性证明文件。除专用合同条款另有约定外，进度付款申请单应包括下列内容：</w:t>
      </w:r>
    </w:p>
    <w:p w14:paraId="2F6C6BC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（1）截至本次付款周期末已实施工程的价款；</w:t>
      </w:r>
    </w:p>
    <w:p w14:paraId="244D652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（2）根据第15条应增加和扣减的变更金额；</w:t>
      </w:r>
    </w:p>
    <w:p w14:paraId="46FAA10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（3）根据第23条应增加和扣减的索赔金额；</w:t>
      </w:r>
    </w:p>
    <w:p w14:paraId="44E2697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（4）根据第17.2款约定应支付的预付款和扣减的返还预付款；</w:t>
      </w:r>
    </w:p>
    <w:p w14:paraId="7846B0B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（5）根据第17.4.1项约定应扣减的质量保证金；</w:t>
      </w:r>
    </w:p>
    <w:p w14:paraId="1D3CC8D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56" w:author="羊" w:date="2026-02-26T08:37:2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（6）根据合同应增加和扣减的其他金额。</w:t>
      </w:r>
    </w:p>
    <w:p w14:paraId="022F2F7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17.3.3进度付款证书和支付时间</w:t>
      </w:r>
    </w:p>
    <w:p w14:paraId="0704E2C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监理人在收到承包人进度付款申请单以及相应的支持性证明文件后的14天内完成核查，提出发包人到期应支付给承包人的金额以及相应的支持性材料，经发包人审查同意后，由监理人向承包人出具经发包人签认的进度付款证书。监理人有权扣发承包人未能按照合同要求履行任何工作或义务的相应金额。</w:t>
      </w:r>
    </w:p>
    <w:p w14:paraId="7E7C695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（2）发包人应在监理人收到进度付款申请单后的28天内，将进度应付款支付给承包人。发包人不按期支付的，按专用合同条款的约定支付逾期付款违约金。</w:t>
      </w:r>
    </w:p>
    <w:p w14:paraId="5F0E323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（3）监理人出具进度付款证书，不应视为监理人已同意、批准或接受了承包人完成的该部分工作。</w:t>
      </w:r>
    </w:p>
    <w:p w14:paraId="510A247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57" w:author="羊" w:date="2026-02-26T08:37:4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进度付款涉及政府投资资金的，按照国库集中支付等国家相关规定和专用合同条款的约定办理。17.3.4工程进度付款的修正在对以往历次已签发的进度付款证书进行汇总和复核中发现错、漏或重复的，监理人有权予以修正，承包人也有权提出修正申请。经双方复核同意的修正，应在本次进度付款中支付或扣除。</w:t>
      </w:r>
      <w:bookmarkStart w:id="151" w:name="17.4 质量保证金"/>
      <w:bookmarkEnd w:id="151"/>
    </w:p>
    <w:p w14:paraId="1D00947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17.4质量保证金</w:t>
      </w:r>
    </w:p>
    <w:p w14:paraId="6E7B9C0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17.4.1监理人应从第一个工程进度付款周期开始，在发包人的进度付款中，按专用合同条款约定扣留质量保证金，直至扣留的工程质量保证金总额达到专用合同条款约定的金额或比例为止。质量保证金的计算额度不止包括预付款的支付与扣回金额。</w:t>
      </w:r>
    </w:p>
    <w:p w14:paraId="7593383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17.4.2合同工程完工证书颁发后14天内，发包人将质量保证金总额的一半支付给承包人。在第1.1.4.5目约定的缺陷责任期（工程质量保修期）满时，发包人将在30个工作日内会同承包人按照合同约定的内容核实承包人是否完成保修责任。如无异议，发包人应当在核实后将剩余的质量保证金支付给承包人。</w:t>
      </w:r>
    </w:p>
    <w:p w14:paraId="446A028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17.4.3在第1.1.4.5目约定的缺陷责任期满时，承包人没有完成缺陷责任的，发包人有权扣留与未履行责任剩余工作所需金额相应的质量保证金余额，并有权根据第19.3款约定要求延长缺陷责任期，直至完成剩余工作为止。</w:t>
      </w:r>
    </w:p>
    <w:p w14:paraId="1B45FE2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52" w:name="17.5 竣工结算（完工结算）"/>
      <w:bookmarkEnd w:id="152"/>
      <w:r>
        <w:rPr>
          <w:rFonts w:ascii="宋体" w:hAnsi="宋体" w:eastAsia="宋体" w:cs="宋体"/>
          <w:b w:val="0"/>
          <w:bCs w:val="0"/>
          <w:i w:val="0"/>
          <w:snapToGrid w:val="0"/>
          <w:spacing w:val="0"/>
          <w:w w:val="100"/>
          <w:position w:val="0"/>
          <w:sz w:val="21"/>
          <w:szCs w:val="21"/>
        </w:rPr>
        <w:t>17.5竣工结算（完工结算）</w:t>
      </w:r>
    </w:p>
    <w:p w14:paraId="177C092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17.5.1竣工（完工）付款申请单</w:t>
      </w:r>
    </w:p>
    <w:p w14:paraId="59A80C5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承包人应在工程接收证书颁发后28天内，按专用合同条款约定的份数向监理人提交完工付款申请单，并提供相关证明材料。完工付款申请单应包括下列内容：完工结算合同总价、发包人已支付承包人的工程价款、应扣留的质量保证金、应支付的完工付款金额。</w:t>
      </w:r>
    </w:p>
    <w:p w14:paraId="551D6E8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（2）监理人对完工付款申请单有异议的，有权要求承包人进行修正和提供补充资料。经监理人和承包人协商后，由承包人向监理人提交修正后的完工付款申请单。</w:t>
      </w:r>
    </w:p>
    <w:p w14:paraId="01EF33B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17.5.2竣工（完工）付款证书及支付时间</w:t>
      </w:r>
    </w:p>
    <w:p w14:paraId="33820B7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监理人在收到承包人提交的竣工付款申请单后的14天内完成核查，提出发包人到期应支付给承包人的价款送发包人审核并抄送承包人。发包人应在收到后14天内审核完毕，由监理人向承包人出具经发包人签认的完工付款证书。监理人未在约定时间内核查，又未提出具体意见的，视为承包人提交的完工付款申请单已经监理人核查同意。发包人未在约定时间内审核又未提出具体意见的，监理人提出发包人到期应支付给承包人的价款视为已经发包人同意。</w:t>
      </w:r>
    </w:p>
    <w:p w14:paraId="073AD70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（2）发包人应在监理人出具完工付款证书后的14天内，将应支付款支付给承包人。发包人不按期支付的，按第17.3.3（2）目的约定，将逾期付款违约金支付给承包人。</w:t>
      </w:r>
    </w:p>
    <w:p w14:paraId="0696C76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（3）承包人对发包人签认的完工付款证书有异议的，发包人可出具完工付款申请单中承包人已同意部分的临时付款证书。存在争议的部分，按第24条的约定办理。</w:t>
      </w:r>
    </w:p>
    <w:p w14:paraId="31DD6C4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58" w:author="羊" w:date="2026-02-26T08:38:4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（4）完工付款涉及政府投资资金的，按第17.3.3（４）目的约定办理。</w:t>
      </w:r>
      <w:bookmarkStart w:id="153" w:name="17.6 最终结清"/>
      <w:bookmarkEnd w:id="153"/>
    </w:p>
    <w:p w14:paraId="52EB05E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17.6最终结清</w:t>
      </w:r>
    </w:p>
    <w:p w14:paraId="18BC022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17.6.1最终结清申请单</w:t>
      </w:r>
    </w:p>
    <w:p w14:paraId="08AA329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（1）工程质量保修责任终止证书签发后，承包人应按监理人批准的格式提交最终结清申请单。提交最终结清申请单的份数在专用合同条款中约定。</w:t>
      </w:r>
    </w:p>
    <w:p w14:paraId="28A7D01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（2）发包人对最终结清申请单内容有异议的，有权要求承包人进行修正和提供补充资料，由承包人向监理人提交修正后的最终结清申请单。</w:t>
      </w:r>
    </w:p>
    <w:p w14:paraId="79B4CF3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17.6.2最终结清证书和支付时间</w:t>
      </w:r>
    </w:p>
    <w:p w14:paraId="564CC85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监理人收到承包人提交的最终结清申请单后的14天内，提出发包人应支付给承包人的价款送发包人审核并抄送承包人。发包人应在收到后14天内审核完毕，由监理人向承包人出具经发包人签认的最终结清证书。监理人未在约定时间内核查，又未提出具体意见的，视为承包人提交的最终结清申请已经监理人核查同意；发包人未在约定时间内审核又未提出具体意见的，监理人提出应支付给承包人的价款视为已经发包人同意。</w:t>
      </w:r>
    </w:p>
    <w:p w14:paraId="70B6AF0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（2）发包人应在监理人出具最终结清证书后的14天内，将应支付款支付给承包人。发包人不按期支付的，按第17.3.3（2）目的约定，将逾期付款违约金支付给承包人。</w:t>
      </w:r>
    </w:p>
    <w:p w14:paraId="0EE702D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（3）承包人对发包人签认的最终结清证书有异议的，按第24条的约定办理。</w:t>
      </w:r>
    </w:p>
    <w:p w14:paraId="7D16B62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59" w:author="羊" w:date="2026-02-26T08:39:1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（4）最终结清付款涉及政府投资资金的，按第17.3.3（</w:t>
      </w:r>
      <w:ins w:id="660" w:author="羊" w:date="2026-02-26T08:39:07Z">
        <w:r>
          <w:rPr>
            <w:rFonts w:hint="eastAsia" w:cs="宋体"/>
            <w:b w:val="0"/>
            <w:bCs w:val="0"/>
            <w:i w:val="0"/>
            <w:snapToGrid w:val="0"/>
            <w:spacing w:val="0"/>
            <w:w w:val="100"/>
            <w:position w:val="0"/>
            <w:sz w:val="21"/>
            <w:szCs w:val="21"/>
            <w:lang w:val="en-US" w:eastAsia="zh-CN"/>
          </w:rPr>
          <w:t>4</w:t>
        </w:r>
      </w:ins>
      <w:r>
        <w:rPr>
          <w:rFonts w:ascii="宋体" w:hAnsi="宋体" w:eastAsia="宋体" w:cs="宋体"/>
          <w:b w:val="0"/>
          <w:bCs w:val="0"/>
          <w:i w:val="0"/>
          <w:snapToGrid w:val="0"/>
          <w:spacing w:val="0"/>
          <w:w w:val="100"/>
          <w:position w:val="0"/>
          <w:sz w:val="21"/>
          <w:szCs w:val="21"/>
        </w:rPr>
        <w:t>）目的约定办理。</w:t>
      </w:r>
      <w:bookmarkStart w:id="154" w:name="17.7竣工财务决算"/>
      <w:bookmarkEnd w:id="154"/>
    </w:p>
    <w:p w14:paraId="4BB6BFE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17.7竣工财务决算</w:t>
      </w:r>
    </w:p>
    <w:p w14:paraId="28F0A30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发包人负责编制本工程项目竣工财务决算，承包人应按专用合同条款的约定提供竣工财务决算编制所需的相关材料。</w:t>
      </w:r>
    </w:p>
    <w:p w14:paraId="096FAEB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61" w:author="羊" w:date="2026-02-26T08:39:50Z"/>
          <w:rFonts w:ascii="宋体" w:hAnsi="宋体" w:eastAsia="宋体" w:cs="宋体"/>
          <w:b w:val="0"/>
          <w:bCs w:val="0"/>
          <w:i w:val="0"/>
          <w:snapToGrid w:val="0"/>
          <w:spacing w:val="0"/>
          <w:w w:val="100"/>
          <w:position w:val="0"/>
          <w:sz w:val="21"/>
          <w:szCs w:val="21"/>
        </w:rPr>
      </w:pPr>
      <w:bookmarkStart w:id="155" w:name="17.8竣工审计"/>
      <w:bookmarkEnd w:id="155"/>
      <w:r>
        <w:rPr>
          <w:rFonts w:ascii="宋体" w:hAnsi="宋体" w:eastAsia="宋体" w:cs="宋体"/>
          <w:b w:val="0"/>
          <w:bCs w:val="0"/>
          <w:i w:val="0"/>
          <w:snapToGrid w:val="0"/>
          <w:spacing w:val="0"/>
          <w:w w:val="100"/>
          <w:position w:val="0"/>
          <w:sz w:val="21"/>
          <w:szCs w:val="21"/>
        </w:rPr>
        <w:t>17.8竣工审计</w:t>
      </w:r>
    </w:p>
    <w:p w14:paraId="358089D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发包人负责完成本工程竣工审计手续，承包人应完成相关配合工作。</w:t>
      </w:r>
    </w:p>
    <w:p w14:paraId="1713CD6F">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156" w:name="_bookmark102"/>
      <w:bookmarkEnd w:id="156"/>
      <w:bookmarkStart w:id="157" w:name="18. 竣工验收（验收）"/>
      <w:bookmarkEnd w:id="157"/>
      <w:r>
        <w:rPr>
          <w:rFonts w:ascii="宋体" w:hAnsi="宋体" w:eastAsia="宋体" w:cs="宋体"/>
          <w:b/>
          <w:bCs/>
          <w:i w:val="0"/>
          <w:snapToGrid w:val="0"/>
          <w:spacing w:val="0"/>
          <w:w w:val="100"/>
          <w:position w:val="0"/>
          <w:sz w:val="21"/>
          <w:szCs w:val="21"/>
        </w:rPr>
        <w:t>18.竣工验收（验收）</w:t>
      </w:r>
    </w:p>
    <w:p w14:paraId="0A84FBE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58" w:name="18.1 验收工作分类"/>
      <w:bookmarkEnd w:id="158"/>
      <w:r>
        <w:rPr>
          <w:rFonts w:ascii="宋体" w:hAnsi="宋体" w:eastAsia="宋体" w:cs="宋体"/>
          <w:b w:val="0"/>
          <w:bCs w:val="0"/>
          <w:i w:val="0"/>
          <w:snapToGrid w:val="0"/>
          <w:spacing w:val="0"/>
          <w:w w:val="100"/>
          <w:position w:val="0"/>
          <w:sz w:val="21"/>
          <w:szCs w:val="21"/>
        </w:rPr>
        <w:t>18.1验收工作分类本工程验收工作按主持单位分为法人验收和政府验收。法人验收和政府验收的类别在专用合同条款中约定。除专用合同条款另有约定外，法人验收由发包人主持。承包人应完成法人验收和政府验收的配合工作，所需费用应含在已标价工程量清单中。</w:t>
      </w:r>
    </w:p>
    <w:p w14:paraId="1AEA2D7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59" w:name="18.2 分部工程验收"/>
      <w:bookmarkEnd w:id="159"/>
      <w:r>
        <w:rPr>
          <w:rFonts w:ascii="宋体" w:hAnsi="宋体" w:eastAsia="宋体" w:cs="宋体"/>
          <w:b w:val="0"/>
          <w:bCs w:val="0"/>
          <w:i w:val="0"/>
          <w:snapToGrid w:val="0"/>
          <w:spacing w:val="0"/>
          <w:w w:val="100"/>
          <w:position w:val="0"/>
          <w:sz w:val="21"/>
          <w:szCs w:val="21"/>
        </w:rPr>
        <w:t>18.2分部工程验收</w:t>
      </w:r>
    </w:p>
    <w:p w14:paraId="149C88A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18.2.1分部工程具备验收条件时，承包人应向发包人提交验收申请报告，发包人应在收到验收申请报告之日起10个工作日内决定是否同意进行验收。</w:t>
      </w:r>
    </w:p>
    <w:p w14:paraId="2325EB1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18.2.2除专用合同条款另有约定外，监理人主持分部工程验收，承包人应派符合条件的代表参加验收工作组。</w:t>
      </w:r>
    </w:p>
    <w:p w14:paraId="08B5546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18.2.3分部工程验收通过后，发包人向承包人发送分部工程验收鉴定书。承包人应及时完成分部工程验收鉴定书载明应由承包人处理的遗留问题。</w:t>
      </w:r>
    </w:p>
    <w:p w14:paraId="7C818AD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60" w:name="18.3单位工程验收"/>
      <w:bookmarkEnd w:id="160"/>
      <w:r>
        <w:rPr>
          <w:rFonts w:ascii="宋体" w:hAnsi="宋体" w:eastAsia="宋体" w:cs="宋体"/>
          <w:b w:val="0"/>
          <w:bCs w:val="0"/>
          <w:i w:val="0"/>
          <w:snapToGrid w:val="0"/>
          <w:spacing w:val="0"/>
          <w:w w:val="100"/>
          <w:position w:val="0"/>
          <w:sz w:val="21"/>
          <w:szCs w:val="21"/>
        </w:rPr>
        <w:t>18.3单位工程验收</w:t>
      </w:r>
    </w:p>
    <w:p w14:paraId="55BC02E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18.3.1单位工程具备验收条件时，承包人应向发包人提交验收申请报告，发包人应在收到验收申请报告之日起10个工作日内决定是否同意进行验收。</w:t>
      </w:r>
    </w:p>
    <w:p w14:paraId="22737EF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18.3.2发包人主持单位工程验收，承包人应派符合条件的代表参加验收工作组。</w:t>
      </w:r>
    </w:p>
    <w:p w14:paraId="45EA9E7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0" w:firstLineChars="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18.3.3单位工程验收通过后，发包人向承包人发送单位工程验收鉴定书。承包人应及时完成单位工程验收鉴定书载明应由承包人处理的遗留问题。</w:t>
      </w:r>
    </w:p>
    <w:p w14:paraId="3AFD293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18.3.4需提前投入使用的单位工程在专用合同条款中明确。</w:t>
      </w:r>
    </w:p>
    <w:p w14:paraId="6E910E4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61" w:name="18.4合同工程完工验收"/>
      <w:bookmarkEnd w:id="161"/>
      <w:r>
        <w:rPr>
          <w:rFonts w:ascii="宋体" w:hAnsi="宋体" w:eastAsia="宋体" w:cs="宋体"/>
          <w:b w:val="0"/>
          <w:bCs w:val="0"/>
          <w:i w:val="0"/>
          <w:snapToGrid w:val="0"/>
          <w:spacing w:val="0"/>
          <w:w w:val="100"/>
          <w:position w:val="0"/>
          <w:sz w:val="21"/>
          <w:szCs w:val="21"/>
        </w:rPr>
        <w:t>18.4合同工程完工验收</w:t>
      </w:r>
    </w:p>
    <w:p w14:paraId="4665F9B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18.4.1合同工程具备验收条件时，承包人应向发包人提交验收申请报告，发包人应在收到验收申请报告之日起20个工作日内决定是否同意进行验收。</w:t>
      </w:r>
    </w:p>
    <w:p w14:paraId="12A1822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18.4.2发包人主持合同工程完工验收，承包人应派符合条件的代表参加验收工作组。</w:t>
      </w:r>
    </w:p>
    <w:p w14:paraId="353E855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18.4.3合同工程完工验收通过后，发包人向承包人发送合同工程完工验收鉴定书。承包人应及时完成合同工程完工验收鉴定书载明应由承包人处理的遗留问题。</w:t>
      </w:r>
    </w:p>
    <w:p w14:paraId="059DBC6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18.4.4合同工程完工验收通过后，发包人与承包人应30个工作日内组织专人负责工程交接，双方交接负责人应在交接记录上签名。承包人应按验收鉴定书约定的时间及时移交工程及其档案资料。工程移交时，承包人应向发包人递交工程质量保修书。在承包人递交了工程质量保修书、完成施工场地清理以及提交有关资料后，发包人应30个工作日内向承包人颁发合同工程完工证书。</w:t>
      </w:r>
    </w:p>
    <w:p w14:paraId="4B6B7C65">
      <w:pPr>
        <w:pStyle w:val="12"/>
        <w:keepNext w:val="0"/>
        <w:keepLines w:val="0"/>
        <w:pageBreakBefore w:val="0"/>
        <w:widowControl w:val="0"/>
        <w:tabs>
          <w:tab w:val="left" w:pos="116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62" w:name="18.5  阶段验收"/>
      <w:bookmarkEnd w:id="162"/>
      <w:r>
        <w:rPr>
          <w:rFonts w:ascii="宋体" w:hAnsi="宋体" w:eastAsia="宋体" w:cs="宋体"/>
          <w:b w:val="0"/>
          <w:bCs w:val="0"/>
          <w:i w:val="0"/>
          <w:snapToGrid w:val="0"/>
          <w:spacing w:val="0"/>
          <w:w w:val="100"/>
          <w:position w:val="0"/>
          <w:sz w:val="21"/>
          <w:szCs w:val="21"/>
        </w:rPr>
        <w:t>18.5阶段验收</w:t>
      </w:r>
    </w:p>
    <w:p w14:paraId="351DC38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18.5.1工程建设具备阶段验收条件时，发包人负责提出阶段验收申请报告。承包人应派代表参加阶段验收，并作为被验收单位在验收鉴定书上签名。阶段验收的具体类别在专用合同条款中约定。</w:t>
      </w:r>
    </w:p>
    <w:p w14:paraId="79CFA2C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18.5.2承包人应及时完成阶段验收鉴定书载明应由承包人处理的遗留问题。</w:t>
      </w:r>
    </w:p>
    <w:p w14:paraId="15A28B5D">
      <w:pPr>
        <w:pStyle w:val="12"/>
        <w:keepNext w:val="0"/>
        <w:keepLines w:val="0"/>
        <w:pageBreakBefore w:val="0"/>
        <w:widowControl w:val="0"/>
        <w:tabs>
          <w:tab w:val="left" w:pos="116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63" w:name="18.6  专项验收  "/>
      <w:bookmarkEnd w:id="163"/>
      <w:r>
        <w:rPr>
          <w:rFonts w:ascii="宋体" w:hAnsi="宋体" w:eastAsia="宋体" w:cs="宋体"/>
          <w:b w:val="0"/>
          <w:bCs w:val="0"/>
          <w:i w:val="0"/>
          <w:snapToGrid w:val="0"/>
          <w:spacing w:val="0"/>
          <w:w w:val="100"/>
          <w:position w:val="0"/>
          <w:sz w:val="21"/>
          <w:szCs w:val="21"/>
        </w:rPr>
        <w:t>18.6专项验收</w:t>
      </w:r>
    </w:p>
    <w:p w14:paraId="4873A52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18.6.1发包人负责提出专项验收申请报告。承包人应按专项验收的相关规定参加专项验收。专项验收的具体类别在专用合同条款中约定。</w:t>
      </w:r>
    </w:p>
    <w:p w14:paraId="420798C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18.6.2承包应及时完成专项成果性文件载明应由承包人处理的遗留问题。</w:t>
      </w:r>
    </w:p>
    <w:p w14:paraId="24C4999F">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18.7竣工验收</w:t>
      </w:r>
    </w:p>
    <w:p w14:paraId="152CA9E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18.7.1申请竣工验收前，发包人组织竣工验收自查，承包人应派代表参加。</w:t>
      </w:r>
    </w:p>
    <w:p w14:paraId="640F7F7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18.7.2竣工验收分为竣工技术预验收和竣工验收两个阶段，发包人应通知承包人派代表参加技术预验收和竣工验收。</w:t>
      </w:r>
    </w:p>
    <w:p w14:paraId="1CD7782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18.7.3专用合同条款约定工程需要进行技术鉴定的，承包人应提交有关资料并完成配合工作。</w:t>
      </w:r>
    </w:p>
    <w:p w14:paraId="054C9FE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18.7.4竣工验收需要进行质量检测的，所需费用由发包人承担，但因承包人原因造成质量不合格的除外。</w:t>
      </w:r>
    </w:p>
    <w:p w14:paraId="7FB4707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18.7.5工程质量保修期满以及竣工验收遗留问题和尾工处理完成并通过验收后，发包人负责将处理情</w:t>
      </w:r>
    </w:p>
    <w:p w14:paraId="60A8ADF6">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both"/>
        <w:textAlignment w:val="auto"/>
        <w:rPr>
          <w:ins w:id="662" w:author="羊" w:date="2026-02-26T08:42:1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况和验收成果报送竣工验收主持单位，申请领取工程竣工证书，并发送承包人。</w:t>
      </w:r>
    </w:p>
    <w:p w14:paraId="285EC90C">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18.8施工期运行</w:t>
      </w:r>
    </w:p>
    <w:p w14:paraId="2F1D407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18.8.1施工期运行是指合同工程尚未全部完工，其中某单位工程或部分工程已完工，需要投入施工期运行的，经发包人按第18.2款或第18.3款的约定验收合格，证明能确保安全后，才能在施工期投入运行。需要在施工期运行的单位工程或部分工程在专用合同条款中约定。</w:t>
      </w:r>
    </w:p>
    <w:p w14:paraId="000E163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18.8.2在施工期运行中发现工程或工程设备损坏或存在缺陷的，由承包人按第19.2款约定进行修复。</w:t>
      </w:r>
    </w:p>
    <w:p w14:paraId="26700F64">
      <w:pPr>
        <w:keepNext w:val="0"/>
        <w:keepLines w:val="0"/>
        <w:pageBreakBefore w:val="0"/>
        <w:widowControl w:val="0"/>
        <w:kinsoku/>
        <w:wordWrap/>
        <w:overflowPunct/>
        <w:topLinePunct w:val="0"/>
        <w:autoSpaceDE/>
        <w:autoSpaceDN/>
        <w:bidi w:val="0"/>
        <w:adjustRightInd w:val="0"/>
        <w:snapToGrid w:val="0"/>
        <w:spacing w:after="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sectPr>
          <w:footerReference r:id="rId7" w:type="default"/>
          <w:pgSz w:w="11910" w:h="16840"/>
          <w:pgMar w:top="1360" w:right="920" w:bottom="1400" w:left="1020" w:header="0" w:footer="1218" w:gutter="0"/>
          <w:pgNumType w:fmt="decimal" w:start="105"/>
          <w:cols w:space="720" w:num="1"/>
        </w:sectPr>
      </w:pPr>
    </w:p>
    <w:p w14:paraId="7E415C5E">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18.9试运行</w:t>
      </w:r>
    </w:p>
    <w:p w14:paraId="1929AAA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18.9.1除专用合同条款另有约定外，承包人应按规定进行工程及工程设备试运行，负责提供试运行所需的人员、器材和必要的条件，并承担全部试运行费用。</w:t>
      </w:r>
    </w:p>
    <w:p w14:paraId="317ADEF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18.9.2由于承包人的原因导致试运行失败的，承包人应采取措施保证试运行合格，并承担相应费用。由于发包人的原因导致试运行失败的，承包人应当采取措施保证试运行合格，发包人应承担由此产生的费用，并支付承包人合理利润。</w:t>
      </w:r>
    </w:p>
    <w:p w14:paraId="1E3DE779">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18.10竣工（完工）清场</w:t>
      </w:r>
    </w:p>
    <w:p w14:paraId="4CB28EC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18.10.1工程项目竣工（完工）清场的工作范围和内容在技术标准和要求（合同技术条款）中约定。</w:t>
      </w:r>
    </w:p>
    <w:p w14:paraId="0236D3B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18.10.2承包未按监理人的要求恢复临时占地，或者场地清理未达到合同约定的，发包人有权委托其它人恢复或清理，所发生的金额从拟支付给承包人的款项中扣除。</w:t>
      </w:r>
    </w:p>
    <w:p w14:paraId="2D0F55B0">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18.11施工队伍的撤离</w:t>
      </w:r>
    </w:p>
    <w:p w14:paraId="3E45AD8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63" w:author="羊" w:date="2026-02-26T08:42:4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合同工程接收证书颁发后的56天内，除了经监理人同意需在缺陷责任期（工程质量保修期）内继续工作和使用的人员、施工设备和临时工程外，其余的人员、施工设备和临时工程均应撤离施工场地或拆除。除合同另有约定外，缺陷责任期（工程质量保修期）满时，承包人的人员和施工设备应全部撤离施工场地。</w:t>
      </w:r>
      <w:bookmarkStart w:id="164" w:name="19. 缺陷责任与保修责任"/>
      <w:bookmarkEnd w:id="164"/>
      <w:bookmarkStart w:id="165" w:name="_bookmark103"/>
      <w:bookmarkEnd w:id="165"/>
    </w:p>
    <w:p w14:paraId="42C0104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r>
        <w:rPr>
          <w:rFonts w:ascii="宋体" w:hAnsi="宋体" w:eastAsia="宋体" w:cs="宋体"/>
          <w:b/>
          <w:bCs/>
          <w:i w:val="0"/>
          <w:snapToGrid w:val="0"/>
          <w:spacing w:val="0"/>
          <w:w w:val="100"/>
          <w:position w:val="0"/>
          <w:sz w:val="21"/>
          <w:szCs w:val="21"/>
        </w:rPr>
        <w:t>19.缺陷责任与保修责任</w:t>
      </w:r>
    </w:p>
    <w:p w14:paraId="1AFC578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64" w:author="羊" w:date="2026-02-26T08:42:53Z"/>
          <w:rFonts w:ascii="宋体" w:hAnsi="宋体" w:eastAsia="宋体" w:cs="宋体"/>
          <w:b w:val="0"/>
          <w:bCs w:val="0"/>
          <w:i w:val="0"/>
          <w:snapToGrid w:val="0"/>
          <w:spacing w:val="0"/>
          <w:w w:val="100"/>
          <w:position w:val="0"/>
          <w:sz w:val="21"/>
          <w:szCs w:val="21"/>
        </w:rPr>
      </w:pPr>
      <w:bookmarkStart w:id="166" w:name="19.1 缺陷责任期（工程质量保修期）的起算时间"/>
      <w:bookmarkEnd w:id="166"/>
      <w:r>
        <w:rPr>
          <w:rFonts w:ascii="宋体" w:hAnsi="宋体" w:eastAsia="宋体" w:cs="宋体"/>
          <w:b w:val="0"/>
          <w:bCs w:val="0"/>
          <w:i w:val="0"/>
          <w:snapToGrid w:val="0"/>
          <w:spacing w:val="0"/>
          <w:w w:val="100"/>
          <w:position w:val="0"/>
          <w:sz w:val="21"/>
          <w:szCs w:val="21"/>
        </w:rPr>
        <w:t>19.1缺陷责任期（工程质量保修期）的起算时间</w:t>
      </w:r>
    </w:p>
    <w:p w14:paraId="7CD86C2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除专用合同条款另有约定外，缺陷责任期（工程质量保修期）从工程通过合同工程完工验收后开始计算。在合同工程完工验收前，已经发包人提前验收的单位工程或部分工程，若未投入使用，其缺陷责任期（工程质量保修期）亦从工程通过合同工程完工验收后开始计算。若已投入使用，其缺陷责任期（工程质量保修期）从通过单位工程或部分工程投入使用验收后开始计算。缺陷责任期（工程质量保修期）的期限在专用合同条款中约定。</w:t>
      </w:r>
    </w:p>
    <w:p w14:paraId="7326DCE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67" w:name="19.2 缺陷责任"/>
      <w:bookmarkEnd w:id="167"/>
      <w:r>
        <w:rPr>
          <w:rFonts w:ascii="宋体" w:hAnsi="宋体" w:eastAsia="宋体" w:cs="宋体"/>
          <w:b w:val="0"/>
          <w:bCs w:val="0"/>
          <w:i w:val="0"/>
          <w:snapToGrid w:val="0"/>
          <w:spacing w:val="0"/>
          <w:w w:val="100"/>
          <w:position w:val="0"/>
          <w:sz w:val="21"/>
          <w:szCs w:val="21"/>
        </w:rPr>
        <w:t>19.2缺陷责任</w:t>
      </w:r>
    </w:p>
    <w:p w14:paraId="52602A2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19.2.1承包人应在缺陷责任期内对已交付使用的工程承担缺陷责任。</w:t>
      </w:r>
    </w:p>
    <w:p w14:paraId="070D543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19.2.2缺陷责任期内，发包人对已接收使用的工程负责日常维护工作。发包人在使用过程中，发现已接收的工程存在新的缺陷或已修复的缺陷部位或部件又遭损坏的，承包人应负责修复，直至检验合格为止。</w:t>
      </w:r>
    </w:p>
    <w:p w14:paraId="7F0F529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19.2.3监理人和承包人应共同查清缺陷和（或）损坏的原因。经查明属承包人原因造成的，应由承包人承担修复和查验的费用。经查验属发包人原因造成的，发包人应承担修复和查验的费用，并支付承包人合理利润。</w:t>
      </w:r>
    </w:p>
    <w:p w14:paraId="77197A4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19.2.4承包人不能在合理时间内修复缺陷的，发包人可自行修复或委托其他人修复，所需费用和利润的承担，按第19.2.3项约定办理。</w:t>
      </w:r>
    </w:p>
    <w:p w14:paraId="0EBEE6D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65" w:author="羊" w:date="2026-02-26T08:43:56Z"/>
          <w:rFonts w:ascii="宋体" w:hAnsi="宋体" w:eastAsia="宋体" w:cs="宋体"/>
          <w:b w:val="0"/>
          <w:bCs w:val="0"/>
          <w:i w:val="0"/>
          <w:snapToGrid w:val="0"/>
          <w:spacing w:val="0"/>
          <w:w w:val="100"/>
          <w:position w:val="0"/>
          <w:sz w:val="21"/>
          <w:szCs w:val="21"/>
        </w:rPr>
      </w:pPr>
      <w:bookmarkStart w:id="168" w:name="19.3 缺陷责任期的延长"/>
      <w:bookmarkEnd w:id="168"/>
      <w:r>
        <w:rPr>
          <w:rFonts w:ascii="宋体" w:hAnsi="宋体" w:eastAsia="宋体" w:cs="宋体"/>
          <w:b w:val="0"/>
          <w:bCs w:val="0"/>
          <w:i w:val="0"/>
          <w:snapToGrid w:val="0"/>
          <w:spacing w:val="0"/>
          <w:w w:val="100"/>
          <w:position w:val="0"/>
          <w:sz w:val="21"/>
          <w:szCs w:val="21"/>
        </w:rPr>
        <w:t>19.3缺陷责任期的延长</w:t>
      </w:r>
    </w:p>
    <w:p w14:paraId="78D676F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由于承包人原因造成某项缺陷或损坏使某项工程或工程设备不能按原定目标使用而需要再次检查、检验和修复的，发包人有权要求承包人相应延长缺陷责任期，但缺陷责任期最长不超过2年。</w:t>
      </w:r>
    </w:p>
    <w:p w14:paraId="5A960E69">
      <w:pPr>
        <w:keepNext w:val="0"/>
        <w:keepLines w:val="0"/>
        <w:pageBreakBefore w:val="0"/>
        <w:widowControl w:val="0"/>
        <w:kinsoku/>
        <w:wordWrap/>
        <w:overflowPunct/>
        <w:topLinePunct w:val="0"/>
        <w:autoSpaceDE/>
        <w:autoSpaceDN/>
        <w:bidi w:val="0"/>
        <w:adjustRightInd w:val="0"/>
        <w:snapToGrid w:val="0"/>
        <w:spacing w:after="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sectPr>
          <w:pgSz w:w="11910" w:h="16840"/>
          <w:pgMar w:top="1360" w:right="920" w:bottom="1400" w:left="1020" w:header="0" w:footer="1218" w:gutter="0"/>
          <w:pgNumType w:fmt="decimal"/>
          <w:cols w:space="720" w:num="1"/>
        </w:sectPr>
      </w:pPr>
    </w:p>
    <w:p w14:paraId="1F8B2B6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66" w:author="羊" w:date="2026-02-26T08:44:03Z"/>
          <w:rFonts w:ascii="宋体" w:hAnsi="宋体" w:eastAsia="宋体" w:cs="宋体"/>
          <w:b w:val="0"/>
          <w:bCs w:val="0"/>
          <w:i w:val="0"/>
          <w:snapToGrid w:val="0"/>
          <w:spacing w:val="0"/>
          <w:w w:val="100"/>
          <w:position w:val="0"/>
          <w:sz w:val="21"/>
          <w:szCs w:val="21"/>
        </w:rPr>
      </w:pPr>
      <w:bookmarkStart w:id="169" w:name="19.4 进一步试验和试运行"/>
      <w:bookmarkEnd w:id="169"/>
      <w:r>
        <w:rPr>
          <w:rFonts w:ascii="宋体" w:hAnsi="宋体" w:eastAsia="宋体" w:cs="宋体"/>
          <w:b w:val="0"/>
          <w:bCs w:val="0"/>
          <w:i w:val="0"/>
          <w:snapToGrid w:val="0"/>
          <w:spacing w:val="0"/>
          <w:w w:val="100"/>
          <w:position w:val="0"/>
          <w:sz w:val="21"/>
          <w:szCs w:val="21"/>
        </w:rPr>
        <w:t>19.4进一步试验和试运</w:t>
      </w:r>
    </w:p>
    <w:p w14:paraId="7DE0D04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67" w:author="羊" w:date="2026-02-26T08:43:3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行任何一项缺陷或损坏修复后，经检查证明其影响了工程或工程设备的使用性能，承包人应重新进行合同约定的试验和试运行，试验和试运行的全部费用应由责任方承担。</w:t>
      </w:r>
      <w:bookmarkStart w:id="170" w:name="19.5 承包人的进入权"/>
      <w:bookmarkEnd w:id="170"/>
    </w:p>
    <w:p w14:paraId="68D8544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68" w:author="羊" w:date="2026-02-26T08:44:1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19.5承包人的进入权</w:t>
      </w:r>
    </w:p>
    <w:p w14:paraId="02D4AFD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69" w:author="羊" w:date="2026-02-26T08:43:3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缺陷责任期内承包人为缺陷修复工作需要，有权进入工程现场，但应遵守发包人的保安和保密规定。</w:t>
      </w:r>
      <w:bookmarkStart w:id="171" w:name="19.6 缺陷责任期终止证书（工程质量保修责任终止证书）"/>
      <w:bookmarkEnd w:id="171"/>
    </w:p>
    <w:p w14:paraId="37061E1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70" w:author="羊" w:date="2026-02-26T08:44:2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19.6缺陷责任期终止证书（工程质量保修责任终止证书）</w:t>
      </w:r>
    </w:p>
    <w:p w14:paraId="3FD26B4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合同工程完工验收或投入使用验收后，发包人与承包人应办理工程交接手续，承包人应向发包人递交工程质量保修书。</w:t>
      </w:r>
    </w:p>
    <w:p w14:paraId="0200EF1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缺陷责任期（工程质量保修期）满后30个工作日内，发包人应向承包人颁发工程质量保修责任终止证书，并退还剩余的质量保证金，但保修责任范围内的质量缺陷未处理完成的应除外。</w:t>
      </w:r>
    </w:p>
    <w:p w14:paraId="3E90E03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71" w:author="羊" w:date="2026-02-26T08:44:29Z"/>
          <w:rFonts w:ascii="宋体" w:hAnsi="宋体" w:eastAsia="宋体" w:cs="宋体"/>
          <w:b w:val="0"/>
          <w:bCs w:val="0"/>
          <w:i w:val="0"/>
          <w:snapToGrid w:val="0"/>
          <w:spacing w:val="0"/>
          <w:w w:val="100"/>
          <w:position w:val="0"/>
          <w:sz w:val="21"/>
          <w:szCs w:val="21"/>
        </w:rPr>
      </w:pPr>
      <w:bookmarkStart w:id="172" w:name="19.7 保修责任"/>
      <w:bookmarkEnd w:id="172"/>
      <w:r>
        <w:rPr>
          <w:rFonts w:ascii="宋体" w:hAnsi="宋体" w:eastAsia="宋体" w:cs="宋体"/>
          <w:b w:val="0"/>
          <w:bCs w:val="0"/>
          <w:i w:val="0"/>
          <w:snapToGrid w:val="0"/>
          <w:spacing w:val="0"/>
          <w:w w:val="100"/>
          <w:position w:val="0"/>
          <w:sz w:val="21"/>
          <w:szCs w:val="21"/>
        </w:rPr>
        <w:t>19.7保修责任</w:t>
      </w:r>
    </w:p>
    <w:p w14:paraId="45CE956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合同当事人根据有关法律规定，在专用合同条款中约定工程质量保修范围、期限和责任。保修期自实际竣工日期起计算。在全部工程竣工验收前，已经发包人提前验收的单位工程，其保修期的起算日期相应提前。</w:t>
      </w:r>
    </w:p>
    <w:p w14:paraId="43AB15FF">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173" w:name="20. 保险"/>
      <w:bookmarkEnd w:id="173"/>
      <w:bookmarkStart w:id="174" w:name="_bookmark104"/>
      <w:bookmarkEnd w:id="174"/>
      <w:r>
        <w:rPr>
          <w:rFonts w:ascii="宋体" w:hAnsi="宋体" w:eastAsia="宋体" w:cs="宋体"/>
          <w:b/>
          <w:bCs/>
          <w:i w:val="0"/>
          <w:snapToGrid w:val="0"/>
          <w:spacing w:val="0"/>
          <w:w w:val="100"/>
          <w:position w:val="0"/>
          <w:sz w:val="21"/>
          <w:szCs w:val="21"/>
        </w:rPr>
        <w:t>20.保险</w:t>
      </w:r>
    </w:p>
    <w:p w14:paraId="0EDFCCA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72" w:author="羊" w:date="2026-02-26T08:44:52Z"/>
          <w:rFonts w:ascii="宋体" w:hAnsi="宋体" w:eastAsia="宋体" w:cs="宋体"/>
          <w:b w:val="0"/>
          <w:bCs w:val="0"/>
          <w:i w:val="0"/>
          <w:snapToGrid w:val="0"/>
          <w:spacing w:val="0"/>
          <w:w w:val="100"/>
          <w:position w:val="0"/>
          <w:sz w:val="21"/>
          <w:szCs w:val="21"/>
        </w:rPr>
      </w:pPr>
      <w:bookmarkStart w:id="175" w:name="20.1 工程保险"/>
      <w:bookmarkEnd w:id="175"/>
      <w:r>
        <w:rPr>
          <w:rFonts w:ascii="宋体" w:hAnsi="宋体" w:eastAsia="宋体" w:cs="宋体"/>
          <w:b w:val="0"/>
          <w:bCs w:val="0"/>
          <w:i w:val="0"/>
          <w:snapToGrid w:val="0"/>
          <w:spacing w:val="0"/>
          <w:w w:val="100"/>
          <w:position w:val="0"/>
          <w:sz w:val="21"/>
          <w:szCs w:val="21"/>
        </w:rPr>
        <w:t>20.1工程保险</w:t>
      </w:r>
    </w:p>
    <w:p w14:paraId="642D642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除专用合同条款另有约定外，承包人应以发包人和承包人的共同名义向双方同意的保险人投保建筑工程一切险、安装工程一切险。其具体的投保内容、保险金额、保险费率、保险期限等有关内容在专用合同条款中约定。</w:t>
      </w:r>
    </w:p>
    <w:p w14:paraId="18183C7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76" w:name="20.2 人员工伤事故的保险"/>
      <w:bookmarkEnd w:id="176"/>
      <w:r>
        <w:rPr>
          <w:rFonts w:ascii="宋体" w:hAnsi="宋体" w:eastAsia="宋体" w:cs="宋体"/>
          <w:b w:val="0"/>
          <w:bCs w:val="0"/>
          <w:i w:val="0"/>
          <w:snapToGrid w:val="0"/>
          <w:spacing w:val="0"/>
          <w:w w:val="100"/>
          <w:position w:val="0"/>
          <w:sz w:val="21"/>
          <w:szCs w:val="21"/>
        </w:rPr>
        <w:t>20.2人员工伤事故的保险</w:t>
      </w:r>
    </w:p>
    <w:p w14:paraId="000FC14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20.2.1承包人员工伤事故的保险承包人应依照有关法律规定参加工伤保险，为其履行合同所雇佣的全部人员，缴纳工伤保险费，并要求其分包人也进行此项保险。</w:t>
      </w:r>
    </w:p>
    <w:p w14:paraId="7F21D89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73" w:author="羊" w:date="2026-02-26T08:44:4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20.2.2发包人员工伤事故的保险发包人应依照有关法律规定参加工伤保险，为其现场机构雇佣的全部人员，缴纳工伤保险费，并要求其监理人也进行此项保险。</w:t>
      </w:r>
      <w:bookmarkStart w:id="177" w:name="20.3 人身意外伤害险"/>
      <w:bookmarkEnd w:id="177"/>
    </w:p>
    <w:p w14:paraId="5C54B29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20.3人身意外伤害险</w:t>
      </w:r>
    </w:p>
    <w:p w14:paraId="7EF3E3C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20.3.1发包人应在整个施工期间为其现场机构雇用的全部人员，投保人身意外伤害险，缴纳保险费，并要求其监理人也进行此项保险。</w:t>
      </w:r>
    </w:p>
    <w:p w14:paraId="0189C31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20.3.2承包人应在整个施工期间为其现场机构雇用的全部人员，投保人身意外伤害险，缴纳保险费，并要求其分包人也进行此项保险。</w:t>
      </w:r>
    </w:p>
    <w:p w14:paraId="641C2B1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78" w:name="20.4 第三者责任险"/>
      <w:bookmarkEnd w:id="178"/>
      <w:r>
        <w:rPr>
          <w:rFonts w:ascii="宋体" w:hAnsi="宋体" w:eastAsia="宋体" w:cs="宋体"/>
          <w:b w:val="0"/>
          <w:bCs w:val="0"/>
          <w:i w:val="0"/>
          <w:snapToGrid w:val="0"/>
          <w:spacing w:val="0"/>
          <w:w w:val="100"/>
          <w:position w:val="0"/>
          <w:sz w:val="21"/>
          <w:szCs w:val="21"/>
        </w:rPr>
        <w:t>20.4第三者责任险</w:t>
      </w:r>
    </w:p>
    <w:p w14:paraId="2AC64F7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20.4.1第三者责任系指在保险期内，对因工程意外事故造成的、依法应由被保险人负责的工地上及毗邻地区的第三者人身伤亡、疾病或财产损失（本工程除外），以及被保险人因此而支付的诉讼费用和事先经保险人书面同意支付的其他费用等赔偿责任。</w:t>
      </w:r>
    </w:p>
    <w:p w14:paraId="14D45E5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20.4.2在缺陷责任期终止证书颁发前，承包人应以承包人和发包人的共同名义，投保第20.4.1项约定的第三者责任险，其保险费率、保险金额等有关内容在专用合同条款中约定。</w:t>
      </w:r>
    </w:p>
    <w:p w14:paraId="06DDAC5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74" w:author="羊" w:date="2026-02-26T08:45:27Z"/>
          <w:rFonts w:ascii="宋体" w:hAnsi="宋体" w:eastAsia="宋体" w:cs="宋体"/>
          <w:b w:val="0"/>
          <w:bCs w:val="0"/>
          <w:i w:val="0"/>
          <w:snapToGrid w:val="0"/>
          <w:spacing w:val="0"/>
          <w:w w:val="100"/>
          <w:position w:val="0"/>
          <w:sz w:val="21"/>
          <w:szCs w:val="21"/>
        </w:rPr>
      </w:pPr>
      <w:bookmarkStart w:id="179" w:name="20.5 其他保险"/>
      <w:bookmarkEnd w:id="179"/>
      <w:r>
        <w:rPr>
          <w:rFonts w:ascii="宋体" w:hAnsi="宋体" w:eastAsia="宋体" w:cs="宋体"/>
          <w:b w:val="0"/>
          <w:bCs w:val="0"/>
          <w:i w:val="0"/>
          <w:snapToGrid w:val="0"/>
          <w:spacing w:val="0"/>
          <w:w w:val="100"/>
          <w:position w:val="0"/>
          <w:sz w:val="21"/>
          <w:szCs w:val="21"/>
        </w:rPr>
        <w:t>20.5其他保险</w:t>
      </w:r>
    </w:p>
    <w:p w14:paraId="1659175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75" w:author="羊" w:date="2026-02-26T08:45:2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除专用合同条款另有约定外，承包人应为其施工设备、进场的材料和工程设备等办理保险。</w:t>
      </w:r>
      <w:bookmarkStart w:id="180" w:name="20.6 对各项保险的一般要求"/>
      <w:bookmarkEnd w:id="180"/>
    </w:p>
    <w:p w14:paraId="26FC46D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20.6对各项保险的一般要求</w:t>
      </w:r>
    </w:p>
    <w:p w14:paraId="006533C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76" w:author="羊" w:date="2026-02-26T08:45:3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20.6.1保险凭证承包人应在专用合同条款约定的期限内向发包人提交各项保险生效的证据和保险单副本，保险单必须与专用合同条款约定的条件保持一致。</w:t>
      </w:r>
    </w:p>
    <w:p w14:paraId="058534D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20.6.2保险合同条款的变动</w:t>
      </w:r>
    </w:p>
    <w:p w14:paraId="6C5DE2B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承包人需要变动保险合同条款时，应事先征得发包人同意，并通知监理人。保险人作出变动的，承包人应在收到保险人通知后立即通知发包人和监理人。</w:t>
      </w:r>
    </w:p>
    <w:p w14:paraId="62018F0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77" w:author="羊" w:date="2026-02-26T08:45:3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20.6.3持续保险</w:t>
      </w:r>
    </w:p>
    <w:p w14:paraId="1AC0A92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承包人应与保险人保持联系，使保险人能够随时了解工程实施中的变动，并确保按保险合同条款要求持续保险。</w:t>
      </w:r>
    </w:p>
    <w:p w14:paraId="16BB6A5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78" w:author="羊" w:date="2026-02-26T08:45:4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20.6.4保险金不足的补偿</w:t>
      </w:r>
    </w:p>
    <w:p w14:paraId="54333FF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418" w:leftChars="190" w:right="0" w:firstLine="0" w:firstLineChars="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保险金不足以补偿损失时，应由承包人和发包人各自负责补偿的范围和金额在专用合同条款中约定。20.6.5未按约定投保的补救</w:t>
      </w:r>
    </w:p>
    <w:p w14:paraId="541D95C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（1）由于负有投保义务的一方当事人未按合同约定办理保险，或未能使保险持续有效的，另一方当事人可代为办理，所需费用由对方当事人承担。</w:t>
      </w:r>
    </w:p>
    <w:p w14:paraId="5386291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（2）由于负有投保义务的一方当事人未按合同约定办理某项保险，导致受益人未能得到保险人的赔偿，原应从该项保险得到的保险金应由负有投保义务的一方当事人支付。</w:t>
      </w:r>
    </w:p>
    <w:p w14:paraId="596F847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79" w:author="羊" w:date="2026-02-26T08:46:1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20.6.6报告义务</w:t>
      </w:r>
    </w:p>
    <w:p w14:paraId="2DF8BC1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80" w:author="羊" w:date="2026-02-26T08:46:1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当保险事故发生时，投保人应按照保险单规定的条件和期限及时向保险人报告。</w:t>
      </w:r>
      <w:bookmarkStart w:id="181" w:name="20.7 风险责任的转移"/>
      <w:bookmarkEnd w:id="181"/>
    </w:p>
    <w:p w14:paraId="43F775E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20.7风险责任的转移</w:t>
      </w:r>
    </w:p>
    <w:p w14:paraId="5929BB0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81" w:author="羊" w:date="2026-02-26T08:46:1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工程通过合同工程完工验收并移交给发包人后，原由承包人应承担的风险责任，以及保险的责任、权利和义务同时转移给发包人，但承包人在缺陷责任期（工程质量保修期）前造成损失和损坏情形除外。</w:t>
      </w:r>
      <w:bookmarkStart w:id="182" w:name="21. 不可抗力"/>
      <w:bookmarkEnd w:id="182"/>
      <w:bookmarkStart w:id="183" w:name="_bookmark105"/>
      <w:bookmarkEnd w:id="183"/>
    </w:p>
    <w:p w14:paraId="54480DB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r>
        <w:rPr>
          <w:rFonts w:ascii="宋体" w:hAnsi="宋体" w:eastAsia="宋体" w:cs="宋体"/>
          <w:b/>
          <w:bCs/>
          <w:i w:val="0"/>
          <w:snapToGrid w:val="0"/>
          <w:spacing w:val="0"/>
          <w:w w:val="100"/>
          <w:position w:val="0"/>
          <w:sz w:val="21"/>
          <w:szCs w:val="21"/>
        </w:rPr>
        <w:t>21.不可抗力</w:t>
      </w:r>
    </w:p>
    <w:p w14:paraId="4DBCAD6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84" w:name="21.1 不可抗力的确认"/>
      <w:bookmarkEnd w:id="184"/>
      <w:r>
        <w:rPr>
          <w:rFonts w:ascii="宋体" w:hAnsi="宋体" w:eastAsia="宋体" w:cs="宋体"/>
          <w:b w:val="0"/>
          <w:bCs w:val="0"/>
          <w:i w:val="0"/>
          <w:snapToGrid w:val="0"/>
          <w:spacing w:val="0"/>
          <w:w w:val="100"/>
          <w:position w:val="0"/>
          <w:sz w:val="21"/>
          <w:szCs w:val="21"/>
        </w:rPr>
        <w:t>21.1不可抗力的确认</w:t>
      </w:r>
    </w:p>
    <w:p w14:paraId="2BDFAD9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21.1.1不可抗力是指承包人和发包人在订立合同时不可预见，在工程施工过程中不可避免发生并不能克服的自然灾害和社会性突发事件，如地震、海啸、瘟疫、水灾、骚乱、暴动、战争和专用合同条款约定的其他情形。</w:t>
      </w:r>
    </w:p>
    <w:p w14:paraId="6110272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21.1.2不可抗力发生后，发包人和承包人应及时认真统计所造成的损失，收集不可抗力造成损失的证据。合同双方对是否属于不可抗力或其损失的意见不一致的，由监理人按第3.5款商定或确定。发生争议时，按第24条的约定办理。</w:t>
      </w:r>
    </w:p>
    <w:p w14:paraId="3154CF3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85" w:name="21.2 不可抗力的通知"/>
      <w:bookmarkEnd w:id="185"/>
      <w:r>
        <w:rPr>
          <w:rFonts w:ascii="宋体" w:hAnsi="宋体" w:eastAsia="宋体" w:cs="宋体"/>
          <w:b w:val="0"/>
          <w:bCs w:val="0"/>
          <w:i w:val="0"/>
          <w:snapToGrid w:val="0"/>
          <w:spacing w:val="0"/>
          <w:w w:val="100"/>
          <w:position w:val="0"/>
          <w:sz w:val="21"/>
          <w:szCs w:val="21"/>
        </w:rPr>
        <w:t>21.2不可抗力的通知</w:t>
      </w:r>
    </w:p>
    <w:p w14:paraId="1A3A741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21.2.1合同一方当事人遇到不可抗力事件，使其履行合同义务受到阻碍时，应立即通知合同另一方当事人和监理人，书面说明不可抗力和受阻碍的详细情况，并提供必要的证明。</w:t>
      </w:r>
    </w:p>
    <w:p w14:paraId="1D7F453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21.2.2如不可抗力持续发生，合同一方当事人应及时向合同另一方当事人和监理人提交中间报告，说明不可抗力和履行合同受阻的情况，并于不可抗力事件结束后28天内提交最终报告及有关资料。</w:t>
      </w:r>
    </w:p>
    <w:p w14:paraId="7652BA4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86" w:name="21.3 不可抗力后果及其处理"/>
      <w:bookmarkEnd w:id="186"/>
      <w:r>
        <w:rPr>
          <w:rFonts w:ascii="宋体" w:hAnsi="宋体" w:eastAsia="宋体" w:cs="宋体"/>
          <w:b w:val="0"/>
          <w:bCs w:val="0"/>
          <w:i w:val="0"/>
          <w:snapToGrid w:val="0"/>
          <w:spacing w:val="0"/>
          <w:w w:val="100"/>
          <w:position w:val="0"/>
          <w:sz w:val="21"/>
          <w:szCs w:val="21"/>
        </w:rPr>
        <w:t>21.3不可抗力后果及其处理</w:t>
      </w:r>
    </w:p>
    <w:p w14:paraId="5B8B3C4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82" w:author="羊" w:date="2026-02-26T08:47:3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21.3.1不可抗力造成损害的责任</w:t>
      </w:r>
    </w:p>
    <w:p w14:paraId="3105B86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除专用合同条款另有约定外，不可抗力导致的人员伤亡、财产损失、费用增加和（或）工期延误等后果，由合同双方按以下原则承担：</w:t>
      </w:r>
    </w:p>
    <w:p w14:paraId="6C1A0EA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（1）永久工程，包括已运至施工场地的材料和工程设备的损害，以及因工程损害造成的第三者人员伤亡和财产损失由发包人承担；</w:t>
      </w:r>
    </w:p>
    <w:p w14:paraId="64BA609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（2）承包人设备的损坏由承包人承担；</w:t>
      </w:r>
    </w:p>
    <w:p w14:paraId="283F2FA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（3）发包人和承包人各自承担其人员伤亡和其他财产损失及其相关费用；</w:t>
      </w:r>
    </w:p>
    <w:p w14:paraId="6D505F6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（4）承包人的停工损失由承包人承担，但停工期间应监理人要求照管工程和清理、修复工程的金额由发包人承担；</w:t>
      </w:r>
    </w:p>
    <w:p w14:paraId="200BA99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（5）不能按期竣工的，应合理延长工期，承包人不需支付逾期竣工违约金。发包人要求赶工的，承包人应采取赶工措施，赶工费用由发包人承担。</w:t>
      </w:r>
    </w:p>
    <w:p w14:paraId="317620B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83" w:author="羊" w:date="2026-02-26T08:47:5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21.3.2延迟履行期间发生的不可抗力合同一方当事人延迟履行，在延迟履行期间发生不可抗力的，不免除其责任。</w:t>
      </w:r>
    </w:p>
    <w:p w14:paraId="7A85265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21.3.3避免和减少不可抗力损失</w:t>
      </w:r>
    </w:p>
    <w:p w14:paraId="0D66193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不可抗力发生后，发包人和承包人均应采取措施尽量避免和减少损失的扩大，任何一方没有采取有效措施导致损失扩大的，应对扩大的损失承担责任。</w:t>
      </w:r>
    </w:p>
    <w:p w14:paraId="011AB0F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84" w:author="羊" w:date="2026-02-26T08:48:0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21.3.4因不可抗力解除</w:t>
      </w:r>
    </w:p>
    <w:p w14:paraId="6650C84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合同合同一方当事人因不可抗力不能履行合同的，应当及时通知对方解除合同。合同解除后，承包人应按照第22.2.5项约定撤离施工场地。已经订货的材料、设备由订货方负责退货或解除订货合同，不能退还的货款和因退货、解除订货合同发生的费用，由发包人承担，因未及时退货造成的损失由责任方承担。合同解除后的付款，参照第22.2.4项约定，由监理人按第3.5款商定或确定。</w:t>
      </w:r>
    </w:p>
    <w:p w14:paraId="3DAACA56">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187" w:name="22. 违约"/>
      <w:bookmarkEnd w:id="187"/>
      <w:bookmarkStart w:id="188" w:name="_bookmark106"/>
      <w:bookmarkEnd w:id="188"/>
      <w:r>
        <w:rPr>
          <w:rFonts w:ascii="宋体" w:hAnsi="宋体" w:eastAsia="宋体" w:cs="宋体"/>
          <w:b/>
          <w:bCs/>
          <w:i w:val="0"/>
          <w:snapToGrid w:val="0"/>
          <w:spacing w:val="0"/>
          <w:w w:val="100"/>
          <w:position w:val="0"/>
          <w:sz w:val="21"/>
          <w:szCs w:val="21"/>
        </w:rPr>
        <w:t>22.违约</w:t>
      </w:r>
    </w:p>
    <w:p w14:paraId="1A70814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89" w:name="22.1 承包人违约"/>
      <w:bookmarkEnd w:id="189"/>
      <w:r>
        <w:rPr>
          <w:rFonts w:ascii="宋体" w:hAnsi="宋体" w:eastAsia="宋体" w:cs="宋体"/>
          <w:b w:val="0"/>
          <w:bCs w:val="0"/>
          <w:i w:val="0"/>
          <w:snapToGrid w:val="0"/>
          <w:spacing w:val="0"/>
          <w:w w:val="100"/>
          <w:position w:val="0"/>
          <w:sz w:val="21"/>
          <w:szCs w:val="21"/>
        </w:rPr>
        <w:t>22.1承包人违约</w:t>
      </w:r>
    </w:p>
    <w:p w14:paraId="6B4A001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85" w:author="羊" w:date="2026-02-27T10:48:3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22.1.1承包人违约的情形</w:t>
      </w:r>
    </w:p>
    <w:p w14:paraId="0923015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在履行合同过程中发生的下列情况属承包人违约：</w:t>
      </w:r>
    </w:p>
    <w:p w14:paraId="180316B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（1）承包人违反第1.8款或第4.3款的约定，私自将合同的全部或部分权利转让给其他人，或私自将合同的全部或部分义务转移给其他人；</w:t>
      </w:r>
    </w:p>
    <w:p w14:paraId="423B71A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（2）承包人违反第5.3款或第6.4款的约定，未经监理人批准，私自将已按合同约定进入施工场地的施工设备、临时设施或材料撤离施工场地；</w:t>
      </w:r>
    </w:p>
    <w:p w14:paraId="64AE359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（3）承包人违反第5.4款的约定使用了不合格材料或工程设备，工程质量达不到标准要求，又拒绝清除不合格工程；</w:t>
      </w:r>
    </w:p>
    <w:p w14:paraId="3C181CB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（4）承包人未能按合同进度计划及时完成合同约定的工作，已造成或预期造成工期延误；</w:t>
      </w:r>
    </w:p>
    <w:p w14:paraId="6E30C32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（5）承包人在缺陷责任期（工程质量保修期）内，未能对合同工程完工验收鉴定书中所列的缺陷清单的内容或缺陷责任期（工程质量保修期）内发生的缺陷进行修复，而又拒绝按监理人指示再进行修补；</w:t>
      </w:r>
    </w:p>
    <w:p w14:paraId="38A85F6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（6）承包人无法继续履行或明确表示不履行或实质上已停止履行合同；</w:t>
      </w:r>
    </w:p>
    <w:p w14:paraId="2B9499C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86" w:author="羊" w:date="2026-02-27T10:48:4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（7）承包人不按合同约定履行义务的其他情况。</w:t>
      </w:r>
    </w:p>
    <w:p w14:paraId="31CD63E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22.1.2对承包人违约的处理</w:t>
      </w:r>
    </w:p>
    <w:p w14:paraId="4750031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（1）承包人发生第22.1.1（6）目约定的违约情况时，发包人可通知承包人立即解除合同，并按有关法律处理。</w:t>
      </w:r>
    </w:p>
    <w:p w14:paraId="07F9B95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（2）承包人发生除第22.1.1（6）目约定以外的其他违约情况时，监理人可向承包人发出整改通知，要求其在指定的期限内改正。承包人应承担其违约所引起的费用增加和（或）工期延误。</w:t>
      </w:r>
    </w:p>
    <w:p w14:paraId="23ABF5C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（3）经检查证明承包人已采取了有效措施纠正违约行为，具备复工条件的，可由监理人签发复工通知复工。</w:t>
      </w:r>
    </w:p>
    <w:p w14:paraId="4E5260C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22.1.3承包人违约解除合同</w:t>
      </w:r>
    </w:p>
    <w:p w14:paraId="6D6450D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监理人发出整改通知28天后，承包人仍不纠正违约行为的，发包人可向承包人发出解除合同通知。合同解除后，发包人可派员进驻施工场地，另行组织人员或委托其他承包人施工。发包人因继续完成该工程的需要，有权扣留使用承包人在现场的材料、设备和临时设施。但发包人的这一行动不免除承包人应承担的违约责任，也不影响发包人根据合同约定享有的索赔权利。</w:t>
      </w:r>
    </w:p>
    <w:p w14:paraId="6B05794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22.1.4合同解除后的估价、付款和结清</w:t>
      </w:r>
    </w:p>
    <w:p w14:paraId="6B11F86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（1）合同解除后，监理人按第3.5款商定或确定承包人实际完成工作的价值，以及承包人已提供的材料、施工设备、工程设备和临时工程等的价值。</w:t>
      </w:r>
    </w:p>
    <w:p w14:paraId="0A21A03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（2）合同解除后，发包人应暂停对承包人的一切付款，查清各项付款和已扣款金额，包括承包人应支付的违约金。</w:t>
      </w:r>
    </w:p>
    <w:p w14:paraId="53177D8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（3）合同解除后，发包人应按第23.4款的约定向承包人索赔由于解除合同给发包人造成的损失。</w:t>
      </w:r>
    </w:p>
    <w:p w14:paraId="6608498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（4）合同双方确认上述往来款项后，出具最终结清付款证书，结清全部合同款项。</w:t>
      </w:r>
    </w:p>
    <w:p w14:paraId="450C720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（5）发包人和承包人未能就解除合同后的结清达成一致而形成争议的，按第24条的约定办理。</w:t>
      </w:r>
    </w:p>
    <w:p w14:paraId="0C208A2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22.1.5协议利益的转让因承包人违约解除合同的，发包人有权要求承包人将其为实施合同而签订的材料和设备的订货协议或任何服务协议利益转让给发包人，并在解除合同后的14天内，依法办理转让手续。</w:t>
      </w:r>
    </w:p>
    <w:p w14:paraId="2AA83F7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22.1.6紧急情况下无能力或不愿进行抢救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07A8D2D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90" w:name="22.2 发包人违约"/>
      <w:bookmarkEnd w:id="190"/>
      <w:r>
        <w:rPr>
          <w:rFonts w:ascii="宋体" w:hAnsi="宋体" w:eastAsia="宋体" w:cs="宋体"/>
          <w:b w:val="0"/>
          <w:bCs w:val="0"/>
          <w:i w:val="0"/>
          <w:snapToGrid w:val="0"/>
          <w:spacing w:val="0"/>
          <w:w w:val="100"/>
          <w:position w:val="0"/>
          <w:sz w:val="21"/>
          <w:szCs w:val="21"/>
        </w:rPr>
        <w:t>22.2发包人违约</w:t>
      </w:r>
    </w:p>
    <w:p w14:paraId="526FE03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22.2.1发包人违约的情形在履行合同过程中发生的下列情形，属发包人违约：</w:t>
      </w:r>
    </w:p>
    <w:p w14:paraId="24360FF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（1）发包人未能按合同约定支付预付款或合同价款，或拖延、拒绝批准付款申请和支付凭证，导致付款延误的；</w:t>
      </w:r>
    </w:p>
    <w:p w14:paraId="19B3ACE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（2）发包人原因造成停工的；</w:t>
      </w:r>
    </w:p>
    <w:p w14:paraId="271BBBD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（3）监理人无正当理由没有在约定期限内发出复工指示，导致承包人无法复工的；</w:t>
      </w:r>
    </w:p>
    <w:p w14:paraId="5AB58FF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（4）发包人无法继续履行或明确表示不履行或实质上已停止履行合同的；</w:t>
      </w:r>
    </w:p>
    <w:p w14:paraId="6B3D5E8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87" w:author="羊" w:date="2026-02-27T10:49:0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（5）发包人不履行合同约定其他义务的。</w:t>
      </w:r>
    </w:p>
    <w:p w14:paraId="230F019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22.2.2承包人有权暂停施工</w:t>
      </w:r>
    </w:p>
    <w:p w14:paraId="76780B3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发生除第22.2.1（4）目以外的违约情况时，承包人可向发包人发出通知，要求发包人采取有效措施纠正违约行为。发包人收到承包人通知后的28天内仍不履行合同义务，承包人有权暂停施工，并通知监理人，发包人应承担由此增加的费用和（或）工期延误，并支付承包人合理利润。</w:t>
      </w:r>
    </w:p>
    <w:p w14:paraId="381E884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22.2.3发包人违约解除合同</w:t>
      </w:r>
    </w:p>
    <w:p w14:paraId="574A286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（1）发生第22.2.1（4）目的违约情况时，承包人可书面通知发包人解除合同。</w:t>
      </w:r>
    </w:p>
    <w:p w14:paraId="3ADFE85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（2）承包人按22.2.2项暂停施工28天后，发包人仍不纠正违约行为的，承包人可向发包人发出解除合同通知。但承包人的这一行动不免除发包人承担的违约责任，也不影响承包人根据合同约定享有的索赔权利。</w:t>
      </w:r>
    </w:p>
    <w:p w14:paraId="3245636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22.2.4解除合同后的付款</w:t>
      </w:r>
    </w:p>
    <w:p w14:paraId="7D6606B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因发包人违约解除合同的，发包人应在解除合同后28天内向承包人支付下列金额，承包人应在此期限内及时向发包人提交要求支付下列金额的有关资料和凭证：</w:t>
      </w:r>
    </w:p>
    <w:p w14:paraId="3C9B531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（1）合同解除日以前所完成工作的价款；</w:t>
      </w:r>
    </w:p>
    <w:p w14:paraId="61F4A64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（2）承包人为该工程施工订购并已付款的材料、工程设备和其他物品的金额。发包人付还后，该材料、工程设备和其他物品归发包人所有；</w:t>
      </w:r>
    </w:p>
    <w:p w14:paraId="2A74B02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（3）承包人为完成工程所发生的，而发包人未支付的金额；</w:t>
      </w:r>
    </w:p>
    <w:p w14:paraId="4306965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（4）承包人撤离施工场地以及遣散承包人人员的金额；</w:t>
      </w:r>
    </w:p>
    <w:p w14:paraId="234EC56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（5）由于解除合同应赔偿的承包人损失；</w:t>
      </w:r>
    </w:p>
    <w:p w14:paraId="5E41F9C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（6）按合同约定在合同解除日前应支付给承包人的其他金额。发包人应按本项约定支付上述金额并退还质量保证金和履约担保，但有权要求承包人支付应偿还给发包人的各项金额。</w:t>
      </w:r>
    </w:p>
    <w:p w14:paraId="5B6A833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88" w:author="羊" w:date="2026-02-27T10:50:0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22.2.5解除合同后的承包人撤离</w:t>
      </w:r>
    </w:p>
    <w:p w14:paraId="0D18C0F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因发包人违约而解除合同后，承包人应妥善做好已竣工工程和已购材料、设备的保护和移交工作，按发包人要求将承包人设备和人员撤出施工场地。承包人撤出施工场地应遵守第18.7.1项的约定，发包人应为承包人撤出提供必要条件。</w:t>
      </w:r>
    </w:p>
    <w:p w14:paraId="16B08FA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89" w:author="羊" w:date="2026-02-27T10:50:14Z"/>
          <w:rFonts w:ascii="宋体" w:hAnsi="宋体" w:eastAsia="宋体" w:cs="宋体"/>
          <w:b w:val="0"/>
          <w:bCs w:val="0"/>
          <w:i w:val="0"/>
          <w:snapToGrid w:val="0"/>
          <w:spacing w:val="0"/>
          <w:w w:val="100"/>
          <w:position w:val="0"/>
          <w:sz w:val="21"/>
          <w:szCs w:val="21"/>
        </w:rPr>
      </w:pPr>
      <w:bookmarkStart w:id="191" w:name="22.3 第三人造成的违约"/>
      <w:bookmarkEnd w:id="191"/>
      <w:r>
        <w:rPr>
          <w:rFonts w:ascii="宋体" w:hAnsi="宋体" w:eastAsia="宋体" w:cs="宋体"/>
          <w:b w:val="0"/>
          <w:bCs w:val="0"/>
          <w:i w:val="0"/>
          <w:snapToGrid w:val="0"/>
          <w:spacing w:val="0"/>
          <w:w w:val="100"/>
          <w:position w:val="0"/>
          <w:sz w:val="21"/>
          <w:szCs w:val="21"/>
        </w:rPr>
        <w:t>22.3第三人造成的违约</w:t>
      </w:r>
    </w:p>
    <w:p w14:paraId="07FE26A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90" w:author="羊" w:date="2026-02-27T10:50:1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在履行合同过程中，一方当事人因第三人的原因造成违约的，应当向对方当事人承担违约责任。一方当事人和第三人之间的纠纷，依照法律规定或者按照约定解决。</w:t>
      </w:r>
      <w:bookmarkStart w:id="192" w:name="23. 索赔"/>
      <w:bookmarkEnd w:id="192"/>
      <w:bookmarkStart w:id="193" w:name="_bookmark107"/>
      <w:bookmarkEnd w:id="193"/>
    </w:p>
    <w:p w14:paraId="6D00134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r>
        <w:rPr>
          <w:rFonts w:ascii="宋体" w:hAnsi="宋体" w:eastAsia="宋体" w:cs="宋体"/>
          <w:b/>
          <w:bCs/>
          <w:i w:val="0"/>
          <w:snapToGrid w:val="0"/>
          <w:spacing w:val="0"/>
          <w:w w:val="100"/>
          <w:position w:val="0"/>
          <w:sz w:val="21"/>
          <w:szCs w:val="21"/>
        </w:rPr>
        <w:t>23.索赔</w:t>
      </w:r>
    </w:p>
    <w:p w14:paraId="53870B6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94" w:name="23.1 承包人索赔的提出"/>
      <w:bookmarkEnd w:id="194"/>
      <w:r>
        <w:rPr>
          <w:rFonts w:ascii="宋体" w:hAnsi="宋体" w:eastAsia="宋体" w:cs="宋体"/>
          <w:b w:val="0"/>
          <w:bCs w:val="0"/>
          <w:i w:val="0"/>
          <w:snapToGrid w:val="0"/>
          <w:spacing w:val="0"/>
          <w:w w:val="100"/>
          <w:position w:val="0"/>
          <w:sz w:val="21"/>
          <w:szCs w:val="21"/>
        </w:rPr>
        <w:t>23.1承包人索赔的提出根据合同约定，承包人认为有权得到追加付款和（或）延长工期的，应按以下程序向发包人提出索赔：</w:t>
      </w:r>
    </w:p>
    <w:p w14:paraId="666C044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（1）承包人应在知道或应当知道索赔事件发生后28天内，向监理人递交索赔意向通知书，并说明发生索赔事件的事由。承包人未在前述28天内发出索赔意向通知书的，丧失要求追加付款和（或）延长工期的权利；</w:t>
      </w:r>
    </w:p>
    <w:p w14:paraId="66F8400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（2）承包人应在发出索赔意向通知书后28天内，向监理人正式递交索赔通知书。索赔通知书应详细说明索赔理由以及要求追加的付款金额和（或）延长的工期，并附必要的记录和证明材料；</w:t>
      </w:r>
    </w:p>
    <w:p w14:paraId="6F60646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（3）索赔事件具有连续影响的，承包人应按合理时间间隔继续递交延续索赔通知，说明连续影响的实际情况和记录，列出累计的追加付款金额和（或）工期延长天数；</w:t>
      </w:r>
    </w:p>
    <w:p w14:paraId="7E93568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（4）在索赔事件影响结束后的28天内，承包人应向监理人递交最终索赔通知书，说明最终要求索赔的追加付款金额和延长的工期，并附必要的记录和证明材料。</w:t>
      </w:r>
    </w:p>
    <w:p w14:paraId="3D688EB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95" w:name="23.2 承包人索赔处理程序"/>
      <w:bookmarkEnd w:id="195"/>
      <w:r>
        <w:rPr>
          <w:rFonts w:ascii="宋体" w:hAnsi="宋体" w:eastAsia="宋体" w:cs="宋体"/>
          <w:b w:val="0"/>
          <w:bCs w:val="0"/>
          <w:i w:val="0"/>
          <w:snapToGrid w:val="0"/>
          <w:spacing w:val="0"/>
          <w:w w:val="100"/>
          <w:position w:val="0"/>
          <w:sz w:val="21"/>
          <w:szCs w:val="21"/>
        </w:rPr>
        <w:t>23.2承包人索赔处理程序</w:t>
      </w:r>
    </w:p>
    <w:p w14:paraId="0889A14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（1）监理人收到承包人提交的索赔通知书后，应及时审查索赔通知书的内容、查验承包人的记录和证明材料，必要时监理人可要求承包人提交全部原始记录副本。</w:t>
      </w:r>
    </w:p>
    <w:p w14:paraId="72D62FB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（2）监理人应按第3.5款商定或确定追加的付款和（或）延长的工期，并在收到上述索赔通知书或有关索赔的进一步证明材料后的42天内，将索赔处理结果答复承包人。</w:t>
      </w:r>
    </w:p>
    <w:p w14:paraId="22AA542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（3）承包人接受索赔处理结果的，发包人应在作出索赔处理结果答复后28天内完成赔付。承包人不接受索赔处理结果的，按第24条的约定办理。</w:t>
      </w:r>
    </w:p>
    <w:p w14:paraId="67AF81C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96" w:name="23.3 承包人提出索赔的期限"/>
      <w:bookmarkEnd w:id="196"/>
      <w:r>
        <w:rPr>
          <w:rFonts w:ascii="宋体" w:hAnsi="宋体" w:eastAsia="宋体" w:cs="宋体"/>
          <w:b w:val="0"/>
          <w:bCs w:val="0"/>
          <w:i w:val="0"/>
          <w:snapToGrid w:val="0"/>
          <w:spacing w:val="0"/>
          <w:w w:val="100"/>
          <w:position w:val="0"/>
          <w:sz w:val="21"/>
          <w:szCs w:val="21"/>
        </w:rPr>
        <w:t>23.3承包人提出索赔的期限</w:t>
      </w:r>
    </w:p>
    <w:p w14:paraId="03D5ADE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23.3.1承包人按第17.5款的约定接受了完工付款证书后，应被认为已无权再提出在合同工程完工证书颁发前所发生的任何索赔。</w:t>
      </w:r>
    </w:p>
    <w:p w14:paraId="32ACA6C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23.3.2承包人按第17.6款的约定提交的最终结清申请单中，只限于提出合同工程完工证书颁发后发生的索赔。提出索赔的期限自接受最终结清证书时终止。</w:t>
      </w:r>
    </w:p>
    <w:p w14:paraId="42F7B5D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197" w:name="23.4 发包人的索赔"/>
      <w:bookmarkEnd w:id="197"/>
      <w:r>
        <w:rPr>
          <w:rFonts w:ascii="宋体" w:hAnsi="宋体" w:eastAsia="宋体" w:cs="宋体"/>
          <w:b w:val="0"/>
          <w:bCs w:val="0"/>
          <w:i w:val="0"/>
          <w:snapToGrid w:val="0"/>
          <w:spacing w:val="0"/>
          <w:w w:val="100"/>
          <w:position w:val="0"/>
          <w:sz w:val="21"/>
          <w:szCs w:val="21"/>
        </w:rPr>
        <w:t>23.4发包人的索赔</w:t>
      </w:r>
    </w:p>
    <w:p w14:paraId="71E1114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23.4.1发生索赔事件后，监理人应及时书面通知承包人，详细说明发包人有权得到的索赔金额和（或）延长缺陷责任期的细节和依据。发包人提出索赔的期限和要求与第23.3款的约定相同，延长缺陷责任期的通知应在缺陷责任期届满前发出。</w:t>
      </w:r>
    </w:p>
    <w:p w14:paraId="35FD065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23.4.2监理人按第3.5款商定或确定发包人从承包人处得到赔付的金额和（或）缺陷责任期的延长期。承包人应付给发包人的金额可从拟支付给承包人的合同价款中扣除，或由承包人以其他方式支付给发包人。</w:t>
      </w:r>
    </w:p>
    <w:p w14:paraId="558BF1C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23.4.3承包人对监理人按第23.4.1项发出的索赔书面通知内容持异议时，应在收到书面通知后的14天内，将持有异议的书面报告及其证明材料提交监理人。监理人应在收到承包人书面报告后的14天内，将异议的处理意见通知承包人，并按第23.4.2项的约定执行赔付。若承包人不接受监理人的索赔处理意见，可按本合同第24条的规定办理。</w:t>
      </w:r>
    </w:p>
    <w:p w14:paraId="24A92E1B">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198" w:name="_bookmark108"/>
      <w:bookmarkEnd w:id="198"/>
      <w:bookmarkStart w:id="199" w:name="24. 争议的解决"/>
      <w:bookmarkEnd w:id="199"/>
      <w:r>
        <w:rPr>
          <w:rFonts w:ascii="宋体" w:hAnsi="宋体" w:eastAsia="宋体" w:cs="宋体"/>
          <w:b/>
          <w:bCs/>
          <w:i w:val="0"/>
          <w:snapToGrid w:val="0"/>
          <w:spacing w:val="0"/>
          <w:w w:val="100"/>
          <w:position w:val="0"/>
          <w:sz w:val="21"/>
          <w:szCs w:val="21"/>
        </w:rPr>
        <w:t>24.争议的解决</w:t>
      </w:r>
    </w:p>
    <w:p w14:paraId="472519C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00" w:name="24.1 争议的解决方式"/>
      <w:bookmarkEnd w:id="200"/>
      <w:r>
        <w:rPr>
          <w:rFonts w:ascii="宋体" w:hAnsi="宋体" w:eastAsia="宋体" w:cs="宋体"/>
          <w:b w:val="0"/>
          <w:bCs w:val="0"/>
          <w:i w:val="0"/>
          <w:snapToGrid w:val="0"/>
          <w:spacing w:val="0"/>
          <w:w w:val="100"/>
          <w:position w:val="0"/>
          <w:sz w:val="21"/>
          <w:szCs w:val="21"/>
        </w:rPr>
        <w:t>24.1争议的解决方式发包人和承包人在履行合同中发生争议的，可以友好协商解决或者提请争议评审组评审。合同当事人友好协商解决不成、不愿提请争议评审或者不接受争议评审组意见的，可在专用合同条款中约定下列一种方式解决。</w:t>
      </w:r>
    </w:p>
    <w:p w14:paraId="66CEFF0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（1）向约定的仲裁委员会申请仲裁；</w:t>
      </w:r>
    </w:p>
    <w:p w14:paraId="6B78DD3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691" w:author="羊" w:date="2026-02-27T10:51:3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（2）向有管辖权的人民法院提起诉讼。</w:t>
      </w:r>
      <w:bookmarkStart w:id="201" w:name="24.2 友好解决"/>
      <w:bookmarkEnd w:id="201"/>
    </w:p>
    <w:p w14:paraId="79A231B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24.2友好解决</w:t>
      </w:r>
    </w:p>
    <w:p w14:paraId="09B87FE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在提请争议评审、仲裁或者诉讼前，以及在争议评审、仲裁或诉讼过程中，发包人和承包人均可共同努力友好协商解决争议。</w:t>
      </w:r>
    </w:p>
    <w:p w14:paraId="2DCAE93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02" w:name="24.3 争议评审"/>
      <w:bookmarkEnd w:id="202"/>
      <w:r>
        <w:rPr>
          <w:rFonts w:ascii="宋体" w:hAnsi="宋体" w:eastAsia="宋体" w:cs="宋体"/>
          <w:b w:val="0"/>
          <w:bCs w:val="0"/>
          <w:i w:val="0"/>
          <w:snapToGrid w:val="0"/>
          <w:spacing w:val="0"/>
          <w:w w:val="100"/>
          <w:position w:val="0"/>
          <w:sz w:val="21"/>
          <w:szCs w:val="21"/>
        </w:rPr>
        <w:t>24.3争议评审</w:t>
      </w:r>
    </w:p>
    <w:p w14:paraId="08F448C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24.3.1采用争议评审的，发包人和承包人应在开工日后的28天内或在争议发生后，协商成立争议评审组。争议评审组由有合同管理和工程实践经验的专家组成。</w:t>
      </w:r>
    </w:p>
    <w:p w14:paraId="3770EE5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24.3.2合同双方的争议，应首先由申请人向争议评审组提交一份详细的评审申请报告，并附必要的文件、图纸和证明材料，申请人还应将上述报告的副本同时提交给被申请人和监理人。</w:t>
      </w:r>
    </w:p>
    <w:p w14:paraId="1DB74C9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24.3.3被申请人在收到申请人评审申请报告副本后的28天内，向争议评审组提交一份答辩报告，并附证明材料。被申请人应将答辩报告的副本同时提交给申请人和监理人。</w:t>
      </w:r>
    </w:p>
    <w:p w14:paraId="751F87C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24.3.4除专用合同条款另有约定外，争议评审组在收到合同双方报告后的14天内，邀请双方代表和有关人员举行调查会，向双方调查争议细节；必要时争议评审组可要求双方进一步提供补充材料。</w:t>
      </w:r>
    </w:p>
    <w:p w14:paraId="59CA8DF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24.3.5除专用合同条款另有约定外，在调查会结束后的14天内，争议评审组应在不受任何干扰的情况下进行独立、公正的评审，作出书面评审意见，并说明理由。在争议评审期间，争议双方暂按总监理工程师的确定执行。</w:t>
      </w:r>
    </w:p>
    <w:p w14:paraId="04BD8C0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24.3.6发包人和承包人接受评审意见的，由监理人根据评审意见拟定执行协议，经争议双方签名后作为合同的补充文件，并遵照执行。</w:t>
      </w:r>
    </w:p>
    <w:p w14:paraId="254853F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24.3.7发包人或承包人不接受评审意见，并要求提交仲裁或提起诉讼的，应在收到评审意见后的14天内将仲裁或起诉意向书面通知另一方，并抄送监理人，但在仲裁或诉讼结束前应暂按总监理工程师的确定执行。</w:t>
      </w:r>
    </w:p>
    <w:p w14:paraId="031E5A8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03" w:name="24.4仲裁 "/>
      <w:bookmarkEnd w:id="203"/>
      <w:r>
        <w:rPr>
          <w:rFonts w:ascii="宋体" w:hAnsi="宋体" w:eastAsia="宋体" w:cs="宋体"/>
          <w:b w:val="0"/>
          <w:bCs w:val="0"/>
          <w:i w:val="0"/>
          <w:snapToGrid w:val="0"/>
          <w:spacing w:val="0"/>
          <w:w w:val="100"/>
          <w:position w:val="0"/>
          <w:sz w:val="21"/>
          <w:szCs w:val="21"/>
        </w:rPr>
        <w:t>24.4仲裁</w:t>
      </w:r>
    </w:p>
    <w:p w14:paraId="1557951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24.4.1若合同双方商定直接向仲裁机构申请仲裁，应签订仲裁协议并约定仲裁机构。</w:t>
      </w:r>
    </w:p>
    <w:p w14:paraId="408C214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24.4.2若合同双方未能达成仲裁协议，则本合同的仲裁条款无效，任一方均有权向人民法院提起诉讼。</w:t>
      </w:r>
    </w:p>
    <w:p w14:paraId="7ECEE9EA">
      <w:pPr>
        <w:keepNext w:val="0"/>
        <w:keepLines w:val="0"/>
        <w:pageBreakBefore w:val="0"/>
        <w:widowControl w:val="0"/>
        <w:kinsoku/>
        <w:wordWrap/>
        <w:overflowPunct/>
        <w:topLinePunct w:val="0"/>
        <w:autoSpaceDE/>
        <w:autoSpaceDN/>
        <w:bidi w:val="0"/>
        <w:adjustRightInd w:val="0"/>
        <w:snapToGrid w:val="0"/>
        <w:spacing w:after="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sectPr>
          <w:pgSz w:w="11910" w:h="16840"/>
          <w:pgMar w:top="1360" w:right="920" w:bottom="1400" w:left="1440" w:header="0" w:footer="1218" w:gutter="0"/>
          <w:pgNumType w:fmt="decimal"/>
          <w:cols w:space="720" w:num="1"/>
        </w:sectPr>
      </w:pPr>
    </w:p>
    <w:p w14:paraId="20924CE4">
      <w:pPr>
        <w:pStyle w:val="5"/>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bCs/>
          <w:i w:val="0"/>
          <w:snapToGrid w:val="0"/>
          <w:spacing w:val="0"/>
          <w:w w:val="100"/>
          <w:position w:val="0"/>
          <w:sz w:val="44"/>
          <w:szCs w:val="44"/>
        </w:rPr>
      </w:pPr>
      <w:bookmarkStart w:id="204" w:name="_bookmark109"/>
      <w:bookmarkEnd w:id="204"/>
      <w:bookmarkStart w:id="205" w:name="第三部分 专用合同条款"/>
      <w:bookmarkEnd w:id="205"/>
      <w:r>
        <w:rPr>
          <w:rFonts w:ascii="宋体" w:hAnsi="宋体" w:eastAsia="宋体" w:cs="宋体"/>
          <w:b/>
          <w:bCs/>
          <w:i w:val="0"/>
          <w:snapToGrid w:val="0"/>
          <w:spacing w:val="0"/>
          <w:w w:val="100"/>
          <w:position w:val="0"/>
          <w:sz w:val="44"/>
          <w:szCs w:val="44"/>
        </w:rPr>
        <w:t>第三部分</w:t>
      </w:r>
      <w:ins w:id="692" w:author="羊" w:date="2026-02-27T10:51:56Z">
        <w:r>
          <w:rPr>
            <w:rFonts w:hint="eastAsia" w:cs="宋体"/>
            <w:b/>
            <w:bCs/>
            <w:i w:val="0"/>
            <w:snapToGrid w:val="0"/>
            <w:spacing w:val="0"/>
            <w:w w:val="100"/>
            <w:position w:val="0"/>
            <w:sz w:val="44"/>
            <w:szCs w:val="44"/>
            <w:lang w:val="en-US" w:eastAsia="zh-CN"/>
          </w:rPr>
          <w:t xml:space="preserve"> </w:t>
        </w:r>
      </w:ins>
      <w:r>
        <w:rPr>
          <w:rFonts w:ascii="宋体" w:hAnsi="宋体" w:eastAsia="宋体" w:cs="宋体"/>
          <w:b/>
          <w:bCs/>
          <w:i w:val="0"/>
          <w:snapToGrid w:val="0"/>
          <w:spacing w:val="0"/>
          <w:w w:val="100"/>
          <w:position w:val="0"/>
          <w:sz w:val="44"/>
          <w:szCs w:val="44"/>
        </w:rPr>
        <w:t>专用合同条款</w:t>
      </w:r>
    </w:p>
    <w:p w14:paraId="3523C447">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206" w:name="_bookmark110"/>
      <w:bookmarkEnd w:id="206"/>
      <w:bookmarkStart w:id="207" w:name="1.一般约定"/>
      <w:bookmarkEnd w:id="207"/>
      <w:r>
        <w:rPr>
          <w:rFonts w:ascii="宋体" w:hAnsi="宋体" w:eastAsia="宋体" w:cs="宋体"/>
          <w:b/>
          <w:bCs/>
          <w:i w:val="0"/>
          <w:snapToGrid w:val="0"/>
          <w:spacing w:val="0"/>
          <w:w w:val="100"/>
          <w:position w:val="0"/>
          <w:sz w:val="21"/>
          <w:szCs w:val="21"/>
        </w:rPr>
        <w:t>1.一般约定</w:t>
      </w:r>
    </w:p>
    <w:p w14:paraId="7B6F367A">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08" w:name="1.1  词语定义"/>
      <w:bookmarkEnd w:id="208"/>
      <w:r>
        <w:rPr>
          <w:rFonts w:ascii="宋体" w:hAnsi="宋体" w:eastAsia="宋体" w:cs="宋体"/>
          <w:b w:val="0"/>
          <w:bCs w:val="0"/>
          <w:i w:val="0"/>
          <w:snapToGrid w:val="0"/>
          <w:spacing w:val="0"/>
          <w:w w:val="100"/>
          <w:position w:val="0"/>
          <w:sz w:val="21"/>
          <w:szCs w:val="21"/>
        </w:rPr>
        <w:t>1.1</w:t>
      </w:r>
      <w:ins w:id="693" w:author="羊" w:date="2026-02-27T10:52:16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词语定义</w:t>
      </w:r>
    </w:p>
    <w:p w14:paraId="0F62984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1.1.1合同</w:t>
      </w:r>
    </w:p>
    <w:p w14:paraId="78FD232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1.1.1.6技术标准和要求：</w:t>
      </w:r>
      <w:r>
        <w:rPr>
          <w:rFonts w:ascii="宋体" w:hAnsi="宋体" w:eastAsia="宋体" w:cs="宋体"/>
          <w:b w:val="0"/>
          <w:bCs w:val="0"/>
          <w:i w:val="0"/>
          <w:snapToGrid w:val="0"/>
          <w:spacing w:val="0"/>
          <w:w w:val="100"/>
          <w:position w:val="0"/>
          <w:sz w:val="21"/>
          <w:szCs w:val="21"/>
          <w:u w:val="single" w:color="000000"/>
        </w:rPr>
        <w:t>本目中的技术标准和要求是指技术规范，即合同所约定的技术标准和要求，是合同文件的组成部分。与通用合同条款中“技术标准和要求”一词具有相同含义，包括合同双方当事人约定对其所作的修改或补充。</w:t>
      </w:r>
    </w:p>
    <w:p w14:paraId="403A356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1.1.1.8已标价工程量清单：</w:t>
      </w:r>
      <w:r>
        <w:rPr>
          <w:rFonts w:ascii="宋体" w:hAnsi="宋体" w:eastAsia="宋体" w:cs="宋体"/>
          <w:b w:val="0"/>
          <w:bCs w:val="0"/>
          <w:i w:val="0"/>
          <w:snapToGrid w:val="0"/>
          <w:spacing w:val="0"/>
          <w:w w:val="100"/>
          <w:position w:val="0"/>
          <w:sz w:val="21"/>
          <w:szCs w:val="21"/>
          <w:u w:val="single" w:color="000000"/>
        </w:rPr>
        <w:t>指构成合同文件组成部分的已标明价格、经算术性错误修正及其他错误修正（如有）且承包人已确认的最终的工程量清单。</w:t>
      </w:r>
    </w:p>
    <w:p w14:paraId="18FCBB5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1.1.1.9其他合同文件：</w:t>
      </w:r>
      <w:r>
        <w:rPr>
          <w:rFonts w:ascii="宋体" w:hAnsi="宋体" w:eastAsia="宋体" w:cs="宋体"/>
          <w:b w:val="0"/>
          <w:bCs w:val="0"/>
          <w:i w:val="0"/>
          <w:snapToGrid w:val="0"/>
          <w:spacing w:val="0"/>
          <w:w w:val="100"/>
          <w:position w:val="0"/>
          <w:sz w:val="21"/>
          <w:szCs w:val="21"/>
          <w:u w:val="single" w:color="000000"/>
        </w:rPr>
        <w:t>按照合同协议书〔第六条〕约定执行。</w:t>
      </w:r>
      <w:r>
        <w:rPr>
          <w:rFonts w:ascii="宋体" w:hAnsi="宋体" w:eastAsia="宋体" w:cs="宋体"/>
          <w:b w:val="0"/>
          <w:bCs w:val="0"/>
          <w:i w:val="0"/>
          <w:snapToGrid w:val="0"/>
          <w:spacing w:val="0"/>
          <w:w w:val="100"/>
          <w:position w:val="0"/>
          <w:sz w:val="21"/>
          <w:szCs w:val="21"/>
        </w:rPr>
        <w:t>本项补充1.1.1.10～1.1.1.15目：</w:t>
      </w:r>
    </w:p>
    <w:p w14:paraId="38017C1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1.1.1.10招标文件：</w:t>
      </w:r>
      <w:r>
        <w:rPr>
          <w:rFonts w:ascii="宋体" w:hAnsi="宋体" w:eastAsia="宋体" w:cs="宋体"/>
          <w:b w:val="0"/>
          <w:bCs w:val="0"/>
          <w:i w:val="0"/>
          <w:snapToGrid w:val="0"/>
          <w:spacing w:val="0"/>
          <w:w w:val="100"/>
          <w:position w:val="0"/>
          <w:sz w:val="21"/>
          <w:szCs w:val="21"/>
          <w:u w:val="single" w:color="000000"/>
        </w:rPr>
        <w:t>指本工程的招标文件、图纸、其他技术资料及招标人发出的对招标文件所作的澄清、修改、修改等资料</w:t>
      </w:r>
      <w:r>
        <w:rPr>
          <w:rFonts w:ascii="宋体" w:hAnsi="宋体" w:eastAsia="宋体" w:cs="宋体"/>
          <w:b w:val="0"/>
          <w:bCs w:val="0"/>
          <w:i w:val="0"/>
          <w:snapToGrid w:val="0"/>
          <w:spacing w:val="0"/>
          <w:w w:val="100"/>
          <w:position w:val="0"/>
          <w:sz w:val="21"/>
          <w:szCs w:val="21"/>
        </w:rPr>
        <w:t>。</w:t>
      </w:r>
    </w:p>
    <w:p w14:paraId="19450CF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1.1.1.11工作：</w:t>
      </w:r>
      <w:r>
        <w:rPr>
          <w:rFonts w:ascii="宋体" w:hAnsi="宋体" w:eastAsia="宋体" w:cs="宋体"/>
          <w:b w:val="0"/>
          <w:bCs w:val="0"/>
          <w:i w:val="0"/>
          <w:snapToGrid w:val="0"/>
          <w:spacing w:val="0"/>
          <w:w w:val="100"/>
          <w:position w:val="0"/>
          <w:sz w:val="21"/>
          <w:szCs w:val="21"/>
          <w:u w:val="single" w:color="000000"/>
        </w:rPr>
        <w:t>指根据合同条款规定，或根据合同合理推及的，为本工程（包括永久工程和临时工程）施工与维护所需要的管理、劳务、材料、施工设备和其他物品的提供</w:t>
      </w:r>
      <w:r>
        <w:rPr>
          <w:rFonts w:ascii="宋体" w:hAnsi="宋体" w:eastAsia="宋体" w:cs="宋体"/>
          <w:b w:val="0"/>
          <w:bCs w:val="0"/>
          <w:i w:val="0"/>
          <w:snapToGrid w:val="0"/>
          <w:spacing w:val="0"/>
          <w:w w:val="100"/>
          <w:position w:val="0"/>
          <w:sz w:val="21"/>
          <w:szCs w:val="21"/>
        </w:rPr>
        <w:t>。</w:t>
      </w:r>
    </w:p>
    <w:p w14:paraId="04B7D65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1.1.1.12重大设计变更：</w:t>
      </w:r>
      <w:r>
        <w:rPr>
          <w:rFonts w:ascii="宋体" w:hAnsi="宋体" w:eastAsia="宋体" w:cs="宋体"/>
          <w:b w:val="0"/>
          <w:bCs w:val="0"/>
          <w:i w:val="0"/>
          <w:snapToGrid w:val="0"/>
          <w:spacing w:val="0"/>
          <w:w w:val="100"/>
          <w:position w:val="0"/>
          <w:sz w:val="21"/>
          <w:szCs w:val="21"/>
          <w:u w:val="single" w:color="000000"/>
        </w:rPr>
        <w:t>按重庆市交通运输委员会关于印发《重庆市水运工程设计变更管理办法》的通知（渝交规〔2025〕6号）和项目业主有关规定执行。项目实施期间，若相关文件更新，按更新后的文件执行。</w:t>
      </w:r>
    </w:p>
    <w:p w14:paraId="2267471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1.1.1.13公章：指法人单位名称章或授权的项目章。</w:t>
      </w:r>
    </w:p>
    <w:p w14:paraId="6590266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1.1.1.14到岗：指承包人按照到岗履职承诺安排满足办理施工许可手续相关要求的项目主要管理人员实际到施工现场就职履约的行为。</w:t>
      </w:r>
    </w:p>
    <w:p w14:paraId="5C8C7ED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1.1.1.15项目法人：指具有民事权利能力和民事行为能力，依法独立享有民事权利和承担民事义务，以建设项目为目的，从事项目管理的机构、单位或组织。</w:t>
      </w:r>
    </w:p>
    <w:p w14:paraId="6380384B">
      <w:pPr>
        <w:pStyle w:val="12"/>
        <w:keepNext w:val="0"/>
        <w:keepLines w:val="0"/>
        <w:pageBreakBefore w:val="0"/>
        <w:widowControl w:val="0"/>
        <w:tabs>
          <w:tab w:val="left" w:pos="126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1.1.2</w:t>
      </w:r>
      <w:ins w:id="694" w:author="羊" w:date="2026-02-27T11:03:30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合同当事人和人员</w:t>
      </w:r>
    </w:p>
    <w:p w14:paraId="6CCBAC32">
      <w:pPr>
        <w:pStyle w:val="12"/>
        <w:keepNext w:val="0"/>
        <w:keepLines w:val="0"/>
        <w:pageBreakBefore w:val="0"/>
        <w:widowControl w:val="0"/>
        <w:tabs>
          <w:tab w:val="left" w:pos="1478"/>
          <w:tab w:val="left" w:pos="3052"/>
          <w:tab w:val="left" w:pos="5889"/>
          <w:tab w:val="left" w:pos="704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695" w:author="羊" w:date="2026-02-27T10:59:5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1.1.2.2</w:t>
      </w:r>
      <w:ins w:id="696" w:author="羊" w:date="2026-02-27T11:03:29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发包人：</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重庆航运建设发展（集团）有限公司</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78BDC519">
      <w:pPr>
        <w:pStyle w:val="12"/>
        <w:keepNext w:val="0"/>
        <w:keepLines w:val="0"/>
        <w:pageBreakBefore w:val="0"/>
        <w:widowControl w:val="0"/>
        <w:tabs>
          <w:tab w:val="left" w:pos="1478"/>
          <w:tab w:val="left" w:pos="3052"/>
          <w:tab w:val="left" w:pos="5889"/>
          <w:tab w:val="left" w:pos="704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联系人及联系方式：</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67DF5688">
      <w:pPr>
        <w:pStyle w:val="12"/>
        <w:keepNext w:val="0"/>
        <w:keepLines w:val="0"/>
        <w:pageBreakBefore w:val="0"/>
        <w:widowControl w:val="0"/>
        <w:tabs>
          <w:tab w:val="left" w:pos="1478"/>
          <w:tab w:val="left" w:pos="2949"/>
          <w:tab w:val="left" w:pos="5363"/>
          <w:tab w:val="left" w:pos="5889"/>
          <w:tab w:val="left" w:pos="620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697" w:author="羊" w:date="2026-02-27T11:00:0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1.1.2.3</w:t>
      </w:r>
      <w:ins w:id="698" w:author="羊" w:date="2026-02-27T11:03:31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承包人</w:t>
      </w:r>
      <w:ins w:id="699" w:author="羊" w:date="2026-03-02T13:43:14Z">
        <w:r>
          <w:rPr>
            <w:rFonts w:hint="eastAsia" w:cs="宋体"/>
            <w:b w:val="0"/>
            <w:bCs w:val="0"/>
            <w:i w:val="0"/>
            <w:snapToGrid w:val="0"/>
            <w:spacing w:val="0"/>
            <w:w w:val="100"/>
            <w:position w:val="0"/>
            <w:sz w:val="21"/>
            <w:szCs w:val="21"/>
            <w:lang w:val="en-US" w:eastAsia="zh-CN"/>
          </w:rPr>
          <w:t>1</w:t>
        </w:r>
      </w:ins>
      <w:r>
        <w:rPr>
          <w:rFonts w:ascii="宋体" w:hAnsi="宋体" w:eastAsia="宋体" w:cs="宋体"/>
          <w:b w:val="0"/>
          <w:bCs w:val="0"/>
          <w:i w:val="0"/>
          <w:snapToGrid w:val="0"/>
          <w:spacing w:val="0"/>
          <w:w w:val="100"/>
          <w:position w:val="0"/>
          <w:sz w:val="21"/>
          <w:szCs w:val="21"/>
        </w:rPr>
        <w:t>：</w:t>
      </w:r>
      <w:r>
        <w:rPr>
          <w:rFonts w:ascii="宋体" w:hAnsi="宋体" w:eastAsia="宋体" w:cs="宋体"/>
          <w:b w:val="0"/>
          <w:bCs w:val="0"/>
          <w:i w:val="0"/>
          <w:snapToGrid w:val="0"/>
          <w:spacing w:val="0"/>
          <w:w w:val="100"/>
          <w:position w:val="0"/>
          <w:sz w:val="21"/>
          <w:szCs w:val="21"/>
          <w:u w:val="single" w:color="000000"/>
        </w:rPr>
        <w:tab/>
      </w:r>
      <w:del w:id="700" w:author="羊" w:date="2026-02-27T11:00:05Z">
        <w:r>
          <w:rPr>
            <w:rFonts w:hint="default" w:ascii="宋体" w:hAnsi="宋体" w:eastAsia="宋体" w:cs="宋体"/>
            <w:b w:val="0"/>
            <w:bCs w:val="0"/>
            <w:i w:val="0"/>
            <w:snapToGrid w:val="0"/>
            <w:spacing w:val="0"/>
            <w:w w:val="100"/>
            <w:position w:val="0"/>
            <w:sz w:val="21"/>
            <w:szCs w:val="21"/>
            <w:u w:val="single" w:color="000000"/>
            <w:lang w:val="en-US"/>
          </w:rPr>
          <w:delText>(签约后填入承包人的名称)</w:delText>
        </w:r>
      </w:del>
      <w:ins w:id="701" w:author="羊" w:date="2026-02-27T11:00:07Z">
        <w:r>
          <w:rPr>
            <w:rFonts w:hint="eastAsia" w:cs="宋体"/>
            <w:b w:val="0"/>
            <w:bCs w:val="0"/>
            <w:i w:val="0"/>
            <w:snapToGrid w:val="0"/>
            <w:spacing w:val="0"/>
            <w:w w:val="100"/>
            <w:position w:val="0"/>
            <w:sz w:val="21"/>
            <w:szCs w:val="21"/>
            <w:u w:val="single" w:color="000000"/>
            <w:lang w:val="en-US" w:eastAsia="zh-CN"/>
          </w:rPr>
          <w:t>中交</w:t>
        </w:r>
      </w:ins>
      <w:ins w:id="702" w:author="羊" w:date="2026-02-27T11:00:08Z">
        <w:r>
          <w:rPr>
            <w:rFonts w:hint="eastAsia" w:cs="宋体"/>
            <w:b w:val="0"/>
            <w:bCs w:val="0"/>
            <w:i w:val="0"/>
            <w:snapToGrid w:val="0"/>
            <w:spacing w:val="0"/>
            <w:w w:val="100"/>
            <w:position w:val="0"/>
            <w:sz w:val="21"/>
            <w:szCs w:val="21"/>
            <w:u w:val="single" w:color="000000"/>
            <w:lang w:val="en-US" w:eastAsia="zh-CN"/>
          </w:rPr>
          <w:t>第一</w:t>
        </w:r>
      </w:ins>
      <w:ins w:id="703" w:author="羊" w:date="2026-02-27T11:00:09Z">
        <w:r>
          <w:rPr>
            <w:rFonts w:hint="eastAsia" w:cs="宋体"/>
            <w:b w:val="0"/>
            <w:bCs w:val="0"/>
            <w:i w:val="0"/>
            <w:snapToGrid w:val="0"/>
            <w:spacing w:val="0"/>
            <w:w w:val="100"/>
            <w:position w:val="0"/>
            <w:sz w:val="21"/>
            <w:szCs w:val="21"/>
            <w:u w:val="single" w:color="000000"/>
            <w:lang w:val="en-US" w:eastAsia="zh-CN"/>
          </w:rPr>
          <w:t>航务</w:t>
        </w:r>
      </w:ins>
      <w:ins w:id="704" w:author="羊" w:date="2026-02-27T11:00:11Z">
        <w:r>
          <w:rPr>
            <w:rFonts w:hint="eastAsia" w:cs="宋体"/>
            <w:b w:val="0"/>
            <w:bCs w:val="0"/>
            <w:i w:val="0"/>
            <w:snapToGrid w:val="0"/>
            <w:spacing w:val="0"/>
            <w:w w:val="100"/>
            <w:position w:val="0"/>
            <w:sz w:val="21"/>
            <w:szCs w:val="21"/>
            <w:u w:val="single" w:color="000000"/>
            <w:lang w:val="en-US" w:eastAsia="zh-CN"/>
          </w:rPr>
          <w:t>工程局</w:t>
        </w:r>
      </w:ins>
      <w:ins w:id="705" w:author="羊" w:date="2026-02-27T11:00:12Z">
        <w:r>
          <w:rPr>
            <w:rFonts w:hint="eastAsia" w:cs="宋体"/>
            <w:b w:val="0"/>
            <w:bCs w:val="0"/>
            <w:i w:val="0"/>
            <w:snapToGrid w:val="0"/>
            <w:spacing w:val="0"/>
            <w:w w:val="100"/>
            <w:position w:val="0"/>
            <w:sz w:val="21"/>
            <w:szCs w:val="21"/>
            <w:u w:val="single" w:color="000000"/>
            <w:lang w:val="en-US" w:eastAsia="zh-CN"/>
          </w:rPr>
          <w:t>有限公司</w:t>
        </w:r>
      </w:ins>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00F21B66">
      <w:pPr>
        <w:pStyle w:val="12"/>
        <w:keepNext w:val="0"/>
        <w:keepLines w:val="0"/>
        <w:pageBreakBefore w:val="0"/>
        <w:widowControl w:val="0"/>
        <w:tabs>
          <w:tab w:val="left" w:pos="1478"/>
          <w:tab w:val="left" w:pos="2949"/>
          <w:tab w:val="left" w:pos="5363"/>
          <w:tab w:val="left" w:pos="5889"/>
          <w:tab w:val="left" w:pos="620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06" w:author="羊" w:date="2026-02-27T11:00:1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资质类别和等级：</w:t>
      </w:r>
      <w:ins w:id="707" w:author="羊" w:date="2026-02-27T11:02:28Z">
        <w:r>
          <w:rPr>
            <w:rFonts w:hint="eastAsia" w:cs="宋体"/>
            <w:b w:val="0"/>
            <w:bCs w:val="0"/>
            <w:i w:val="0"/>
            <w:snapToGrid w:val="0"/>
            <w:spacing w:val="0"/>
            <w:w w:val="100"/>
            <w:position w:val="0"/>
            <w:sz w:val="21"/>
            <w:szCs w:val="21"/>
            <w:u w:val="single"/>
            <w:lang w:val="en-US" w:eastAsia="zh-CN"/>
          </w:rPr>
          <w:t>港航</w:t>
        </w:r>
      </w:ins>
      <w:ins w:id="708" w:author="羊" w:date="2026-02-27T11:02:39Z">
        <w:r>
          <w:rPr>
            <w:rFonts w:hint="eastAsia" w:cs="宋体"/>
            <w:b w:val="0"/>
            <w:bCs w:val="0"/>
            <w:i w:val="0"/>
            <w:snapToGrid w:val="0"/>
            <w:spacing w:val="0"/>
            <w:w w:val="100"/>
            <w:position w:val="0"/>
            <w:sz w:val="21"/>
            <w:szCs w:val="21"/>
            <w:u w:val="single"/>
            <w:lang w:val="en-US" w:eastAsia="zh-CN"/>
          </w:rPr>
          <w:t>工程</w:t>
        </w:r>
      </w:ins>
      <w:ins w:id="709" w:author="羊" w:date="2026-02-27T11:02:40Z">
        <w:r>
          <w:rPr>
            <w:rFonts w:hint="eastAsia" w:cs="宋体"/>
            <w:b w:val="0"/>
            <w:bCs w:val="0"/>
            <w:i w:val="0"/>
            <w:snapToGrid w:val="0"/>
            <w:spacing w:val="0"/>
            <w:w w:val="100"/>
            <w:position w:val="0"/>
            <w:sz w:val="21"/>
            <w:szCs w:val="21"/>
            <w:u w:val="single"/>
            <w:lang w:val="en-US" w:eastAsia="zh-CN"/>
          </w:rPr>
          <w:t xml:space="preserve"> </w:t>
        </w:r>
      </w:ins>
      <w:ins w:id="710" w:author="羊" w:date="2026-02-27T11:02:30Z">
        <w:r>
          <w:rPr>
            <w:rFonts w:hint="eastAsia" w:cs="宋体"/>
            <w:b w:val="0"/>
            <w:bCs w:val="0"/>
            <w:i w:val="0"/>
            <w:snapToGrid w:val="0"/>
            <w:spacing w:val="0"/>
            <w:w w:val="100"/>
            <w:position w:val="0"/>
            <w:sz w:val="21"/>
            <w:szCs w:val="21"/>
            <w:u w:val="single"/>
            <w:lang w:val="en-US" w:eastAsia="zh-CN"/>
          </w:rPr>
          <w:t>施工</w:t>
        </w:r>
      </w:ins>
      <w:ins w:id="711" w:author="羊" w:date="2026-02-27T11:02:32Z">
        <w:r>
          <w:rPr>
            <w:rFonts w:hint="eastAsia" w:cs="宋体"/>
            <w:b w:val="0"/>
            <w:bCs w:val="0"/>
            <w:i w:val="0"/>
            <w:snapToGrid w:val="0"/>
            <w:spacing w:val="0"/>
            <w:w w:val="100"/>
            <w:position w:val="0"/>
            <w:sz w:val="21"/>
            <w:szCs w:val="21"/>
            <w:u w:val="single"/>
            <w:lang w:val="en-US" w:eastAsia="zh-CN"/>
          </w:rPr>
          <w:t>总承包</w:t>
        </w:r>
      </w:ins>
      <w:ins w:id="712" w:author="羊" w:date="2026-02-27T11:02:35Z">
        <w:r>
          <w:rPr>
            <w:rFonts w:hint="eastAsia" w:cs="宋体"/>
            <w:b w:val="0"/>
            <w:bCs w:val="0"/>
            <w:i w:val="0"/>
            <w:snapToGrid w:val="0"/>
            <w:spacing w:val="0"/>
            <w:w w:val="100"/>
            <w:position w:val="0"/>
            <w:sz w:val="21"/>
            <w:szCs w:val="21"/>
            <w:u w:val="single"/>
            <w:lang w:val="en-US" w:eastAsia="zh-CN"/>
          </w:rPr>
          <w:t>特级</w:t>
        </w:r>
      </w:ins>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78D5C2B5">
      <w:pPr>
        <w:pStyle w:val="12"/>
        <w:keepNext w:val="0"/>
        <w:keepLines w:val="0"/>
        <w:pageBreakBefore w:val="0"/>
        <w:widowControl w:val="0"/>
        <w:tabs>
          <w:tab w:val="left" w:pos="1478"/>
          <w:tab w:val="left" w:pos="2949"/>
          <w:tab w:val="left" w:pos="5363"/>
          <w:tab w:val="left" w:pos="5889"/>
          <w:tab w:val="left" w:pos="620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13" w:author="羊" w:date="2026-03-02T13:43:2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联系人及联系方式：</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689690A4">
      <w:pPr>
        <w:pStyle w:val="12"/>
        <w:keepNext w:val="0"/>
        <w:keepLines w:val="0"/>
        <w:pageBreakBefore w:val="0"/>
        <w:widowControl w:val="0"/>
        <w:tabs>
          <w:tab w:val="left" w:pos="1478"/>
          <w:tab w:val="left" w:pos="2949"/>
          <w:tab w:val="left" w:pos="5363"/>
          <w:tab w:val="left" w:pos="5889"/>
          <w:tab w:val="left" w:pos="620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14" w:author="羊" w:date="2026-03-02T13:43:20Z"/>
          <w:rFonts w:ascii="宋体" w:hAnsi="宋体" w:eastAsia="宋体" w:cs="宋体"/>
          <w:b w:val="0"/>
          <w:bCs w:val="0"/>
          <w:i w:val="0"/>
          <w:snapToGrid w:val="0"/>
          <w:spacing w:val="0"/>
          <w:w w:val="100"/>
          <w:position w:val="0"/>
          <w:sz w:val="21"/>
          <w:szCs w:val="21"/>
        </w:rPr>
      </w:pPr>
      <w:ins w:id="715" w:author="羊" w:date="2026-03-02T13:43:20Z">
        <w:r>
          <w:rPr>
            <w:rFonts w:ascii="宋体" w:hAnsi="宋体" w:eastAsia="宋体" w:cs="宋体"/>
            <w:b w:val="0"/>
            <w:bCs w:val="0"/>
            <w:i w:val="0"/>
            <w:snapToGrid w:val="0"/>
            <w:spacing w:val="0"/>
            <w:w w:val="100"/>
            <w:position w:val="0"/>
            <w:sz w:val="21"/>
            <w:szCs w:val="21"/>
          </w:rPr>
          <w:t>承包人</w:t>
        </w:r>
      </w:ins>
      <w:ins w:id="716" w:author="羊" w:date="2026-03-02T13:43:25Z">
        <w:r>
          <w:rPr>
            <w:rFonts w:hint="eastAsia" w:cs="宋体"/>
            <w:b w:val="0"/>
            <w:bCs w:val="0"/>
            <w:i w:val="0"/>
            <w:snapToGrid w:val="0"/>
            <w:spacing w:val="0"/>
            <w:w w:val="100"/>
            <w:position w:val="0"/>
            <w:sz w:val="21"/>
            <w:szCs w:val="21"/>
            <w:lang w:val="en-US" w:eastAsia="zh-CN"/>
          </w:rPr>
          <w:t>2</w:t>
        </w:r>
      </w:ins>
      <w:ins w:id="717" w:author="羊" w:date="2026-03-02T13:43:20Z">
        <w:r>
          <w:rPr>
            <w:rFonts w:ascii="宋体" w:hAnsi="宋体" w:eastAsia="宋体" w:cs="宋体"/>
            <w:b w:val="0"/>
            <w:bCs w:val="0"/>
            <w:i w:val="0"/>
            <w:snapToGrid w:val="0"/>
            <w:spacing w:val="0"/>
            <w:w w:val="100"/>
            <w:position w:val="0"/>
            <w:sz w:val="21"/>
            <w:szCs w:val="21"/>
          </w:rPr>
          <w:t>：</w:t>
        </w:r>
      </w:ins>
      <w:ins w:id="718" w:author="羊" w:date="2026-03-02T13:43:20Z">
        <w:r>
          <w:rPr>
            <w:rFonts w:ascii="宋体" w:hAnsi="宋体" w:eastAsia="宋体" w:cs="宋体"/>
            <w:b w:val="0"/>
            <w:bCs w:val="0"/>
            <w:i w:val="0"/>
            <w:snapToGrid w:val="0"/>
            <w:spacing w:val="0"/>
            <w:w w:val="100"/>
            <w:position w:val="0"/>
            <w:sz w:val="21"/>
            <w:szCs w:val="21"/>
            <w:u w:val="single" w:color="000000"/>
          </w:rPr>
          <w:tab/>
        </w:r>
      </w:ins>
      <w:ins w:id="719" w:author="羊" w:date="2026-03-02T13:43:58Z">
        <w:r>
          <w:rPr>
            <w:rFonts w:hint="eastAsia" w:ascii="宋体" w:hAnsi="宋体" w:eastAsia="宋体" w:cs="宋体"/>
            <w:b w:val="0"/>
            <w:bCs w:val="0"/>
            <w:i w:val="0"/>
            <w:snapToGrid w:val="0"/>
            <w:spacing w:val="0"/>
            <w:w w:val="100"/>
            <w:position w:val="0"/>
            <w:sz w:val="21"/>
            <w:szCs w:val="21"/>
            <w:u w:val="single"/>
            <w:lang w:val="en-US" w:eastAsia="zh-CN"/>
          </w:rPr>
          <w:t>重庆市水利港航建设集团有限公司</w:t>
        </w:r>
      </w:ins>
      <w:ins w:id="720" w:author="羊" w:date="2026-03-02T13:43:20Z">
        <w:r>
          <w:rPr>
            <w:rFonts w:ascii="宋体" w:hAnsi="宋体" w:eastAsia="宋体" w:cs="宋体"/>
            <w:b w:val="0"/>
            <w:bCs w:val="0"/>
            <w:i w:val="0"/>
            <w:snapToGrid w:val="0"/>
            <w:spacing w:val="0"/>
            <w:w w:val="100"/>
            <w:position w:val="0"/>
            <w:sz w:val="21"/>
            <w:szCs w:val="21"/>
            <w:u w:val="single" w:color="000000"/>
          </w:rPr>
          <w:tab/>
        </w:r>
      </w:ins>
      <w:ins w:id="721" w:author="羊" w:date="2026-03-02T13:43:20Z">
        <w:r>
          <w:rPr>
            <w:rFonts w:ascii="宋体" w:hAnsi="宋体" w:eastAsia="宋体" w:cs="宋体"/>
            <w:b w:val="0"/>
            <w:bCs w:val="0"/>
            <w:i w:val="0"/>
            <w:snapToGrid w:val="0"/>
            <w:spacing w:val="0"/>
            <w:w w:val="100"/>
            <w:position w:val="0"/>
            <w:sz w:val="21"/>
            <w:szCs w:val="21"/>
          </w:rPr>
          <w:t>；</w:t>
        </w:r>
      </w:ins>
    </w:p>
    <w:p w14:paraId="14D0664D">
      <w:pPr>
        <w:pStyle w:val="12"/>
        <w:keepNext w:val="0"/>
        <w:keepLines w:val="0"/>
        <w:pageBreakBefore w:val="0"/>
        <w:widowControl w:val="0"/>
        <w:tabs>
          <w:tab w:val="left" w:pos="1478"/>
          <w:tab w:val="left" w:pos="2949"/>
          <w:tab w:val="left" w:pos="5363"/>
          <w:tab w:val="left" w:pos="5889"/>
          <w:tab w:val="left" w:pos="620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22" w:author="羊" w:date="2026-03-02T13:43:20Z"/>
          <w:rFonts w:ascii="宋体" w:hAnsi="宋体" w:eastAsia="宋体" w:cs="宋体"/>
          <w:b w:val="0"/>
          <w:bCs w:val="0"/>
          <w:i w:val="0"/>
          <w:snapToGrid w:val="0"/>
          <w:spacing w:val="0"/>
          <w:w w:val="100"/>
          <w:position w:val="0"/>
          <w:sz w:val="21"/>
          <w:szCs w:val="21"/>
        </w:rPr>
      </w:pPr>
      <w:ins w:id="723" w:author="羊" w:date="2026-03-02T13:43:20Z">
        <w:r>
          <w:rPr>
            <w:rFonts w:ascii="宋体" w:hAnsi="宋体" w:eastAsia="宋体" w:cs="宋体"/>
            <w:b w:val="0"/>
            <w:bCs w:val="0"/>
            <w:i w:val="0"/>
            <w:snapToGrid w:val="0"/>
            <w:spacing w:val="0"/>
            <w:w w:val="100"/>
            <w:position w:val="0"/>
            <w:sz w:val="21"/>
            <w:szCs w:val="21"/>
          </w:rPr>
          <w:t>资质类别和等级：</w:t>
        </w:r>
      </w:ins>
      <w:ins w:id="724" w:author="羊" w:date="2026-03-02T13:43:28Z">
        <w:r>
          <w:rPr>
            <w:rFonts w:hint="eastAsia" w:cs="宋体"/>
            <w:b w:val="0"/>
            <w:bCs w:val="0"/>
            <w:i w:val="0"/>
            <w:snapToGrid w:val="0"/>
            <w:spacing w:val="0"/>
            <w:w w:val="100"/>
            <w:position w:val="0"/>
            <w:sz w:val="21"/>
            <w:szCs w:val="21"/>
            <w:u w:val="single"/>
            <w:lang w:val="en-US" w:eastAsia="zh-CN"/>
          </w:rPr>
          <w:t xml:space="preserve"> </w:t>
        </w:r>
      </w:ins>
      <w:ins w:id="725" w:author="羊" w:date="2026-03-02T13:43:20Z">
        <w:r>
          <w:rPr>
            <w:rFonts w:ascii="宋体" w:hAnsi="宋体" w:eastAsia="宋体" w:cs="宋体"/>
            <w:b w:val="0"/>
            <w:bCs w:val="0"/>
            <w:i w:val="0"/>
            <w:snapToGrid w:val="0"/>
            <w:spacing w:val="0"/>
            <w:w w:val="100"/>
            <w:position w:val="0"/>
            <w:sz w:val="21"/>
            <w:szCs w:val="21"/>
            <w:u w:val="single" w:color="000000"/>
          </w:rPr>
          <w:tab/>
        </w:r>
      </w:ins>
      <w:ins w:id="726" w:author="羊" w:date="2026-03-02T13:43:20Z">
        <w:r>
          <w:rPr>
            <w:rFonts w:ascii="宋体" w:hAnsi="宋体" w:eastAsia="宋体" w:cs="宋体"/>
            <w:b w:val="0"/>
            <w:bCs w:val="0"/>
            <w:i w:val="0"/>
            <w:snapToGrid w:val="0"/>
            <w:spacing w:val="0"/>
            <w:w w:val="100"/>
            <w:position w:val="0"/>
            <w:sz w:val="21"/>
            <w:szCs w:val="21"/>
            <w:u w:val="single" w:color="000000"/>
          </w:rPr>
          <w:tab/>
        </w:r>
      </w:ins>
      <w:ins w:id="727" w:author="羊" w:date="2026-03-02T13:43:20Z">
        <w:r>
          <w:rPr>
            <w:rFonts w:ascii="宋体" w:hAnsi="宋体" w:eastAsia="宋体" w:cs="宋体"/>
            <w:b w:val="0"/>
            <w:bCs w:val="0"/>
            <w:i w:val="0"/>
            <w:snapToGrid w:val="0"/>
            <w:spacing w:val="0"/>
            <w:w w:val="100"/>
            <w:position w:val="0"/>
            <w:sz w:val="21"/>
            <w:szCs w:val="21"/>
          </w:rPr>
          <w:t>；</w:t>
        </w:r>
      </w:ins>
    </w:p>
    <w:p w14:paraId="10EBC7B6">
      <w:pPr>
        <w:pStyle w:val="12"/>
        <w:keepNext w:val="0"/>
        <w:keepLines w:val="0"/>
        <w:pageBreakBefore w:val="0"/>
        <w:widowControl w:val="0"/>
        <w:tabs>
          <w:tab w:val="left" w:pos="1478"/>
          <w:tab w:val="left" w:pos="2949"/>
          <w:tab w:val="left" w:pos="5363"/>
          <w:tab w:val="left" w:pos="5889"/>
          <w:tab w:val="left" w:pos="620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ins w:id="728" w:author="羊" w:date="2026-03-02T13:43:20Z">
        <w:r>
          <w:rPr>
            <w:rFonts w:ascii="宋体" w:hAnsi="宋体" w:eastAsia="宋体" w:cs="宋体"/>
            <w:b w:val="0"/>
            <w:bCs w:val="0"/>
            <w:i w:val="0"/>
            <w:snapToGrid w:val="0"/>
            <w:spacing w:val="0"/>
            <w:w w:val="100"/>
            <w:position w:val="0"/>
            <w:sz w:val="21"/>
            <w:szCs w:val="21"/>
          </w:rPr>
          <w:t>联系人及联系方式：</w:t>
        </w:r>
      </w:ins>
      <w:ins w:id="729" w:author="羊" w:date="2026-03-02T13:43:20Z">
        <w:r>
          <w:rPr>
            <w:rFonts w:ascii="宋体" w:hAnsi="宋体" w:eastAsia="宋体" w:cs="宋体"/>
            <w:b w:val="0"/>
            <w:bCs w:val="0"/>
            <w:i w:val="0"/>
            <w:snapToGrid w:val="0"/>
            <w:spacing w:val="0"/>
            <w:w w:val="100"/>
            <w:position w:val="0"/>
            <w:sz w:val="21"/>
            <w:szCs w:val="21"/>
            <w:u w:val="single" w:color="000000"/>
          </w:rPr>
          <w:tab/>
        </w:r>
      </w:ins>
      <w:ins w:id="730" w:author="羊" w:date="2026-03-02T13:43:20Z">
        <w:r>
          <w:rPr>
            <w:rFonts w:ascii="宋体" w:hAnsi="宋体" w:eastAsia="宋体" w:cs="宋体"/>
            <w:b w:val="0"/>
            <w:bCs w:val="0"/>
            <w:i w:val="0"/>
            <w:snapToGrid w:val="0"/>
            <w:spacing w:val="0"/>
            <w:w w:val="100"/>
            <w:position w:val="0"/>
            <w:sz w:val="21"/>
            <w:szCs w:val="21"/>
            <w:u w:val="single" w:color="000000"/>
          </w:rPr>
          <w:tab/>
        </w:r>
      </w:ins>
      <w:ins w:id="731" w:author="羊" w:date="2026-03-02T13:43:20Z">
        <w:r>
          <w:rPr>
            <w:rFonts w:ascii="宋体" w:hAnsi="宋体" w:eastAsia="宋体" w:cs="宋体"/>
            <w:b w:val="0"/>
            <w:bCs w:val="0"/>
            <w:i w:val="0"/>
            <w:snapToGrid w:val="0"/>
            <w:spacing w:val="0"/>
            <w:w w:val="100"/>
            <w:position w:val="0"/>
            <w:sz w:val="21"/>
            <w:szCs w:val="21"/>
          </w:rPr>
          <w:t>。</w:t>
        </w:r>
      </w:ins>
    </w:p>
    <w:p w14:paraId="0B0CE9AB">
      <w:pPr>
        <w:pStyle w:val="12"/>
        <w:keepNext w:val="0"/>
        <w:keepLines w:val="0"/>
        <w:pageBreakBefore w:val="0"/>
        <w:widowControl w:val="0"/>
        <w:tabs>
          <w:tab w:val="left" w:pos="1478"/>
          <w:tab w:val="left" w:pos="2949"/>
          <w:tab w:val="left" w:pos="5363"/>
          <w:tab w:val="left" w:pos="5783"/>
          <w:tab w:val="left" w:pos="620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32" w:author="羊" w:date="2026-02-27T11:02:5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1.1.2.6</w:t>
      </w:r>
      <w:ins w:id="733" w:author="羊" w:date="2026-02-27T11:03:32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监理人：</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(填入监理人名称)</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232EE51D">
      <w:pPr>
        <w:pStyle w:val="12"/>
        <w:keepNext w:val="0"/>
        <w:keepLines w:val="0"/>
        <w:pageBreakBefore w:val="0"/>
        <w:widowControl w:val="0"/>
        <w:tabs>
          <w:tab w:val="left" w:pos="1478"/>
          <w:tab w:val="left" w:pos="2949"/>
          <w:tab w:val="left" w:pos="5363"/>
          <w:tab w:val="left" w:pos="5783"/>
          <w:tab w:val="left" w:pos="620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34" w:author="羊" w:date="2026-02-27T11:02:5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资质类别和等级：</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4FEDE577">
      <w:pPr>
        <w:pStyle w:val="12"/>
        <w:keepNext w:val="0"/>
        <w:keepLines w:val="0"/>
        <w:pageBreakBefore w:val="0"/>
        <w:widowControl w:val="0"/>
        <w:tabs>
          <w:tab w:val="left" w:pos="1478"/>
          <w:tab w:val="left" w:pos="2949"/>
          <w:tab w:val="left" w:pos="5363"/>
          <w:tab w:val="left" w:pos="5783"/>
          <w:tab w:val="left" w:pos="620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联系人及联系方式：</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27DD1383">
      <w:pPr>
        <w:pStyle w:val="12"/>
        <w:keepNext w:val="0"/>
        <w:keepLines w:val="0"/>
        <w:pageBreakBefore w:val="0"/>
        <w:widowControl w:val="0"/>
        <w:tabs>
          <w:tab w:val="left" w:pos="126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1.1.4</w:t>
      </w:r>
      <w:ins w:id="735" w:author="羊" w:date="2026-02-27T11:03:27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日期</w:t>
      </w:r>
    </w:p>
    <w:p w14:paraId="3DCB561F">
      <w:pPr>
        <w:pStyle w:val="12"/>
        <w:keepNext w:val="0"/>
        <w:keepLines w:val="0"/>
        <w:pageBreakBefore w:val="0"/>
        <w:widowControl w:val="0"/>
        <w:tabs>
          <w:tab w:val="left" w:pos="147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36" w:author="羊" w:date="2026-02-27T11:03:1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1.1.4.5</w:t>
      </w:r>
      <w:ins w:id="737" w:author="羊" w:date="2026-02-27T11:03:24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缺陷责任期：</w:t>
      </w:r>
      <w:r>
        <w:rPr>
          <w:rFonts w:ascii="宋体" w:hAnsi="宋体" w:eastAsia="宋体" w:cs="宋体"/>
          <w:b w:val="0"/>
          <w:bCs w:val="0"/>
          <w:i w:val="0"/>
          <w:snapToGrid w:val="0"/>
          <w:spacing w:val="0"/>
          <w:w w:val="100"/>
          <w:position w:val="0"/>
          <w:sz w:val="21"/>
          <w:szCs w:val="21"/>
          <w:u w:val="single" w:color="000000"/>
        </w:rPr>
        <w:t>24个月</w:t>
      </w:r>
      <w:r>
        <w:rPr>
          <w:rFonts w:ascii="宋体" w:hAnsi="宋体" w:eastAsia="宋体" w:cs="宋体"/>
          <w:b w:val="0"/>
          <w:bCs w:val="0"/>
          <w:i w:val="0"/>
          <w:snapToGrid w:val="0"/>
          <w:spacing w:val="0"/>
          <w:w w:val="100"/>
          <w:position w:val="0"/>
          <w:sz w:val="21"/>
          <w:szCs w:val="21"/>
        </w:rPr>
        <w:t>。</w:t>
      </w:r>
    </w:p>
    <w:p w14:paraId="3F47B1E4">
      <w:pPr>
        <w:pStyle w:val="12"/>
        <w:keepNext w:val="0"/>
        <w:keepLines w:val="0"/>
        <w:pageBreakBefore w:val="0"/>
        <w:widowControl w:val="0"/>
        <w:tabs>
          <w:tab w:val="left" w:pos="1478"/>
        </w:tabs>
        <w:kinsoku/>
        <w:wordWrap/>
        <w:overflowPunct/>
        <w:topLinePunct w:val="0"/>
        <w:autoSpaceDE/>
        <w:autoSpaceDN/>
        <w:bidi w:val="0"/>
        <w:adjustRightInd w:val="0"/>
        <w:snapToGrid w:val="0"/>
        <w:spacing w:before="0" w:line="360" w:lineRule="auto"/>
        <w:ind w:left="0" w:right="0" w:firstLine="1260" w:firstLineChars="6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工程质量保修期：</w:t>
      </w:r>
      <w:r>
        <w:rPr>
          <w:rFonts w:ascii="宋体" w:hAnsi="宋体" w:eastAsia="宋体" w:cs="宋体"/>
          <w:b w:val="0"/>
          <w:bCs w:val="0"/>
          <w:i w:val="0"/>
          <w:snapToGrid w:val="0"/>
          <w:spacing w:val="0"/>
          <w:w w:val="100"/>
          <w:position w:val="0"/>
          <w:sz w:val="21"/>
          <w:szCs w:val="21"/>
          <w:u w:val="single" w:color="000000"/>
        </w:rPr>
        <w:t>24个月</w:t>
      </w:r>
      <w:r>
        <w:rPr>
          <w:rFonts w:ascii="宋体" w:hAnsi="宋体" w:eastAsia="宋体" w:cs="宋体"/>
          <w:b w:val="0"/>
          <w:bCs w:val="0"/>
          <w:i w:val="0"/>
          <w:snapToGrid w:val="0"/>
          <w:spacing w:val="0"/>
          <w:w w:val="100"/>
          <w:position w:val="0"/>
          <w:sz w:val="21"/>
          <w:szCs w:val="21"/>
        </w:rPr>
        <w:t>。</w:t>
      </w:r>
    </w:p>
    <w:p w14:paraId="1C944538">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38" w:author="羊" w:date="2026-02-27T11:03:43Z"/>
          <w:rFonts w:ascii="宋体" w:hAnsi="宋体" w:eastAsia="宋体" w:cs="宋体"/>
          <w:b w:val="0"/>
          <w:bCs w:val="0"/>
          <w:i w:val="0"/>
          <w:snapToGrid w:val="0"/>
          <w:spacing w:val="0"/>
          <w:w w:val="100"/>
          <w:position w:val="0"/>
          <w:sz w:val="21"/>
          <w:szCs w:val="21"/>
        </w:rPr>
      </w:pPr>
      <w:bookmarkStart w:id="209" w:name="1.4  合同文件的优先顺序"/>
      <w:bookmarkEnd w:id="209"/>
      <w:r>
        <w:rPr>
          <w:rFonts w:ascii="宋体" w:hAnsi="宋体" w:eastAsia="宋体" w:cs="宋体"/>
          <w:b w:val="0"/>
          <w:bCs w:val="0"/>
          <w:i w:val="0"/>
          <w:snapToGrid w:val="0"/>
          <w:spacing w:val="0"/>
          <w:w w:val="100"/>
          <w:position w:val="0"/>
          <w:sz w:val="21"/>
          <w:szCs w:val="21"/>
        </w:rPr>
        <w:t>1.4</w:t>
      </w:r>
      <w:ins w:id="739" w:author="羊" w:date="2026-02-27T11:03:23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合同文件的优先顺序合同文件组成及优先顺序为：</w:t>
      </w:r>
      <w:r>
        <w:rPr>
          <w:rFonts w:ascii="宋体" w:hAnsi="宋体" w:eastAsia="宋体" w:cs="宋体"/>
          <w:b w:val="0"/>
          <w:bCs w:val="0"/>
          <w:i w:val="0"/>
          <w:snapToGrid w:val="0"/>
          <w:spacing w:val="0"/>
          <w:w w:val="100"/>
          <w:position w:val="0"/>
          <w:sz w:val="21"/>
          <w:szCs w:val="21"/>
          <w:u w:val="single" w:color="000000"/>
        </w:rPr>
        <w:t>按照合同协议书〔第六条〕列明的文件顺序执行</w:t>
      </w:r>
      <w:r>
        <w:rPr>
          <w:rFonts w:ascii="宋体" w:hAnsi="宋体" w:eastAsia="宋体" w:cs="宋体"/>
          <w:b w:val="0"/>
          <w:bCs w:val="0"/>
          <w:i w:val="0"/>
          <w:snapToGrid w:val="0"/>
          <w:spacing w:val="0"/>
          <w:w w:val="100"/>
          <w:position w:val="0"/>
          <w:sz w:val="21"/>
          <w:szCs w:val="21"/>
        </w:rPr>
        <w:t>。</w:t>
      </w:r>
      <w:bookmarkStart w:id="210" w:name="1.6 图纸和承包人文件"/>
      <w:bookmarkEnd w:id="210"/>
    </w:p>
    <w:p w14:paraId="23D80EFF">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1.6图纸和承包人文件</w:t>
      </w:r>
    </w:p>
    <w:p w14:paraId="51DED14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1.6.1图纸的提供发包人向承包人提供图纸的期限：</w:t>
      </w:r>
      <w:r>
        <w:rPr>
          <w:rFonts w:ascii="宋体" w:hAnsi="宋体" w:eastAsia="宋体" w:cs="宋体"/>
          <w:b w:val="0"/>
          <w:bCs w:val="0"/>
          <w:i w:val="0"/>
          <w:snapToGrid w:val="0"/>
          <w:spacing w:val="0"/>
          <w:w w:val="100"/>
          <w:position w:val="0"/>
          <w:sz w:val="21"/>
          <w:szCs w:val="21"/>
          <w:u w:val="single" w:color="000000"/>
        </w:rPr>
        <w:t>承包人进场后提供图纸需求计划，经发包人与监理审查同意后按计划提供</w:t>
      </w:r>
      <w:r>
        <w:rPr>
          <w:rFonts w:ascii="宋体" w:hAnsi="宋体" w:eastAsia="宋体" w:cs="宋体"/>
          <w:b w:val="0"/>
          <w:bCs w:val="0"/>
          <w:i w:val="0"/>
          <w:snapToGrid w:val="0"/>
          <w:spacing w:val="0"/>
          <w:w w:val="100"/>
          <w:position w:val="0"/>
          <w:sz w:val="21"/>
          <w:szCs w:val="21"/>
        </w:rPr>
        <w:t>；</w:t>
      </w:r>
    </w:p>
    <w:p w14:paraId="0470F40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740" w:author="羊" w:date="2026-02-27T11:03:5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发包人向承包人提供图纸的数量：</w:t>
      </w:r>
      <w:r>
        <w:rPr>
          <w:rFonts w:ascii="宋体" w:hAnsi="宋体" w:eastAsia="宋体" w:cs="宋体"/>
          <w:b w:val="0"/>
          <w:bCs w:val="0"/>
          <w:i w:val="0"/>
          <w:snapToGrid w:val="0"/>
          <w:spacing w:val="0"/>
          <w:w w:val="100"/>
          <w:position w:val="0"/>
          <w:sz w:val="21"/>
          <w:szCs w:val="21"/>
          <w:u w:val="single" w:color="000000"/>
        </w:rPr>
        <w:t>8套</w:t>
      </w:r>
      <w:r>
        <w:rPr>
          <w:rFonts w:ascii="宋体" w:hAnsi="宋体" w:eastAsia="宋体" w:cs="宋体"/>
          <w:b w:val="0"/>
          <w:bCs w:val="0"/>
          <w:i w:val="0"/>
          <w:snapToGrid w:val="0"/>
          <w:spacing w:val="0"/>
          <w:w w:val="100"/>
          <w:position w:val="0"/>
          <w:sz w:val="21"/>
          <w:szCs w:val="21"/>
        </w:rPr>
        <w:t>；</w:t>
      </w:r>
    </w:p>
    <w:p w14:paraId="6CBE35B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741" w:author="羊" w:date="2026-02-27T11:04:0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发包人向承包人提供图纸的内容：</w:t>
      </w:r>
      <w:r>
        <w:rPr>
          <w:rFonts w:ascii="宋体" w:hAnsi="宋体" w:eastAsia="宋体" w:cs="宋体"/>
          <w:b w:val="0"/>
          <w:bCs w:val="0"/>
          <w:i w:val="0"/>
          <w:snapToGrid w:val="0"/>
          <w:spacing w:val="0"/>
          <w:w w:val="100"/>
          <w:position w:val="0"/>
          <w:sz w:val="21"/>
          <w:szCs w:val="21"/>
          <w:u w:val="single" w:color="000000"/>
        </w:rPr>
        <w:t>工程承包范围内满足工程进度要求的设计文件</w:t>
      </w:r>
      <w:r>
        <w:rPr>
          <w:rFonts w:ascii="宋体" w:hAnsi="宋体" w:eastAsia="宋体" w:cs="宋体"/>
          <w:b w:val="0"/>
          <w:bCs w:val="0"/>
          <w:i w:val="0"/>
          <w:snapToGrid w:val="0"/>
          <w:spacing w:val="0"/>
          <w:w w:val="100"/>
          <w:position w:val="0"/>
          <w:sz w:val="21"/>
          <w:szCs w:val="21"/>
        </w:rPr>
        <w:t>；</w:t>
      </w:r>
    </w:p>
    <w:p w14:paraId="7305CF4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742" w:author="羊" w:date="2026-02-27T11:04:1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发包人组织承包人、监理人和设计人进行图纸会审和设计交底、安全交底的时间：</w:t>
      </w:r>
      <w:r>
        <w:rPr>
          <w:rFonts w:ascii="宋体" w:hAnsi="宋体" w:eastAsia="宋体" w:cs="宋体"/>
          <w:b w:val="0"/>
          <w:bCs w:val="0"/>
          <w:i w:val="0"/>
          <w:snapToGrid w:val="0"/>
          <w:spacing w:val="0"/>
          <w:w w:val="100"/>
          <w:position w:val="0"/>
          <w:sz w:val="21"/>
          <w:szCs w:val="21"/>
          <w:u w:val="single" w:color="000000"/>
        </w:rPr>
        <w:t>提供满足工程进度要求的设计文件后7天内</w:t>
      </w:r>
      <w:r>
        <w:rPr>
          <w:rFonts w:ascii="宋体" w:hAnsi="宋体" w:eastAsia="宋体" w:cs="宋体"/>
          <w:b w:val="0"/>
          <w:bCs w:val="0"/>
          <w:i w:val="0"/>
          <w:snapToGrid w:val="0"/>
          <w:spacing w:val="0"/>
          <w:w w:val="100"/>
          <w:position w:val="0"/>
          <w:sz w:val="21"/>
          <w:szCs w:val="21"/>
        </w:rPr>
        <w:t>。</w:t>
      </w:r>
    </w:p>
    <w:p w14:paraId="7081FCB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1.6.2承包人提供的文件</w:t>
      </w:r>
    </w:p>
    <w:p w14:paraId="3EC726DE">
      <w:pPr>
        <w:pStyle w:val="12"/>
        <w:keepNext w:val="0"/>
        <w:keepLines w:val="0"/>
        <w:pageBreakBefore w:val="0"/>
        <w:widowControl w:val="0"/>
        <w:tabs>
          <w:tab w:val="left" w:pos="3218"/>
          <w:tab w:val="left" w:pos="389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承包人提供文件的数量</w:t>
      </w:r>
      <w:r>
        <w:rPr>
          <w:rFonts w:ascii="宋体" w:hAnsi="宋体" w:eastAsia="宋体" w:cs="宋体"/>
          <w:b w:val="0"/>
          <w:bCs w:val="0"/>
          <w:i w:val="0"/>
          <w:snapToGrid w:val="0"/>
          <w:spacing w:val="0"/>
          <w:w w:val="100"/>
          <w:position w:val="0"/>
          <w:sz w:val="21"/>
          <w:szCs w:val="21"/>
          <w:u w:val="single" w:color="000000"/>
        </w:rPr>
        <w:t>：</w:t>
      </w:r>
      <w:ins w:id="743" w:author="羊" w:date="2026-02-26T18:07:53Z">
        <w:r>
          <w:rPr>
            <w:rFonts w:hint="eastAsia" w:cs="宋体"/>
            <w:b w:val="0"/>
            <w:bCs w:val="0"/>
            <w:i w:val="0"/>
            <w:snapToGrid w:val="0"/>
            <w:spacing w:val="0"/>
            <w:w w:val="100"/>
            <w:position w:val="0"/>
            <w:sz w:val="21"/>
            <w:szCs w:val="21"/>
            <w:u w:val="single" w:color="000000"/>
            <w:lang w:val="en-US" w:eastAsia="zh-CN"/>
          </w:rPr>
          <w:t xml:space="preserve"> </w:t>
        </w:r>
      </w:ins>
      <w:r>
        <w:rPr>
          <w:rFonts w:ascii="宋体" w:hAnsi="宋体" w:eastAsia="宋体" w:cs="宋体"/>
          <w:b w:val="0"/>
          <w:bCs w:val="0"/>
          <w:i w:val="0"/>
          <w:snapToGrid w:val="0"/>
          <w:spacing w:val="0"/>
          <w:w w:val="100"/>
          <w:position w:val="0"/>
          <w:sz w:val="21"/>
          <w:szCs w:val="21"/>
          <w:u w:val="single" w:color="000000"/>
        </w:rPr>
        <w:t>6套</w:t>
      </w:r>
      <w:ins w:id="744" w:author="羊" w:date="2026-02-26T18:07:55Z">
        <w:r>
          <w:rPr>
            <w:rFonts w:hint="eastAsia" w:cs="宋体"/>
            <w:b w:val="0"/>
            <w:bCs w:val="0"/>
            <w:i w:val="0"/>
            <w:snapToGrid w:val="0"/>
            <w:spacing w:val="0"/>
            <w:w w:val="100"/>
            <w:position w:val="0"/>
            <w:sz w:val="21"/>
            <w:szCs w:val="21"/>
            <w:u w:val="single" w:color="000000"/>
            <w:lang w:val="en-US" w:eastAsia="zh-CN"/>
          </w:rPr>
          <w:t xml:space="preserve"> </w:t>
        </w:r>
      </w:ins>
      <w:ins w:id="745" w:author="羊" w:date="2026-02-26T18:07:57Z">
        <w:r>
          <w:rPr>
            <w:rFonts w:hint="eastAsia" w:cs="宋体"/>
            <w:b w:val="0"/>
            <w:bCs w:val="0"/>
            <w:i w:val="0"/>
            <w:snapToGrid w:val="0"/>
            <w:spacing w:val="0"/>
            <w:w w:val="100"/>
            <w:position w:val="0"/>
            <w:sz w:val="21"/>
            <w:szCs w:val="21"/>
            <w:u w:val="single" w:color="000000"/>
            <w:lang w:val="en-US" w:eastAsia="zh-CN"/>
          </w:rPr>
          <w:t xml:space="preserve"> </w:t>
        </w:r>
      </w:ins>
      <w:r>
        <w:rPr>
          <w:rFonts w:ascii="宋体" w:hAnsi="宋体" w:eastAsia="宋体" w:cs="宋体"/>
          <w:b w:val="0"/>
          <w:bCs w:val="0"/>
          <w:i w:val="0"/>
          <w:snapToGrid w:val="0"/>
          <w:spacing w:val="0"/>
          <w:w w:val="100"/>
          <w:position w:val="0"/>
          <w:sz w:val="21"/>
          <w:szCs w:val="21"/>
        </w:rPr>
        <w:t>。需要由承包人提供的书面文件，包括但不限于：</w:t>
      </w:r>
      <w:r>
        <w:rPr>
          <w:rFonts w:ascii="宋体" w:hAnsi="宋体" w:eastAsia="宋体" w:cs="宋体"/>
          <w:b w:val="0"/>
          <w:bCs w:val="0"/>
          <w:i w:val="0"/>
          <w:snapToGrid w:val="0"/>
          <w:spacing w:val="0"/>
          <w:w w:val="100"/>
          <w:position w:val="0"/>
          <w:sz w:val="21"/>
          <w:szCs w:val="21"/>
          <w:u w:val="single" w:color="000000"/>
        </w:rPr>
        <w:t>施工组织设计、专项施工方案、危险性较大的单项工程施工方案、安全应急方案、进度计划、报表及计划、合同工程交工（完工）资料（或工程竣工资料）及施工过程中因工程变更需要报送的施工方案、施工过程中涉及工程价款变更的相关资料、完整的交工（完工）结算等进度、质量、安全、环保资料</w:t>
      </w:r>
      <w:r>
        <w:rPr>
          <w:rFonts w:ascii="宋体" w:hAnsi="宋体" w:eastAsia="宋体" w:cs="宋体"/>
          <w:b w:val="0"/>
          <w:bCs w:val="0"/>
          <w:i w:val="0"/>
          <w:snapToGrid w:val="0"/>
          <w:spacing w:val="0"/>
          <w:w w:val="100"/>
          <w:position w:val="0"/>
          <w:sz w:val="21"/>
          <w:szCs w:val="21"/>
        </w:rPr>
        <w:t>。</w:t>
      </w:r>
    </w:p>
    <w:p w14:paraId="327CD0B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承包人提供文件的期限：</w:t>
      </w:r>
    </w:p>
    <w:p w14:paraId="72DB4E1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w:t>
      </w:r>
      <w:r>
        <w:rPr>
          <w:rFonts w:ascii="宋体" w:hAnsi="宋体" w:eastAsia="宋体" w:cs="宋体"/>
          <w:b w:val="0"/>
          <w:bCs w:val="0"/>
          <w:i w:val="0"/>
          <w:snapToGrid w:val="0"/>
          <w:spacing w:val="0"/>
          <w:w w:val="100"/>
          <w:position w:val="0"/>
          <w:sz w:val="21"/>
          <w:szCs w:val="21"/>
          <w:u w:val="single" w:color="000000"/>
        </w:rPr>
        <w:t>图纸会审及设计交底后7天内，向监理人、发包人提交经优化完善的施工组织设计和工程总体进度计划及当年年度施工进度计划。进度计划安排必须符合发包人对本工程总体进度计划的安排。专项方案应在专项方案实施7日前通过审查（含专家论证）。施工组织设计和专项方案经监理人审批同意后执行。承包人应接受监理人、发包人对其提交的施工组织设计和专项方案中不合理的工期安排及技术措施、方案的修改意见，并修改完善后重新报批，直至获得批准</w:t>
      </w:r>
      <w:r>
        <w:rPr>
          <w:rFonts w:ascii="宋体" w:hAnsi="宋体" w:eastAsia="宋体" w:cs="宋体"/>
          <w:b w:val="0"/>
          <w:bCs w:val="0"/>
          <w:i w:val="0"/>
          <w:snapToGrid w:val="0"/>
          <w:spacing w:val="0"/>
          <w:w w:val="100"/>
          <w:position w:val="0"/>
          <w:sz w:val="21"/>
          <w:szCs w:val="21"/>
        </w:rPr>
        <w:t>。</w:t>
      </w:r>
    </w:p>
    <w:p w14:paraId="35902BF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w:t>
      </w:r>
      <w:r>
        <w:rPr>
          <w:rFonts w:ascii="宋体" w:hAnsi="宋体" w:eastAsia="宋体" w:cs="宋体"/>
          <w:b w:val="0"/>
          <w:bCs w:val="0"/>
          <w:i w:val="0"/>
          <w:snapToGrid w:val="0"/>
          <w:spacing w:val="0"/>
          <w:w w:val="100"/>
          <w:position w:val="0"/>
          <w:sz w:val="21"/>
          <w:szCs w:val="21"/>
          <w:u w:val="single" w:color="000000"/>
        </w:rPr>
        <w:t>每月15日前报送上月工程进度完成报表</w:t>
      </w:r>
      <w:r>
        <w:rPr>
          <w:rFonts w:ascii="宋体" w:hAnsi="宋体" w:eastAsia="宋体" w:cs="宋体"/>
          <w:b w:val="0"/>
          <w:bCs w:val="0"/>
          <w:i w:val="0"/>
          <w:snapToGrid w:val="0"/>
          <w:spacing w:val="0"/>
          <w:w w:val="100"/>
          <w:position w:val="0"/>
          <w:sz w:val="21"/>
          <w:szCs w:val="21"/>
        </w:rPr>
        <w:t>。</w:t>
      </w:r>
    </w:p>
    <w:p w14:paraId="117B90C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w:t>
      </w:r>
      <w:r>
        <w:rPr>
          <w:rFonts w:ascii="宋体" w:hAnsi="宋体" w:eastAsia="宋体" w:cs="宋体"/>
          <w:b w:val="0"/>
          <w:bCs w:val="0"/>
          <w:i w:val="0"/>
          <w:snapToGrid w:val="0"/>
          <w:spacing w:val="0"/>
          <w:w w:val="100"/>
          <w:position w:val="0"/>
          <w:sz w:val="21"/>
          <w:szCs w:val="21"/>
          <w:u w:val="single" w:color="000000"/>
        </w:rPr>
        <w:t>合同另有约定的,按照其约定</w:t>
      </w:r>
      <w:r>
        <w:rPr>
          <w:rFonts w:ascii="宋体" w:hAnsi="宋体" w:eastAsia="宋体" w:cs="宋体"/>
          <w:b w:val="0"/>
          <w:bCs w:val="0"/>
          <w:i w:val="0"/>
          <w:snapToGrid w:val="0"/>
          <w:spacing w:val="0"/>
          <w:w w:val="100"/>
          <w:position w:val="0"/>
          <w:sz w:val="21"/>
          <w:szCs w:val="21"/>
        </w:rPr>
        <w:t>。</w:t>
      </w:r>
    </w:p>
    <w:p w14:paraId="4326642C">
      <w:pPr>
        <w:pStyle w:val="12"/>
        <w:keepNext w:val="0"/>
        <w:keepLines w:val="0"/>
        <w:pageBreakBefore w:val="0"/>
        <w:widowControl w:val="0"/>
        <w:tabs>
          <w:tab w:val="left" w:pos="3395"/>
          <w:tab w:val="left" w:pos="593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承包人提供的文件的形式：</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纸质版本和电子版本</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。监理人审批承包人文件的期限：</w:t>
      </w:r>
      <w:r>
        <w:rPr>
          <w:rFonts w:ascii="宋体" w:hAnsi="宋体" w:eastAsia="宋体" w:cs="宋体"/>
          <w:b w:val="0"/>
          <w:bCs w:val="0"/>
          <w:i w:val="0"/>
          <w:snapToGrid w:val="0"/>
          <w:spacing w:val="0"/>
          <w:w w:val="100"/>
          <w:position w:val="0"/>
          <w:sz w:val="21"/>
          <w:szCs w:val="21"/>
          <w:u w:val="single" w:color="000000"/>
        </w:rPr>
        <w:t>收到施工组织设计和工程总体进度计划及当年年度施工进度计划后7天内。</w:t>
      </w:r>
    </w:p>
    <w:p w14:paraId="6B11E9F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746" w:author="羊" w:date="2026-02-27T11:04:3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承包人提供的文件的费用：</w:t>
      </w:r>
      <w:r>
        <w:rPr>
          <w:rFonts w:ascii="宋体" w:hAnsi="宋体" w:eastAsia="宋体" w:cs="宋体"/>
          <w:b w:val="0"/>
          <w:bCs w:val="0"/>
          <w:i w:val="0"/>
          <w:snapToGrid w:val="0"/>
          <w:spacing w:val="0"/>
          <w:w w:val="100"/>
          <w:position w:val="0"/>
          <w:sz w:val="21"/>
          <w:szCs w:val="21"/>
          <w:u w:val="single" w:color="000000"/>
        </w:rPr>
        <w:t>由承包人承担</w:t>
      </w:r>
      <w:r>
        <w:rPr>
          <w:rFonts w:ascii="宋体" w:hAnsi="宋体" w:eastAsia="宋体" w:cs="宋体"/>
          <w:b w:val="0"/>
          <w:bCs w:val="0"/>
          <w:i w:val="0"/>
          <w:snapToGrid w:val="0"/>
          <w:spacing w:val="0"/>
          <w:w w:val="100"/>
          <w:position w:val="0"/>
          <w:sz w:val="21"/>
          <w:szCs w:val="21"/>
        </w:rPr>
        <w:t>。</w:t>
      </w:r>
    </w:p>
    <w:p w14:paraId="0A313B6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发包人审批承包人文件的期限：</w:t>
      </w:r>
      <w:r>
        <w:rPr>
          <w:rFonts w:ascii="宋体" w:hAnsi="宋体" w:eastAsia="宋体" w:cs="宋体"/>
          <w:b w:val="0"/>
          <w:bCs w:val="0"/>
          <w:i w:val="0"/>
          <w:snapToGrid w:val="0"/>
          <w:spacing w:val="0"/>
          <w:w w:val="100"/>
          <w:position w:val="0"/>
          <w:sz w:val="21"/>
          <w:szCs w:val="21"/>
          <w:u w:val="single" w:color="000000"/>
        </w:rPr>
        <w:t>收到后14天内；合同另有约定的，从其约定</w:t>
      </w:r>
      <w:r>
        <w:rPr>
          <w:rFonts w:ascii="宋体" w:hAnsi="宋体" w:eastAsia="宋体" w:cs="宋体"/>
          <w:b w:val="0"/>
          <w:bCs w:val="0"/>
          <w:i w:val="0"/>
          <w:snapToGrid w:val="0"/>
          <w:spacing w:val="0"/>
          <w:w w:val="100"/>
          <w:position w:val="0"/>
          <w:sz w:val="21"/>
          <w:szCs w:val="21"/>
        </w:rPr>
        <w:t>。</w:t>
      </w:r>
    </w:p>
    <w:p w14:paraId="2931F01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监理人、发包人的修改意见和审批，不免除或减轻承包人对该工作、工程、材料、工程设备等应承担的责任和义务。</w:t>
      </w:r>
    </w:p>
    <w:p w14:paraId="15BE38A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747" w:author="羊" w:date="2026-02-27T11:04:4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1.6.4图纸的错误</w:t>
      </w:r>
    </w:p>
    <w:p w14:paraId="7DEC656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748" w:author="羊" w:date="2026-02-27T11:05:0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在收到发包人提供的图纸后，承包人应对收到的图纸进行仔细核查，并在开始施工前，将发现的图纸存在的差错、遗漏或缺陷及时通知监理人。监理人接到该通知后，应附相关意见并立即报送发包人，发包人应在收到监理人报送的通知后作出决定。承包人不得利用图纸的差错、遗漏或缺陷，从中获得不正当的利益。</w:t>
      </w:r>
    </w:p>
    <w:p w14:paraId="7414D69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w:t>
      </w:r>
      <w:del w:id="749" w:author="羊" w:date="2026-02-27T11:05:02Z">
        <w:r>
          <w:rPr>
            <w:rFonts w:hint="default" w:ascii="宋体" w:hAnsi="宋体" w:eastAsia="宋体" w:cs="宋体"/>
            <w:b w:val="0"/>
            <w:bCs w:val="0"/>
            <w:i w:val="0"/>
            <w:snapToGrid w:val="0"/>
            <w:spacing w:val="0"/>
            <w:w w:val="100"/>
            <w:position w:val="0"/>
            <w:sz w:val="21"/>
            <w:szCs w:val="21"/>
            <w:lang w:val="en-US"/>
          </w:rPr>
          <w:tab/>
        </w:r>
      </w:del>
      <w:ins w:id="750" w:author="羊" w:date="2026-02-27T11:05:02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联络</w:t>
      </w:r>
    </w:p>
    <w:p w14:paraId="02DD0AA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1.7.1发包人和承包人应当在</w:t>
      </w:r>
      <w:r>
        <w:rPr>
          <w:rFonts w:ascii="宋体" w:hAnsi="宋体" w:eastAsia="宋体" w:cs="宋体"/>
          <w:b w:val="0"/>
          <w:bCs w:val="0"/>
          <w:i w:val="0"/>
          <w:snapToGrid w:val="0"/>
          <w:spacing w:val="0"/>
          <w:w w:val="100"/>
          <w:position w:val="0"/>
          <w:sz w:val="21"/>
          <w:szCs w:val="21"/>
          <w:u w:val="single" w:color="000000"/>
        </w:rPr>
        <w:t>1</w:t>
      </w:r>
      <w:r>
        <w:rPr>
          <w:rFonts w:ascii="宋体" w:hAnsi="宋体" w:eastAsia="宋体" w:cs="宋体"/>
          <w:b w:val="0"/>
          <w:bCs w:val="0"/>
          <w:i w:val="0"/>
          <w:snapToGrid w:val="0"/>
          <w:spacing w:val="0"/>
          <w:w w:val="100"/>
          <w:position w:val="0"/>
          <w:sz w:val="21"/>
          <w:szCs w:val="21"/>
        </w:rPr>
        <w:t>天内将与合同有关的通知、批准、证明、证书、指示、指令、要求、请求、同意、意见、确定和决定等书面函件送达对方当事人。</w:t>
      </w:r>
    </w:p>
    <w:p w14:paraId="661C68C2">
      <w:pPr>
        <w:pStyle w:val="12"/>
        <w:keepNext w:val="0"/>
        <w:keepLines w:val="0"/>
        <w:pageBreakBefore w:val="0"/>
        <w:widowControl w:val="0"/>
        <w:tabs>
          <w:tab w:val="left" w:pos="5783"/>
          <w:tab w:val="left" w:pos="588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51" w:author="羊" w:date="2026-02-27T11:05:1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1.7.2发包人接收文件的地点:</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2BF67B06">
      <w:pPr>
        <w:pStyle w:val="12"/>
        <w:keepNext w:val="0"/>
        <w:keepLines w:val="0"/>
        <w:pageBreakBefore w:val="0"/>
        <w:widowControl w:val="0"/>
        <w:tabs>
          <w:tab w:val="left" w:pos="5783"/>
          <w:tab w:val="left" w:pos="588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52" w:author="羊" w:date="2026-02-27T11:05:1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发包人指定的接收人为:</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3739D56B">
      <w:pPr>
        <w:pStyle w:val="12"/>
        <w:keepNext w:val="0"/>
        <w:keepLines w:val="0"/>
        <w:pageBreakBefore w:val="0"/>
        <w:widowControl w:val="0"/>
        <w:tabs>
          <w:tab w:val="left" w:pos="5783"/>
          <w:tab w:val="left" w:pos="588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53" w:author="羊" w:date="2026-02-27T11:05:1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w:t>
      </w:r>
      <w:ins w:id="754" w:author="羊" w:date="2026-03-02T13:44:59Z">
        <w:r>
          <w:rPr>
            <w:rFonts w:hint="eastAsia" w:cs="宋体"/>
            <w:b w:val="0"/>
            <w:bCs w:val="0"/>
            <w:i w:val="0"/>
            <w:snapToGrid w:val="0"/>
            <w:spacing w:val="0"/>
            <w:w w:val="100"/>
            <w:position w:val="0"/>
            <w:sz w:val="21"/>
            <w:szCs w:val="21"/>
            <w:lang w:val="en-US" w:eastAsia="zh-CN"/>
          </w:rPr>
          <w:t>1</w:t>
        </w:r>
      </w:ins>
      <w:r>
        <w:rPr>
          <w:rFonts w:ascii="宋体" w:hAnsi="宋体" w:eastAsia="宋体" w:cs="宋体"/>
          <w:b w:val="0"/>
          <w:bCs w:val="0"/>
          <w:i w:val="0"/>
          <w:snapToGrid w:val="0"/>
          <w:spacing w:val="0"/>
          <w:w w:val="100"/>
          <w:position w:val="0"/>
          <w:sz w:val="21"/>
          <w:szCs w:val="21"/>
        </w:rPr>
        <w:t>接收文件的地点:</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775D74F5">
      <w:pPr>
        <w:pStyle w:val="12"/>
        <w:keepNext w:val="0"/>
        <w:keepLines w:val="0"/>
        <w:pageBreakBefore w:val="0"/>
        <w:widowControl w:val="0"/>
        <w:tabs>
          <w:tab w:val="left" w:pos="5783"/>
          <w:tab w:val="left" w:pos="588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55" w:author="羊" w:date="2026-03-02T13:45:0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w:t>
      </w:r>
      <w:ins w:id="756" w:author="羊" w:date="2026-03-02T13:45:01Z">
        <w:r>
          <w:rPr>
            <w:rFonts w:hint="eastAsia" w:cs="宋体"/>
            <w:b w:val="0"/>
            <w:bCs w:val="0"/>
            <w:i w:val="0"/>
            <w:snapToGrid w:val="0"/>
            <w:spacing w:val="0"/>
            <w:w w:val="100"/>
            <w:position w:val="0"/>
            <w:sz w:val="21"/>
            <w:szCs w:val="21"/>
            <w:lang w:val="en-US" w:eastAsia="zh-CN"/>
          </w:rPr>
          <w:t>1</w:t>
        </w:r>
      </w:ins>
      <w:r>
        <w:rPr>
          <w:rFonts w:ascii="宋体" w:hAnsi="宋体" w:eastAsia="宋体" w:cs="宋体"/>
          <w:b w:val="0"/>
          <w:bCs w:val="0"/>
          <w:i w:val="0"/>
          <w:snapToGrid w:val="0"/>
          <w:spacing w:val="0"/>
          <w:w w:val="100"/>
          <w:position w:val="0"/>
          <w:sz w:val="21"/>
          <w:szCs w:val="21"/>
        </w:rPr>
        <w:t>指定的接收人为：</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34DF9070">
      <w:pPr>
        <w:pStyle w:val="12"/>
        <w:keepNext w:val="0"/>
        <w:keepLines w:val="0"/>
        <w:pageBreakBefore w:val="0"/>
        <w:widowControl w:val="0"/>
        <w:tabs>
          <w:tab w:val="left" w:pos="5783"/>
          <w:tab w:val="left" w:pos="588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57" w:author="羊" w:date="2026-03-02T13:45:06Z"/>
          <w:rFonts w:ascii="宋体" w:hAnsi="宋体" w:eastAsia="宋体" w:cs="宋体"/>
          <w:b w:val="0"/>
          <w:bCs w:val="0"/>
          <w:i w:val="0"/>
          <w:snapToGrid w:val="0"/>
          <w:spacing w:val="0"/>
          <w:w w:val="100"/>
          <w:position w:val="0"/>
          <w:sz w:val="21"/>
          <w:szCs w:val="21"/>
        </w:rPr>
      </w:pPr>
      <w:ins w:id="758" w:author="羊" w:date="2026-03-02T13:45:06Z">
        <w:r>
          <w:rPr>
            <w:rFonts w:ascii="宋体" w:hAnsi="宋体" w:eastAsia="宋体" w:cs="宋体"/>
            <w:b w:val="0"/>
            <w:bCs w:val="0"/>
            <w:i w:val="0"/>
            <w:snapToGrid w:val="0"/>
            <w:spacing w:val="0"/>
            <w:w w:val="100"/>
            <w:position w:val="0"/>
            <w:sz w:val="21"/>
            <w:szCs w:val="21"/>
          </w:rPr>
          <w:t>承包人</w:t>
        </w:r>
      </w:ins>
      <w:ins w:id="759" w:author="羊" w:date="2026-03-02T13:45:10Z">
        <w:r>
          <w:rPr>
            <w:rFonts w:hint="eastAsia" w:cs="宋体"/>
            <w:b w:val="0"/>
            <w:bCs w:val="0"/>
            <w:i w:val="0"/>
            <w:snapToGrid w:val="0"/>
            <w:spacing w:val="0"/>
            <w:w w:val="100"/>
            <w:position w:val="0"/>
            <w:sz w:val="21"/>
            <w:szCs w:val="21"/>
            <w:lang w:val="en-US" w:eastAsia="zh-CN"/>
          </w:rPr>
          <w:t>2</w:t>
        </w:r>
      </w:ins>
      <w:ins w:id="760" w:author="羊" w:date="2026-03-02T13:45:06Z">
        <w:r>
          <w:rPr>
            <w:rFonts w:ascii="宋体" w:hAnsi="宋体" w:eastAsia="宋体" w:cs="宋体"/>
            <w:b w:val="0"/>
            <w:bCs w:val="0"/>
            <w:i w:val="0"/>
            <w:snapToGrid w:val="0"/>
            <w:spacing w:val="0"/>
            <w:w w:val="100"/>
            <w:position w:val="0"/>
            <w:sz w:val="21"/>
            <w:szCs w:val="21"/>
          </w:rPr>
          <w:t>接收文件的地点:</w:t>
        </w:r>
      </w:ins>
      <w:ins w:id="761" w:author="羊" w:date="2026-03-02T13:45:06Z">
        <w:r>
          <w:rPr>
            <w:rFonts w:ascii="宋体" w:hAnsi="宋体" w:eastAsia="宋体" w:cs="宋体"/>
            <w:b w:val="0"/>
            <w:bCs w:val="0"/>
            <w:i w:val="0"/>
            <w:snapToGrid w:val="0"/>
            <w:spacing w:val="0"/>
            <w:w w:val="100"/>
            <w:position w:val="0"/>
            <w:sz w:val="21"/>
            <w:szCs w:val="21"/>
            <w:u w:val="single" w:color="000000"/>
          </w:rPr>
          <w:tab/>
        </w:r>
      </w:ins>
      <w:ins w:id="762" w:author="羊" w:date="2026-03-02T13:45:06Z">
        <w:r>
          <w:rPr>
            <w:rFonts w:ascii="宋体" w:hAnsi="宋体" w:eastAsia="宋体" w:cs="宋体"/>
            <w:b w:val="0"/>
            <w:bCs w:val="0"/>
            <w:i w:val="0"/>
            <w:snapToGrid w:val="0"/>
            <w:spacing w:val="0"/>
            <w:w w:val="100"/>
            <w:position w:val="0"/>
            <w:sz w:val="21"/>
            <w:szCs w:val="21"/>
          </w:rPr>
          <w:t>；</w:t>
        </w:r>
      </w:ins>
    </w:p>
    <w:p w14:paraId="78E11B63">
      <w:pPr>
        <w:pStyle w:val="12"/>
        <w:keepNext w:val="0"/>
        <w:keepLines w:val="0"/>
        <w:pageBreakBefore w:val="0"/>
        <w:widowControl w:val="0"/>
        <w:tabs>
          <w:tab w:val="left" w:pos="5783"/>
          <w:tab w:val="left" w:pos="588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63" w:author="羊" w:date="2026-03-02T13:45:06Z"/>
          <w:rFonts w:ascii="宋体" w:hAnsi="宋体" w:eastAsia="宋体" w:cs="宋体"/>
          <w:b w:val="0"/>
          <w:bCs w:val="0"/>
          <w:i w:val="0"/>
          <w:snapToGrid w:val="0"/>
          <w:spacing w:val="0"/>
          <w:w w:val="100"/>
          <w:position w:val="0"/>
          <w:sz w:val="21"/>
          <w:szCs w:val="21"/>
        </w:rPr>
      </w:pPr>
      <w:ins w:id="764" w:author="羊" w:date="2026-03-02T13:45:06Z">
        <w:r>
          <w:rPr>
            <w:rFonts w:ascii="宋体" w:hAnsi="宋体" w:eastAsia="宋体" w:cs="宋体"/>
            <w:b w:val="0"/>
            <w:bCs w:val="0"/>
            <w:i w:val="0"/>
            <w:snapToGrid w:val="0"/>
            <w:spacing w:val="0"/>
            <w:w w:val="100"/>
            <w:position w:val="0"/>
            <w:sz w:val="21"/>
            <w:szCs w:val="21"/>
          </w:rPr>
          <w:t>承包人</w:t>
        </w:r>
      </w:ins>
      <w:ins w:id="765" w:author="羊" w:date="2026-03-02T13:45:11Z">
        <w:r>
          <w:rPr>
            <w:rFonts w:hint="eastAsia" w:cs="宋体"/>
            <w:b w:val="0"/>
            <w:bCs w:val="0"/>
            <w:i w:val="0"/>
            <w:snapToGrid w:val="0"/>
            <w:spacing w:val="0"/>
            <w:w w:val="100"/>
            <w:position w:val="0"/>
            <w:sz w:val="21"/>
            <w:szCs w:val="21"/>
            <w:lang w:val="en-US" w:eastAsia="zh-CN"/>
          </w:rPr>
          <w:t>2</w:t>
        </w:r>
      </w:ins>
      <w:ins w:id="766" w:author="羊" w:date="2026-03-02T13:45:06Z">
        <w:r>
          <w:rPr>
            <w:rFonts w:ascii="宋体" w:hAnsi="宋体" w:eastAsia="宋体" w:cs="宋体"/>
            <w:b w:val="0"/>
            <w:bCs w:val="0"/>
            <w:i w:val="0"/>
            <w:snapToGrid w:val="0"/>
            <w:spacing w:val="0"/>
            <w:w w:val="100"/>
            <w:position w:val="0"/>
            <w:sz w:val="21"/>
            <w:szCs w:val="21"/>
          </w:rPr>
          <w:t>指定的接收人为：</w:t>
        </w:r>
      </w:ins>
      <w:ins w:id="767" w:author="羊" w:date="2026-03-02T13:45:06Z">
        <w:r>
          <w:rPr>
            <w:rFonts w:ascii="宋体" w:hAnsi="宋体" w:eastAsia="宋体" w:cs="宋体"/>
            <w:b w:val="0"/>
            <w:bCs w:val="0"/>
            <w:i w:val="0"/>
            <w:snapToGrid w:val="0"/>
            <w:spacing w:val="0"/>
            <w:w w:val="100"/>
            <w:position w:val="0"/>
            <w:sz w:val="21"/>
            <w:szCs w:val="21"/>
            <w:u w:val="single" w:color="000000"/>
          </w:rPr>
          <w:tab/>
        </w:r>
      </w:ins>
      <w:ins w:id="768" w:author="羊" w:date="2026-03-02T13:45:06Z">
        <w:r>
          <w:rPr>
            <w:rFonts w:ascii="宋体" w:hAnsi="宋体" w:eastAsia="宋体" w:cs="宋体"/>
            <w:b w:val="0"/>
            <w:bCs w:val="0"/>
            <w:i w:val="0"/>
            <w:snapToGrid w:val="0"/>
            <w:spacing w:val="0"/>
            <w:w w:val="100"/>
            <w:position w:val="0"/>
            <w:sz w:val="21"/>
            <w:szCs w:val="21"/>
            <w:u w:val="single" w:color="000000"/>
          </w:rPr>
          <w:tab/>
        </w:r>
      </w:ins>
      <w:ins w:id="769" w:author="羊" w:date="2026-03-02T13:45:06Z">
        <w:r>
          <w:rPr>
            <w:rFonts w:ascii="宋体" w:hAnsi="宋体" w:eastAsia="宋体" w:cs="宋体"/>
            <w:b w:val="0"/>
            <w:bCs w:val="0"/>
            <w:i w:val="0"/>
            <w:snapToGrid w:val="0"/>
            <w:spacing w:val="0"/>
            <w:w w:val="100"/>
            <w:position w:val="0"/>
            <w:sz w:val="21"/>
            <w:szCs w:val="21"/>
          </w:rPr>
          <w:t>；</w:t>
        </w:r>
      </w:ins>
    </w:p>
    <w:p w14:paraId="36D676BC">
      <w:pPr>
        <w:pStyle w:val="12"/>
        <w:keepNext w:val="0"/>
        <w:keepLines w:val="0"/>
        <w:pageBreakBefore w:val="0"/>
        <w:widowControl w:val="0"/>
        <w:tabs>
          <w:tab w:val="left" w:pos="5783"/>
          <w:tab w:val="left" w:pos="588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70" w:author="羊" w:date="2026-02-27T11:05:2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监理人接收文件的地点：</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34AEF482">
      <w:pPr>
        <w:pStyle w:val="12"/>
        <w:keepNext w:val="0"/>
        <w:keepLines w:val="0"/>
        <w:pageBreakBefore w:val="0"/>
        <w:widowControl w:val="0"/>
        <w:tabs>
          <w:tab w:val="left" w:pos="5783"/>
          <w:tab w:val="left" w:pos="588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71" w:author="羊" w:date="2026-02-27T11:05:2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监理人指定的接收人为：</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bookmarkStart w:id="211" w:name="1.9 严禁贿赂"/>
      <w:bookmarkEnd w:id="211"/>
    </w:p>
    <w:p w14:paraId="56A3F4AF">
      <w:pPr>
        <w:pStyle w:val="12"/>
        <w:keepNext w:val="0"/>
        <w:keepLines w:val="0"/>
        <w:pageBreakBefore w:val="0"/>
        <w:widowControl w:val="0"/>
        <w:tabs>
          <w:tab w:val="left" w:pos="5783"/>
          <w:tab w:val="left" w:pos="588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1.9严禁贿赂</w:t>
      </w:r>
    </w:p>
    <w:p w14:paraId="468995C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本款补充如下：</w:t>
      </w:r>
    </w:p>
    <w:p w14:paraId="39E1365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772" w:author="羊" w:date="2026-02-27T11:05:3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在合同执行过程中，发包人和承包人应严格履行附件7《廉政合同》。</w:t>
      </w:r>
    </w:p>
    <w:p w14:paraId="064E039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本条补充1.13、1.14款如下：</w:t>
      </w:r>
    </w:p>
    <w:p w14:paraId="1925A9F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12" w:name="1.13 知识产权"/>
      <w:bookmarkEnd w:id="212"/>
      <w:r>
        <w:rPr>
          <w:rFonts w:ascii="宋体" w:hAnsi="宋体" w:eastAsia="宋体" w:cs="宋体"/>
          <w:b w:val="0"/>
          <w:bCs w:val="0"/>
          <w:i w:val="0"/>
          <w:snapToGrid w:val="0"/>
          <w:spacing w:val="0"/>
          <w:w w:val="100"/>
          <w:position w:val="0"/>
          <w:sz w:val="21"/>
          <w:szCs w:val="21"/>
        </w:rPr>
        <w:t>1.13知识产权</w:t>
      </w:r>
    </w:p>
    <w:p w14:paraId="48A4877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1.13.1关于发包人提供给承包人的图纸、发包人为实施工程自行编制或委托编制的技术规范以及反映发包人关于合同要求或其他类似性质的文件的著作权的归属：</w:t>
      </w:r>
      <w:r>
        <w:rPr>
          <w:rFonts w:ascii="宋体" w:hAnsi="宋体" w:eastAsia="宋体" w:cs="宋体"/>
          <w:b w:val="0"/>
          <w:bCs w:val="0"/>
          <w:i w:val="0"/>
          <w:snapToGrid w:val="0"/>
          <w:spacing w:val="0"/>
          <w:w w:val="100"/>
          <w:position w:val="0"/>
          <w:sz w:val="21"/>
          <w:szCs w:val="21"/>
          <w:u w:val="single" w:color="000000"/>
        </w:rPr>
        <w:t>属于发包人。</w:t>
      </w:r>
    </w:p>
    <w:p w14:paraId="1E3A35F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关于发包人提供的上述文件的使用限制的要求：</w:t>
      </w:r>
      <w:r>
        <w:rPr>
          <w:rFonts w:ascii="宋体" w:hAnsi="宋体" w:eastAsia="宋体" w:cs="宋体"/>
          <w:b w:val="0"/>
          <w:bCs w:val="0"/>
          <w:i w:val="0"/>
          <w:snapToGrid w:val="0"/>
          <w:spacing w:val="0"/>
          <w:w w:val="100"/>
          <w:position w:val="0"/>
          <w:sz w:val="21"/>
          <w:szCs w:val="21"/>
          <w:u w:val="single" w:color="000000"/>
        </w:rPr>
        <w:t>承包人可以为实现合同目的而复制、使用此类文件，但不能用于与合同无关的其他事项。未经发包人书面同意，承包人不得为了合同以外的目的而复制、使用上述文件或将之提供给任何第三方。</w:t>
      </w:r>
    </w:p>
    <w:p w14:paraId="5724196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1.13.2承包人为实施工程所编制的文件，除署名权以外的著作权属于发包人，承包人可因实施工程的运行、调试、维修、改造等目的而复制、使用此类文件，但不能用于与合同无关的其他事项。</w:t>
      </w:r>
    </w:p>
    <w:p w14:paraId="0D600D3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1.13.3合同当事人保证在履行合同过程中不侵犯对方及第三方的知识产权。</w:t>
      </w:r>
    </w:p>
    <w:p w14:paraId="31C3C2E8">
      <w:pPr>
        <w:pStyle w:val="12"/>
        <w:keepNext w:val="0"/>
        <w:keepLines w:val="0"/>
        <w:pageBreakBefore w:val="0"/>
        <w:widowControl w:val="0"/>
        <w:tabs>
          <w:tab w:val="left" w:pos="4523"/>
          <w:tab w:val="left" w:pos="4838"/>
          <w:tab w:val="left" w:pos="5049"/>
          <w:tab w:val="left" w:pos="5258"/>
          <w:tab w:val="left" w:pos="5469"/>
          <w:tab w:val="left" w:pos="567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73" w:author="羊" w:date="2026-02-27T11:05:47Z"/>
          <w:rFonts w:ascii="宋体" w:hAnsi="宋体" w:eastAsia="宋体" w:cs="宋体"/>
          <w:b w:val="0"/>
          <w:bCs w:val="0"/>
          <w:i w:val="0"/>
          <w:snapToGrid w:val="0"/>
          <w:spacing w:val="0"/>
          <w:w w:val="100"/>
          <w:position w:val="0"/>
          <w:sz w:val="21"/>
          <w:szCs w:val="21"/>
        </w:rPr>
      </w:pPr>
      <w:bookmarkStart w:id="213" w:name="1.14工程量清单错误的修正"/>
      <w:bookmarkEnd w:id="213"/>
      <w:r>
        <w:rPr>
          <w:rFonts w:ascii="宋体" w:hAnsi="宋体" w:eastAsia="宋体" w:cs="宋体"/>
          <w:b w:val="0"/>
          <w:bCs w:val="0"/>
          <w:i w:val="0"/>
          <w:snapToGrid w:val="0"/>
          <w:spacing w:val="0"/>
          <w:w w:val="100"/>
          <w:position w:val="0"/>
          <w:sz w:val="21"/>
          <w:szCs w:val="21"/>
        </w:rPr>
        <w:t>1.14工程量清单错误的修正</w:t>
      </w:r>
    </w:p>
    <w:p w14:paraId="7B7D27F0">
      <w:pPr>
        <w:pStyle w:val="12"/>
        <w:keepNext w:val="0"/>
        <w:keepLines w:val="0"/>
        <w:pageBreakBefore w:val="0"/>
        <w:widowControl w:val="0"/>
        <w:tabs>
          <w:tab w:val="left" w:pos="4523"/>
          <w:tab w:val="left" w:pos="4838"/>
          <w:tab w:val="left" w:pos="5049"/>
          <w:tab w:val="left" w:pos="5258"/>
          <w:tab w:val="left" w:pos="5469"/>
          <w:tab w:val="left" w:pos="567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74" w:author="羊" w:date="2026-02-27T11:05:4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出现工程量清单错误时，责任和权利划分：</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38C9ECEC">
      <w:pPr>
        <w:pStyle w:val="12"/>
        <w:keepNext w:val="0"/>
        <w:keepLines w:val="0"/>
        <w:pageBreakBefore w:val="0"/>
        <w:widowControl w:val="0"/>
        <w:tabs>
          <w:tab w:val="left" w:pos="4523"/>
          <w:tab w:val="left" w:pos="4838"/>
          <w:tab w:val="left" w:pos="5049"/>
          <w:tab w:val="left" w:pos="5258"/>
          <w:tab w:val="left" w:pos="5469"/>
          <w:tab w:val="left" w:pos="567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75" w:author="羊" w:date="2026-02-27T11:05:4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出现工程量清单错误时，是否调整合同价格：</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21CAC29A">
      <w:pPr>
        <w:pStyle w:val="12"/>
        <w:keepNext w:val="0"/>
        <w:keepLines w:val="0"/>
        <w:pageBreakBefore w:val="0"/>
        <w:widowControl w:val="0"/>
        <w:tabs>
          <w:tab w:val="left" w:pos="4523"/>
          <w:tab w:val="left" w:pos="4838"/>
          <w:tab w:val="left" w:pos="5049"/>
          <w:tab w:val="left" w:pos="5258"/>
          <w:tab w:val="left" w:pos="5469"/>
          <w:tab w:val="left" w:pos="567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允许调整合同价格的工程量偏差范围：</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007D0FD9">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214" w:name="_bookmark111"/>
      <w:bookmarkEnd w:id="214"/>
      <w:bookmarkStart w:id="215" w:name="2.发包人义务"/>
      <w:bookmarkEnd w:id="215"/>
      <w:r>
        <w:rPr>
          <w:rFonts w:ascii="宋体" w:hAnsi="宋体" w:eastAsia="宋体" w:cs="宋体"/>
          <w:b/>
          <w:bCs/>
          <w:i w:val="0"/>
          <w:snapToGrid w:val="0"/>
          <w:spacing w:val="0"/>
          <w:w w:val="100"/>
          <w:position w:val="0"/>
          <w:sz w:val="21"/>
          <w:szCs w:val="21"/>
        </w:rPr>
        <w:t>2.发包人义务</w:t>
      </w:r>
    </w:p>
    <w:p w14:paraId="17527CBF">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16" w:name="2.3  提供施工场地"/>
      <w:bookmarkEnd w:id="216"/>
      <w:r>
        <w:rPr>
          <w:rFonts w:ascii="宋体" w:hAnsi="宋体" w:eastAsia="宋体" w:cs="宋体"/>
          <w:b w:val="0"/>
          <w:bCs w:val="0"/>
          <w:i w:val="0"/>
          <w:snapToGrid w:val="0"/>
          <w:spacing w:val="0"/>
          <w:w w:val="100"/>
          <w:position w:val="0"/>
          <w:sz w:val="21"/>
          <w:szCs w:val="21"/>
        </w:rPr>
        <w:t>2.3</w:t>
      </w:r>
      <w:ins w:id="776" w:author="羊" w:date="2026-02-27T11:05:53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提供施工场地</w:t>
      </w:r>
    </w:p>
    <w:p w14:paraId="37B7BC3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2.3.2发包人提供的施工场地范围为：发包人提供本合同工程永久建筑物用地，弃渣场临时用地及其他施工辅企临时用地（详见附图），提供给承包人施工期间免费使用。大型设备、建筑材料、弃渣运输等道路临时用地由承包人自行解决，承包人应充分考虑现有道路宽度、承载能力、通行能力，对道路的拓宽、使用、维护及修复，对周边居民造成的包括但不限于粉尘、噪声等以及与地方沟通协调，保障临时用地的正常使用、施工期交通的正常秩序、项目的顺利建设等影响补偿，满足施工相关需求，并在施工结束后保障正常通行、达到修复条件后移交归还给当地政府或村集体，相关费用包含在投标报价中。承包人应在临时用地用林到期时一年内按照规划与自然资源局对临时用地复垦复绿的相关要求，并结合临时用地复垦方案、临时用地林可研报告完成复垦复绿工作并通过行业主管部门验收。临时用地的复垦保证金、森林植被恢复费由发包人缴纳，相应金额分五期从承包人的工程款中扣留，待通过行业主管部门验收后按实际退还金额返还承包人。在复垦验收时如因相关问题而被没收部分保证金的，涉及的相关费用缴纳和复垦保证金的扣除由承包人自行承担。若承包人没有达到验收标准，发包人有权委托第三方单位进行复耕或植被恢复，并不免除承包人的责任和义务，承包人应承担因此所增加的费用。在施工进场后，发包人可能对施工辅企、施工单位营地对应的临时用地位置进行调整，承包人应按照发包人调整后的用地位置进行布置，</w:t>
      </w:r>
      <w:del w:id="777" w:author="羊" w:date="2026-02-26T16:38:12Z">
        <w:r>
          <w:rPr>
            <w:rFonts w:hint="default" w:ascii="宋体" w:hAnsi="宋体" w:eastAsia="宋体" w:cs="宋体"/>
            <w:b w:val="0"/>
            <w:bCs w:val="0"/>
            <w:i w:val="0"/>
            <w:snapToGrid w:val="0"/>
            <w:spacing w:val="0"/>
            <w:w w:val="100"/>
            <w:position w:val="0"/>
            <w:sz w:val="21"/>
            <w:szCs w:val="21"/>
            <w:lang w:val="en-US"/>
          </w:rPr>
          <w:delText>但</w:delText>
        </w:r>
      </w:del>
      <w:ins w:id="778" w:author="羊" w:date="2026-02-26T16:38:12Z">
        <w:r>
          <w:rPr>
            <w:rFonts w:hint="eastAsia" w:cs="宋体"/>
            <w:b w:val="0"/>
            <w:bCs w:val="0"/>
            <w:i w:val="0"/>
            <w:snapToGrid w:val="0"/>
            <w:spacing w:val="0"/>
            <w:w w:val="100"/>
            <w:position w:val="0"/>
            <w:sz w:val="21"/>
            <w:szCs w:val="21"/>
            <w:lang w:val="en-US" w:eastAsia="zh-CN"/>
          </w:rPr>
          <w:t>且</w:t>
        </w:r>
      </w:ins>
      <w:r>
        <w:rPr>
          <w:rFonts w:ascii="宋体" w:hAnsi="宋体" w:eastAsia="宋体" w:cs="宋体"/>
          <w:b w:val="0"/>
          <w:bCs w:val="0"/>
          <w:i w:val="0"/>
          <w:snapToGrid w:val="0"/>
          <w:spacing w:val="0"/>
          <w:w w:val="100"/>
          <w:position w:val="0"/>
          <w:sz w:val="21"/>
          <w:szCs w:val="21"/>
        </w:rPr>
        <w:t>不得提出费用补偿要求</w:t>
      </w:r>
      <w:ins w:id="779" w:author="羊" w:date="2026-02-26T16:38:17Z">
        <w:r>
          <w:rPr>
            <w:rFonts w:hint="eastAsia" w:cs="宋体"/>
            <w:b w:val="0"/>
            <w:bCs w:val="0"/>
            <w:i w:val="0"/>
            <w:snapToGrid w:val="0"/>
            <w:spacing w:val="0"/>
            <w:w w:val="100"/>
            <w:position w:val="0"/>
            <w:sz w:val="21"/>
            <w:szCs w:val="21"/>
            <w:lang w:eastAsia="zh-CN"/>
          </w:rPr>
          <w:t>，</w:t>
        </w:r>
      </w:ins>
      <w:ins w:id="780" w:author="羊" w:date="2026-02-26T16:38:30Z">
        <w:r>
          <w:rPr>
            <w:rFonts w:hint="eastAsia" w:cs="宋体"/>
            <w:b w:val="0"/>
            <w:bCs w:val="0"/>
            <w:i w:val="0"/>
            <w:snapToGrid w:val="0"/>
            <w:spacing w:val="0"/>
            <w:w w:val="100"/>
            <w:position w:val="0"/>
            <w:sz w:val="21"/>
            <w:szCs w:val="21"/>
            <w:lang w:eastAsia="zh-CN"/>
          </w:rPr>
          <w:t>但如果调整位置前，承包人已实施临时设施部分，发包人应给予承包人搬迁、重建费用补偿</w:t>
        </w:r>
      </w:ins>
      <w:r>
        <w:rPr>
          <w:rFonts w:ascii="宋体" w:hAnsi="宋体" w:eastAsia="宋体" w:cs="宋体"/>
          <w:b w:val="0"/>
          <w:bCs w:val="0"/>
          <w:i w:val="0"/>
          <w:snapToGrid w:val="0"/>
          <w:spacing w:val="0"/>
          <w:w w:val="100"/>
          <w:position w:val="0"/>
          <w:sz w:val="21"/>
          <w:szCs w:val="21"/>
        </w:rPr>
        <w:t>。承包人进场后，发包人根据招标图纸，分期分批向承包人提供前述约定由发包人提供的土地（提供用地范围及供地计划见相关招标图纸）。用地范围以业主提供的征地红线为准。</w:t>
      </w:r>
    </w:p>
    <w:p w14:paraId="6B71DF1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施工场地的提供采用以下第</w:t>
      </w:r>
      <w:r>
        <w:rPr>
          <w:rFonts w:ascii="宋体" w:hAnsi="宋体" w:eastAsia="宋体" w:cs="宋体"/>
          <w:b w:val="0"/>
          <w:bCs w:val="0"/>
          <w:i w:val="0"/>
          <w:snapToGrid w:val="0"/>
          <w:spacing w:val="0"/>
          <w:w w:val="100"/>
          <w:position w:val="0"/>
          <w:sz w:val="21"/>
          <w:szCs w:val="21"/>
          <w:u w:val="single" w:color="000000"/>
        </w:rPr>
        <w:t>2</w:t>
      </w:r>
      <w:r>
        <w:rPr>
          <w:rFonts w:ascii="宋体" w:hAnsi="宋体" w:eastAsia="宋体" w:cs="宋体"/>
          <w:b w:val="0"/>
          <w:bCs w:val="0"/>
          <w:i w:val="0"/>
          <w:snapToGrid w:val="0"/>
          <w:spacing w:val="0"/>
          <w:w w:val="100"/>
          <w:position w:val="0"/>
          <w:sz w:val="21"/>
          <w:szCs w:val="21"/>
        </w:rPr>
        <w:t>种方式：</w:t>
      </w:r>
    </w:p>
    <w:p w14:paraId="09EE276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（1）一次提供全部施工场地：发包人于开工前向承包人提供合同工程用地范围内的施工场地。</w:t>
      </w:r>
    </w:p>
    <w:p w14:paraId="0C4C3D1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（2）分次提供由发包人提供的施工场地：发包人按约定的时间（提供用地范围及供地计划见相关招标图纸）分次向承包人提供合同工程用地范围内的施工场地。</w:t>
      </w:r>
    </w:p>
    <w:p w14:paraId="085DAC7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承包人编制的施工组织计划已充分考虑了施工场地提供的因素。</w:t>
      </w:r>
    </w:p>
    <w:p w14:paraId="3BD251E1">
      <w:pPr>
        <w:pStyle w:val="12"/>
        <w:keepNext w:val="0"/>
        <w:keepLines w:val="0"/>
        <w:pageBreakBefore w:val="0"/>
        <w:widowControl w:val="0"/>
        <w:tabs>
          <w:tab w:val="left" w:pos="683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81" w:author="羊" w:date="2026-02-27T11:06:2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2.3.3承包人自行勘察的施工场地范围为：</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32619846">
      <w:pPr>
        <w:pStyle w:val="12"/>
        <w:keepNext w:val="0"/>
        <w:keepLines w:val="0"/>
        <w:pageBreakBefore w:val="0"/>
        <w:widowControl w:val="0"/>
        <w:tabs>
          <w:tab w:val="left" w:pos="683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本项补充2.3.4、2.3.5项如下：</w:t>
      </w:r>
    </w:p>
    <w:p w14:paraId="62F948C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2.3.5关于发包人应负责提供其他施工所需要条件的要求：</w:t>
      </w:r>
      <w:r>
        <w:rPr>
          <w:rFonts w:ascii="宋体" w:hAnsi="宋体" w:eastAsia="宋体" w:cs="宋体"/>
          <w:b w:val="0"/>
          <w:bCs w:val="0"/>
          <w:i w:val="0"/>
          <w:snapToGrid w:val="0"/>
          <w:spacing w:val="0"/>
          <w:w w:val="100"/>
          <w:position w:val="0"/>
          <w:sz w:val="21"/>
          <w:szCs w:val="21"/>
          <w:u w:val="single" w:color="000000"/>
        </w:rPr>
        <w:t>由发包人提供本工程弃渣场，本合同工程弃渣料均应运往弃渣场弃置。并严格执行技术条款相关技术要求。投标人在使用弃渣场时，需编制弃渣规划，经监理审批后执行。应先将表层耕植土剥离，单独堆放，以用于后期场地复垦。</w:t>
      </w:r>
    </w:p>
    <w:p w14:paraId="005F973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17" w:name="2.8  其它义务  "/>
      <w:bookmarkEnd w:id="217"/>
      <w:r>
        <w:rPr>
          <w:rFonts w:ascii="宋体" w:hAnsi="宋体" w:eastAsia="宋体" w:cs="宋体"/>
          <w:b w:val="0"/>
          <w:bCs w:val="0"/>
          <w:i w:val="0"/>
          <w:snapToGrid w:val="0"/>
          <w:spacing w:val="0"/>
          <w:w w:val="100"/>
          <w:position w:val="0"/>
          <w:sz w:val="21"/>
          <w:szCs w:val="21"/>
        </w:rPr>
        <w:t>2.8其它义务</w:t>
      </w:r>
    </w:p>
    <w:p w14:paraId="3C89C05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782" w:author="羊" w:date="2026-02-26T18:08:1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本款补充2.8.1～2.8.4项：</w:t>
      </w:r>
    </w:p>
    <w:p w14:paraId="6224AE4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2.8.1发包人代表发包人代表：</w:t>
      </w:r>
    </w:p>
    <w:p w14:paraId="634B9B51">
      <w:pPr>
        <w:pStyle w:val="12"/>
        <w:keepNext w:val="0"/>
        <w:keepLines w:val="0"/>
        <w:pageBreakBefore w:val="0"/>
        <w:widowControl w:val="0"/>
        <w:tabs>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83" w:author="羊" w:date="2026-02-27T11:06:3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姓名：</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0B403E1D">
      <w:pPr>
        <w:pStyle w:val="12"/>
        <w:keepNext w:val="0"/>
        <w:keepLines w:val="0"/>
        <w:pageBreakBefore w:val="0"/>
        <w:widowControl w:val="0"/>
        <w:tabs>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84" w:author="羊" w:date="2026-02-27T11:06:3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身份证号：</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63D74038">
      <w:pPr>
        <w:pStyle w:val="12"/>
        <w:keepNext w:val="0"/>
        <w:keepLines w:val="0"/>
        <w:pageBreakBefore w:val="0"/>
        <w:widowControl w:val="0"/>
        <w:tabs>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85" w:author="羊" w:date="2026-02-27T11:06:3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职务：</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7260D52B">
      <w:pPr>
        <w:pStyle w:val="12"/>
        <w:keepNext w:val="0"/>
        <w:keepLines w:val="0"/>
        <w:pageBreakBefore w:val="0"/>
        <w:widowControl w:val="0"/>
        <w:tabs>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86" w:author="羊" w:date="2026-02-27T11:06:3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联系方式：</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29C43F36">
      <w:pPr>
        <w:pStyle w:val="12"/>
        <w:keepNext w:val="0"/>
        <w:keepLines w:val="0"/>
        <w:pageBreakBefore w:val="0"/>
        <w:widowControl w:val="0"/>
        <w:tabs>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87" w:author="羊" w:date="2026-02-27T11:06:3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联系地址：</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1DF8C16D">
      <w:pPr>
        <w:pStyle w:val="12"/>
        <w:keepNext w:val="0"/>
        <w:keepLines w:val="0"/>
        <w:pageBreakBefore w:val="0"/>
        <w:widowControl w:val="0"/>
        <w:tabs>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邮编：</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45C0106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发包人对发包人代表的授权范围如下：</w:t>
      </w:r>
      <w:r>
        <w:rPr>
          <w:rFonts w:ascii="宋体" w:hAnsi="宋体" w:eastAsia="宋体" w:cs="宋体"/>
          <w:b w:val="0"/>
          <w:bCs w:val="0"/>
          <w:i w:val="0"/>
          <w:snapToGrid w:val="0"/>
          <w:spacing w:val="0"/>
          <w:w w:val="100"/>
          <w:position w:val="0"/>
          <w:sz w:val="21"/>
          <w:szCs w:val="21"/>
          <w:u w:val="single" w:color="000000"/>
        </w:rPr>
        <w:t>代表发包人对项目建设进行协调、管控、审查，确保安全、质量、环保、进度、成本可控，及时处理项目相关问题，向承包人、监理人等下达各类指令。由发包人授权的，以授权书载明的授权范围为准</w:t>
      </w:r>
      <w:r>
        <w:rPr>
          <w:rFonts w:ascii="宋体" w:hAnsi="宋体" w:eastAsia="宋体" w:cs="宋体"/>
          <w:b w:val="0"/>
          <w:bCs w:val="0"/>
          <w:i w:val="0"/>
          <w:snapToGrid w:val="0"/>
          <w:spacing w:val="0"/>
          <w:w w:val="100"/>
          <w:position w:val="0"/>
          <w:sz w:val="21"/>
          <w:szCs w:val="21"/>
        </w:rPr>
        <w:t>。</w:t>
      </w:r>
    </w:p>
    <w:p w14:paraId="3BC99630">
      <w:pPr>
        <w:pStyle w:val="12"/>
        <w:keepNext w:val="0"/>
        <w:keepLines w:val="0"/>
        <w:pageBreakBefore w:val="0"/>
        <w:widowControl w:val="0"/>
        <w:tabs>
          <w:tab w:val="left" w:pos="5572"/>
          <w:tab w:val="left" w:pos="567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88" w:author="羊" w:date="2026-02-27T11:06:42Z"/>
          <w:rFonts w:ascii="宋体" w:hAnsi="宋体" w:eastAsia="宋体" w:cs="宋体"/>
          <w:b w:val="0"/>
          <w:bCs w:val="0"/>
          <w:i w:val="0"/>
          <w:snapToGrid w:val="0"/>
          <w:spacing w:val="0"/>
          <w:w w:val="100"/>
          <w:position w:val="0"/>
          <w:sz w:val="21"/>
          <w:szCs w:val="21"/>
        </w:rPr>
      </w:pPr>
      <w:bookmarkStart w:id="218" w:name="2.8.2 资金来源证明及支付担保"/>
      <w:bookmarkEnd w:id="218"/>
      <w:r>
        <w:rPr>
          <w:rFonts w:ascii="宋体" w:hAnsi="宋体" w:eastAsia="宋体" w:cs="宋体"/>
          <w:b w:val="0"/>
          <w:bCs w:val="0"/>
          <w:i w:val="0"/>
          <w:snapToGrid w:val="0"/>
          <w:spacing w:val="0"/>
          <w:w w:val="100"/>
          <w:position w:val="0"/>
          <w:sz w:val="21"/>
          <w:szCs w:val="21"/>
        </w:rPr>
        <w:t>2.8.2资金来源证明及支付担保</w:t>
      </w:r>
    </w:p>
    <w:p w14:paraId="1E368D57">
      <w:pPr>
        <w:pStyle w:val="12"/>
        <w:keepNext w:val="0"/>
        <w:keepLines w:val="0"/>
        <w:pageBreakBefore w:val="0"/>
        <w:widowControl w:val="0"/>
        <w:tabs>
          <w:tab w:val="left" w:pos="5572"/>
          <w:tab w:val="left" w:pos="567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89" w:author="羊" w:date="2026-02-27T11:06:4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发包人提供资金来源证明的期限要求：</w:t>
      </w:r>
      <w:r>
        <w:rPr>
          <w:rFonts w:ascii="宋体" w:hAnsi="宋体" w:eastAsia="宋体" w:cs="宋体"/>
          <w:b w:val="0"/>
          <w:bCs w:val="0"/>
          <w:i w:val="0"/>
          <w:snapToGrid w:val="0"/>
          <w:spacing w:val="0"/>
          <w:w w:val="100"/>
          <w:position w:val="0"/>
          <w:sz w:val="21"/>
          <w:szCs w:val="21"/>
          <w:u w:val="single" w:color="000000"/>
        </w:rPr>
        <w:t>不采用</w:t>
      </w:r>
      <w:r>
        <w:rPr>
          <w:rFonts w:ascii="宋体" w:hAnsi="宋体" w:eastAsia="宋体" w:cs="宋体"/>
          <w:b w:val="0"/>
          <w:bCs w:val="0"/>
          <w:i w:val="0"/>
          <w:snapToGrid w:val="0"/>
          <w:spacing w:val="0"/>
          <w:w w:val="100"/>
          <w:position w:val="0"/>
          <w:sz w:val="21"/>
          <w:szCs w:val="21"/>
        </w:rPr>
        <w:t>。</w:t>
      </w:r>
    </w:p>
    <w:p w14:paraId="0B742D8E">
      <w:pPr>
        <w:pStyle w:val="12"/>
        <w:keepNext w:val="0"/>
        <w:keepLines w:val="0"/>
        <w:pageBreakBefore w:val="0"/>
        <w:widowControl w:val="0"/>
        <w:tabs>
          <w:tab w:val="left" w:pos="5572"/>
          <w:tab w:val="left" w:pos="567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90" w:author="羊" w:date="2026-02-27T11:06:4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发包人是否提供支付担保：不</w:t>
      </w:r>
      <w:r>
        <w:rPr>
          <w:rFonts w:ascii="宋体" w:hAnsi="宋体" w:eastAsia="宋体" w:cs="宋体"/>
          <w:b w:val="0"/>
          <w:bCs w:val="0"/>
          <w:i w:val="0"/>
          <w:snapToGrid w:val="0"/>
          <w:spacing w:val="0"/>
          <w:w w:val="100"/>
          <w:position w:val="0"/>
          <w:sz w:val="21"/>
          <w:szCs w:val="21"/>
          <w:u w:val="single" w:color="000000"/>
        </w:rPr>
        <w:t>提供</w:t>
      </w:r>
      <w:r>
        <w:rPr>
          <w:rFonts w:ascii="宋体" w:hAnsi="宋体" w:eastAsia="宋体" w:cs="宋体"/>
          <w:b w:val="0"/>
          <w:bCs w:val="0"/>
          <w:i w:val="0"/>
          <w:snapToGrid w:val="0"/>
          <w:spacing w:val="0"/>
          <w:w w:val="100"/>
          <w:position w:val="0"/>
          <w:sz w:val="21"/>
          <w:szCs w:val="21"/>
        </w:rPr>
        <w:t>。</w:t>
      </w:r>
    </w:p>
    <w:p w14:paraId="519A3533">
      <w:pPr>
        <w:pStyle w:val="12"/>
        <w:keepNext w:val="0"/>
        <w:keepLines w:val="0"/>
        <w:pageBreakBefore w:val="0"/>
        <w:widowControl w:val="0"/>
        <w:tabs>
          <w:tab w:val="left" w:pos="5572"/>
          <w:tab w:val="left" w:pos="567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91" w:author="羊" w:date="2026-02-27T11:06:4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发包人提供支付担保的形式：</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1E64BFE9">
      <w:pPr>
        <w:pStyle w:val="12"/>
        <w:keepNext w:val="0"/>
        <w:keepLines w:val="0"/>
        <w:pageBreakBefore w:val="0"/>
        <w:widowControl w:val="0"/>
        <w:tabs>
          <w:tab w:val="left" w:pos="5572"/>
          <w:tab w:val="left" w:pos="567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92" w:author="羊" w:date="2026-02-27T11:06:4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支付担保的金额：</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5B901273">
      <w:pPr>
        <w:pStyle w:val="12"/>
        <w:keepNext w:val="0"/>
        <w:keepLines w:val="0"/>
        <w:pageBreakBefore w:val="0"/>
        <w:widowControl w:val="0"/>
        <w:tabs>
          <w:tab w:val="left" w:pos="5572"/>
          <w:tab w:val="left" w:pos="567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93" w:author="羊" w:date="2026-02-27T11:06:4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支付担保的时间：</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7572EE8D">
      <w:pPr>
        <w:pStyle w:val="12"/>
        <w:keepNext w:val="0"/>
        <w:keepLines w:val="0"/>
        <w:pageBreakBefore w:val="0"/>
        <w:widowControl w:val="0"/>
        <w:tabs>
          <w:tab w:val="left" w:pos="5572"/>
          <w:tab w:val="left" w:pos="567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94" w:author="羊" w:date="2026-02-27T11:06:4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支付担保的期限：</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678FE864">
      <w:pPr>
        <w:pStyle w:val="12"/>
        <w:keepNext w:val="0"/>
        <w:keepLines w:val="0"/>
        <w:pageBreakBefore w:val="0"/>
        <w:widowControl w:val="0"/>
        <w:tabs>
          <w:tab w:val="left" w:pos="5572"/>
          <w:tab w:val="left" w:pos="567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95" w:author="羊" w:date="2026-02-27T11:06:5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支付担保的退还时间：</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753E1601">
      <w:pPr>
        <w:pStyle w:val="12"/>
        <w:keepNext w:val="0"/>
        <w:keepLines w:val="0"/>
        <w:pageBreakBefore w:val="0"/>
        <w:widowControl w:val="0"/>
        <w:tabs>
          <w:tab w:val="left" w:pos="5572"/>
          <w:tab w:val="left" w:pos="567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96" w:author="羊" w:date="2026-02-27T11:06:5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2.8.3组织竣工验收</w:t>
      </w:r>
    </w:p>
    <w:p w14:paraId="264C07C5">
      <w:pPr>
        <w:pStyle w:val="12"/>
        <w:keepNext w:val="0"/>
        <w:keepLines w:val="0"/>
        <w:pageBreakBefore w:val="0"/>
        <w:widowControl w:val="0"/>
        <w:tabs>
          <w:tab w:val="left" w:pos="5572"/>
          <w:tab w:val="left" w:pos="567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797" w:author="羊" w:date="2026-02-27T11:06:5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发包人应按合同约定及时组织法人验收，配合政府验收。</w:t>
      </w:r>
    </w:p>
    <w:p w14:paraId="243A3103">
      <w:pPr>
        <w:pStyle w:val="12"/>
        <w:keepNext w:val="0"/>
        <w:keepLines w:val="0"/>
        <w:pageBreakBefore w:val="0"/>
        <w:widowControl w:val="0"/>
        <w:tabs>
          <w:tab w:val="left" w:pos="5572"/>
          <w:tab w:val="left" w:pos="567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2.8.4其他义务</w:t>
      </w:r>
    </w:p>
    <w:p w14:paraId="1E80F1A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（1）与承包人签订《安全生产合同》、《廉政合同》、《诚信合规协议》、《按期支付农民工工资合同》等。</w:t>
      </w:r>
    </w:p>
    <w:p w14:paraId="7AE91FB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（2）施工场地征用、搬迁和移民安置由发包人负责（发包人承诺提供的）。</w:t>
      </w:r>
    </w:p>
    <w:p w14:paraId="176A68F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3）由于发包人未能按照本项规定办妥永久征地征用手续，影响承包人及时使用施工场地造成的费用增加和（或）工期延误应由发包人承担。由于承包人未能按照本项规定提交施工场地计划，影响发包人办理施工场地征用手续造成的费用增加和（或）工期延误由承包人承担。</w:t>
      </w:r>
    </w:p>
    <w:p w14:paraId="4BAA5CD9">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219" w:name="3.监理人"/>
      <w:bookmarkEnd w:id="219"/>
      <w:bookmarkStart w:id="220" w:name="_bookmark112"/>
      <w:bookmarkEnd w:id="220"/>
      <w:r>
        <w:rPr>
          <w:rFonts w:ascii="宋体" w:hAnsi="宋体" w:eastAsia="宋体" w:cs="宋体"/>
          <w:b/>
          <w:bCs/>
          <w:i w:val="0"/>
          <w:snapToGrid w:val="0"/>
          <w:spacing w:val="0"/>
          <w:w w:val="100"/>
          <w:position w:val="0"/>
          <w:sz w:val="21"/>
          <w:szCs w:val="21"/>
        </w:rPr>
        <w:t>3.监理人</w:t>
      </w:r>
    </w:p>
    <w:p w14:paraId="73CE37EA">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21" w:name="3.1  监理人的职责和权力"/>
      <w:bookmarkEnd w:id="221"/>
      <w:r>
        <w:rPr>
          <w:rFonts w:ascii="宋体" w:hAnsi="宋体" w:eastAsia="宋体" w:cs="宋体"/>
          <w:b w:val="0"/>
          <w:bCs w:val="0"/>
          <w:i w:val="0"/>
          <w:snapToGrid w:val="0"/>
          <w:spacing w:val="0"/>
          <w:w w:val="100"/>
          <w:position w:val="0"/>
          <w:sz w:val="21"/>
          <w:szCs w:val="21"/>
        </w:rPr>
        <w:t>3.1</w:t>
      </w:r>
      <w:ins w:id="798" w:author="羊" w:date="2026-02-27T11:07:21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监理人的职责和权力</w:t>
      </w:r>
    </w:p>
    <w:p w14:paraId="434B6FF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3.1.1监理人须根据发包人事先批准的权力范围行使权力，发包人批准的权力范围：</w:t>
      </w:r>
      <w:r>
        <w:rPr>
          <w:rFonts w:ascii="宋体" w:hAnsi="宋体" w:eastAsia="宋体" w:cs="宋体"/>
          <w:b w:val="0"/>
          <w:bCs w:val="0"/>
          <w:i w:val="0"/>
          <w:snapToGrid w:val="0"/>
          <w:spacing w:val="0"/>
          <w:w w:val="100"/>
          <w:position w:val="0"/>
          <w:sz w:val="21"/>
          <w:szCs w:val="21"/>
          <w:u w:val="single" w:color="000000"/>
        </w:rPr>
        <w:t>见发包人与监理人就本工程签订的监理合同；任何涉及费用确定和（或）工期调整，或者设计变更，或者变更估价，或者涉及经济责任的事项，监理工程师在发出指令或通知前，须征得发包人同意。</w:t>
      </w:r>
    </w:p>
    <w:p w14:paraId="570734B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799" w:author="羊" w:date="2026-02-27T11:07:3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关于监理人的监理内容：</w:t>
      </w:r>
      <w:r>
        <w:rPr>
          <w:rFonts w:ascii="宋体" w:hAnsi="宋体" w:eastAsia="宋体" w:cs="宋体"/>
          <w:b w:val="0"/>
          <w:bCs w:val="0"/>
          <w:i w:val="0"/>
          <w:snapToGrid w:val="0"/>
          <w:spacing w:val="0"/>
          <w:w w:val="100"/>
          <w:position w:val="0"/>
          <w:sz w:val="21"/>
          <w:szCs w:val="21"/>
          <w:u w:val="single" w:color="000000"/>
        </w:rPr>
        <w:t>见发包人与监理人就本工程签订的监理合同</w:t>
      </w:r>
      <w:r>
        <w:rPr>
          <w:rFonts w:ascii="宋体" w:hAnsi="宋体" w:eastAsia="宋体" w:cs="宋体"/>
          <w:b w:val="0"/>
          <w:bCs w:val="0"/>
          <w:i w:val="0"/>
          <w:snapToGrid w:val="0"/>
          <w:spacing w:val="0"/>
          <w:w w:val="100"/>
          <w:position w:val="0"/>
          <w:sz w:val="21"/>
          <w:szCs w:val="21"/>
        </w:rPr>
        <w:t>。</w:t>
      </w:r>
    </w:p>
    <w:p w14:paraId="33E112B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00" w:author="羊" w:date="2026-02-27T11:07:35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关于监理人在施工现场的办公场所、生活场所的提供和费用承担的约定：可</w:t>
      </w:r>
      <w:r>
        <w:rPr>
          <w:rFonts w:ascii="宋体" w:hAnsi="宋体" w:eastAsia="宋体" w:cs="宋体"/>
          <w:b w:val="0"/>
          <w:bCs w:val="0"/>
          <w:i w:val="0"/>
          <w:snapToGrid w:val="0"/>
          <w:spacing w:val="0"/>
          <w:w w:val="100"/>
          <w:position w:val="0"/>
          <w:sz w:val="21"/>
          <w:szCs w:val="21"/>
          <w:u w:val="single" w:color="000000"/>
        </w:rPr>
        <w:t>由施工单位提供，监理人支付费用，根据监理、施工单位协商确定。</w:t>
      </w:r>
      <w:bookmarkStart w:id="222" w:name="3.2总监理工程师"/>
      <w:bookmarkEnd w:id="222"/>
    </w:p>
    <w:p w14:paraId="69A980B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3.2总监理工程师</w:t>
      </w:r>
    </w:p>
    <w:p w14:paraId="7B4A5EB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总监理工程师：</w:t>
      </w:r>
    </w:p>
    <w:p w14:paraId="31C74401">
      <w:pPr>
        <w:pStyle w:val="12"/>
        <w:keepNext w:val="0"/>
        <w:keepLines w:val="0"/>
        <w:pageBreakBefore w:val="0"/>
        <w:widowControl w:val="0"/>
        <w:tabs>
          <w:tab w:val="left" w:pos="3578"/>
          <w:tab w:val="left" w:pos="3789"/>
          <w:tab w:val="left" w:pos="4418"/>
          <w:tab w:val="left" w:pos="5363"/>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01" w:author="羊" w:date="2026-02-27T11:07:4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姓名：</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75D69136">
      <w:pPr>
        <w:pStyle w:val="12"/>
        <w:keepNext w:val="0"/>
        <w:keepLines w:val="0"/>
        <w:pageBreakBefore w:val="0"/>
        <w:widowControl w:val="0"/>
        <w:tabs>
          <w:tab w:val="left" w:pos="3578"/>
          <w:tab w:val="left" w:pos="3789"/>
          <w:tab w:val="left" w:pos="4418"/>
          <w:tab w:val="left" w:pos="5363"/>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02" w:author="羊" w:date="2026-02-27T11:07:4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职务：</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1715EDF5">
      <w:pPr>
        <w:pStyle w:val="12"/>
        <w:keepNext w:val="0"/>
        <w:keepLines w:val="0"/>
        <w:pageBreakBefore w:val="0"/>
        <w:widowControl w:val="0"/>
        <w:tabs>
          <w:tab w:val="left" w:pos="3578"/>
          <w:tab w:val="left" w:pos="3789"/>
          <w:tab w:val="left" w:pos="4418"/>
          <w:tab w:val="left" w:pos="5363"/>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03" w:author="羊" w:date="2026-02-27T11:07:4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监理工程师执业资格证书号：</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6BB94B1D">
      <w:pPr>
        <w:pStyle w:val="12"/>
        <w:keepNext w:val="0"/>
        <w:keepLines w:val="0"/>
        <w:pageBreakBefore w:val="0"/>
        <w:widowControl w:val="0"/>
        <w:tabs>
          <w:tab w:val="left" w:pos="3578"/>
          <w:tab w:val="left" w:pos="3789"/>
          <w:tab w:val="left" w:pos="4418"/>
          <w:tab w:val="left" w:pos="5363"/>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联系方式：</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0C3C354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04" w:author="羊" w:date="2026-02-27T11:07:4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关于监理人的其他约定：</w:t>
      </w:r>
      <w:r>
        <w:rPr>
          <w:rFonts w:ascii="宋体" w:hAnsi="宋体" w:eastAsia="宋体" w:cs="宋体"/>
          <w:b w:val="0"/>
          <w:bCs w:val="0"/>
          <w:i w:val="0"/>
          <w:snapToGrid w:val="0"/>
          <w:spacing w:val="0"/>
          <w:w w:val="100"/>
          <w:position w:val="0"/>
          <w:sz w:val="21"/>
          <w:szCs w:val="21"/>
          <w:u w:val="single" w:color="000000"/>
        </w:rPr>
        <w:t>见发包人与监理人就本工程签订的监理合同</w:t>
      </w:r>
      <w:r>
        <w:rPr>
          <w:rFonts w:ascii="宋体" w:hAnsi="宋体" w:eastAsia="宋体" w:cs="宋体"/>
          <w:b w:val="0"/>
          <w:bCs w:val="0"/>
          <w:i w:val="0"/>
          <w:snapToGrid w:val="0"/>
          <w:spacing w:val="0"/>
          <w:w w:val="100"/>
          <w:position w:val="0"/>
          <w:sz w:val="21"/>
          <w:szCs w:val="21"/>
        </w:rPr>
        <w:t>。</w:t>
      </w:r>
      <w:bookmarkStart w:id="223" w:name="3.5 商定或确定"/>
      <w:bookmarkEnd w:id="223"/>
    </w:p>
    <w:p w14:paraId="6049F10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3.5商定或确定</w:t>
      </w:r>
    </w:p>
    <w:p w14:paraId="0D0ABDE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在发包人和承包人不能通过协商达成一致意见时，发包人授权监理人对以下事项进行确定：</w:t>
      </w:r>
    </w:p>
    <w:p w14:paraId="750D80EA">
      <w:pPr>
        <w:pStyle w:val="12"/>
        <w:keepNext w:val="0"/>
        <w:keepLines w:val="0"/>
        <w:pageBreakBefore w:val="0"/>
        <w:widowControl w:val="0"/>
        <w:tabs>
          <w:tab w:val="left" w:pos="4838"/>
          <w:tab w:val="left" w:pos="935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。（2）</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29FF4FB4">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ins w:id="805" w:author="羊" w:date="2026-02-27T11:07:5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w:t>
      </w:r>
      <w:bookmarkStart w:id="224" w:name="_bookmark113"/>
      <w:bookmarkEnd w:id="224"/>
      <w:bookmarkStart w:id="225" w:name="4.承包人"/>
      <w:bookmarkEnd w:id="225"/>
    </w:p>
    <w:p w14:paraId="75A69246">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r>
        <w:rPr>
          <w:rFonts w:ascii="宋体" w:hAnsi="宋体" w:eastAsia="宋体" w:cs="宋体"/>
          <w:b/>
          <w:bCs/>
          <w:i w:val="0"/>
          <w:snapToGrid w:val="0"/>
          <w:spacing w:val="0"/>
          <w:w w:val="100"/>
          <w:position w:val="0"/>
          <w:sz w:val="21"/>
          <w:szCs w:val="21"/>
        </w:rPr>
        <w:t>4.承包人</w:t>
      </w:r>
    </w:p>
    <w:p w14:paraId="15A41459">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26" w:name="4.1  承包人的一般义务"/>
      <w:bookmarkEnd w:id="226"/>
      <w:r>
        <w:rPr>
          <w:rFonts w:ascii="宋体" w:hAnsi="宋体" w:eastAsia="宋体" w:cs="宋体"/>
          <w:b w:val="0"/>
          <w:bCs w:val="0"/>
          <w:i w:val="0"/>
          <w:snapToGrid w:val="0"/>
          <w:spacing w:val="0"/>
          <w:w w:val="100"/>
          <w:position w:val="0"/>
          <w:sz w:val="21"/>
          <w:szCs w:val="21"/>
        </w:rPr>
        <w:t>4.1</w:t>
      </w:r>
      <w:ins w:id="806" w:author="羊" w:date="2026-02-27T11:07:57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承包人的一般义务</w:t>
      </w:r>
    </w:p>
    <w:p w14:paraId="0B4761A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07" w:author="羊" w:date="2026-02-27T11:08:02Z"/>
          <w:rFonts w:ascii="宋体" w:hAnsi="宋体" w:eastAsia="宋体" w:cs="宋体"/>
          <w:b w:val="0"/>
          <w:bCs w:val="0"/>
          <w:i w:val="0"/>
          <w:snapToGrid w:val="0"/>
          <w:spacing w:val="0"/>
          <w:w w:val="100"/>
          <w:position w:val="0"/>
          <w:sz w:val="21"/>
          <w:szCs w:val="21"/>
        </w:rPr>
      </w:pPr>
      <w:bookmarkStart w:id="227" w:name="4.1.3完成各项承包工作"/>
      <w:bookmarkEnd w:id="227"/>
      <w:r>
        <w:rPr>
          <w:rFonts w:ascii="宋体" w:hAnsi="宋体" w:eastAsia="宋体" w:cs="宋体"/>
          <w:b w:val="0"/>
          <w:bCs w:val="0"/>
          <w:i w:val="0"/>
          <w:snapToGrid w:val="0"/>
          <w:spacing w:val="0"/>
          <w:w w:val="100"/>
          <w:position w:val="0"/>
          <w:sz w:val="21"/>
          <w:szCs w:val="21"/>
        </w:rPr>
        <w:t>4.1.3完成各项承包工作</w:t>
      </w:r>
    </w:p>
    <w:p w14:paraId="336F513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08" w:author="羊" w:date="2026-02-27T11:08:0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(1)办理法律规定和合同约定应由承包人办理的许可和批准，并将办理结果书面报送发包人留存；协助发包人办理施工所需的相关证件及手续。</w:t>
      </w:r>
    </w:p>
    <w:p w14:paraId="13AB052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按法律规定和合同约定完成工程，包括满足合同所必需的或合同隐含的以及由承包人义务而产生的任何工程，还应包括合同根据相关法律法规、技术规范等对工程的稳定性、完整性或安全、可靠、有效运行所必需的所有工程，并在保修期内承担保修义务。</w:t>
      </w:r>
    </w:p>
    <w:p w14:paraId="1CEA4EE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(3)按法律规定和合同约定采取施工安全和环境保护措施，办理工伤保险，确保工程及人员、材料、设备和设施的安全。</w:t>
      </w:r>
    </w:p>
    <w:p w14:paraId="6FAB4F4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按合同约定的工作内容和施工进度要求，编制施工组织设计和施工措施计划，并对所有施工作业和施工方法的完备性和安全可靠性负责。施工组织设计和施工措施计划中的措施保障水平应满足工程按合同进度实施的需要，且不得低于投标时施工组织设计的措施保障水平。</w:t>
      </w:r>
    </w:p>
    <w:p w14:paraId="02859F1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按照约定采取施工安全措施，确保工程及其人员、材料、设备和设施的安全，防止因工程施工造成的人身伤害和财产损失。承包人的施工过程中，原则上不得影响枢纽的正常发电运行，若确须枢纽配合的，承包人须提前提交施工方案报发包人及枢纽方审批同意后方可实施。</w:t>
      </w:r>
    </w:p>
    <w:p w14:paraId="2084DF4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(6)将发包人按合同约定支付的各项价款专用于合同工程，且应及时支付其雇用人员工资，并及时向分包人支付合同价款。</w:t>
      </w:r>
    </w:p>
    <w:p w14:paraId="2B24667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(7)承包人提交的竣工资料的内容：按《重庆市水运建设项目档案管理办法》（渝交规〔2025〕7号）和重庆航运建设发展（集团）有限公司的《档案管理办法》执行</w:t>
      </w:r>
      <w:r>
        <w:rPr>
          <w:rFonts w:ascii="宋体" w:hAnsi="宋体" w:eastAsia="宋体" w:cs="宋体"/>
          <w:b w:val="0"/>
          <w:bCs w:val="0"/>
          <w:i w:val="0"/>
          <w:snapToGrid w:val="0"/>
          <w:spacing w:val="0"/>
          <w:w w:val="100"/>
          <w:position w:val="0"/>
          <w:sz w:val="21"/>
          <w:szCs w:val="21"/>
          <w:u w:val="single" w:color="000000"/>
        </w:rPr>
        <w:t>（若更新，以更新后的为准）</w:t>
      </w:r>
      <w:r>
        <w:rPr>
          <w:rFonts w:ascii="宋体" w:hAnsi="宋体" w:eastAsia="宋体" w:cs="宋体"/>
          <w:b w:val="0"/>
          <w:bCs w:val="0"/>
          <w:i w:val="0"/>
          <w:snapToGrid w:val="0"/>
          <w:spacing w:val="0"/>
          <w:w w:val="100"/>
          <w:position w:val="0"/>
          <w:sz w:val="21"/>
          <w:szCs w:val="21"/>
        </w:rPr>
        <w:t>。</w:t>
      </w:r>
    </w:p>
    <w:p w14:paraId="0B709FF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09" w:author="羊" w:date="2026-02-27T11:08:2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承包人需要提交的竣工资料套数：</w:t>
      </w:r>
      <w:r>
        <w:rPr>
          <w:rFonts w:ascii="宋体" w:hAnsi="宋体" w:eastAsia="宋体" w:cs="宋体"/>
          <w:b w:val="0"/>
          <w:bCs w:val="0"/>
          <w:i w:val="0"/>
          <w:snapToGrid w:val="0"/>
          <w:spacing w:val="0"/>
          <w:w w:val="100"/>
          <w:position w:val="0"/>
          <w:sz w:val="21"/>
          <w:szCs w:val="21"/>
          <w:u w:val="single" w:color="000000"/>
        </w:rPr>
        <w:t>完整竣工资料一式8套（含电子文档）</w:t>
      </w:r>
      <w:r>
        <w:rPr>
          <w:rFonts w:ascii="宋体" w:hAnsi="宋体" w:eastAsia="宋体" w:cs="宋体"/>
          <w:b w:val="0"/>
          <w:bCs w:val="0"/>
          <w:i w:val="0"/>
          <w:snapToGrid w:val="0"/>
          <w:spacing w:val="0"/>
          <w:w w:val="100"/>
          <w:position w:val="0"/>
          <w:sz w:val="21"/>
          <w:szCs w:val="21"/>
        </w:rPr>
        <w:t>。</w:t>
      </w:r>
    </w:p>
    <w:p w14:paraId="7837B51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10" w:author="羊" w:date="2026-02-27T11:08:2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承包人提交的竣工资料的费用承担：</w:t>
      </w:r>
      <w:r>
        <w:rPr>
          <w:rFonts w:ascii="宋体" w:hAnsi="宋体" w:eastAsia="宋体" w:cs="宋体"/>
          <w:b w:val="0"/>
          <w:bCs w:val="0"/>
          <w:i w:val="0"/>
          <w:snapToGrid w:val="0"/>
          <w:spacing w:val="0"/>
          <w:w w:val="100"/>
          <w:position w:val="0"/>
          <w:sz w:val="21"/>
          <w:szCs w:val="21"/>
          <w:u w:val="single" w:color="000000"/>
        </w:rPr>
        <w:t>由承包人承担</w:t>
      </w:r>
      <w:r>
        <w:rPr>
          <w:rFonts w:ascii="宋体" w:hAnsi="宋体" w:eastAsia="宋体" w:cs="宋体"/>
          <w:b w:val="0"/>
          <w:bCs w:val="0"/>
          <w:i w:val="0"/>
          <w:snapToGrid w:val="0"/>
          <w:spacing w:val="0"/>
          <w:w w:val="100"/>
          <w:position w:val="0"/>
          <w:sz w:val="21"/>
          <w:szCs w:val="21"/>
        </w:rPr>
        <w:t>。</w:t>
      </w:r>
    </w:p>
    <w:p w14:paraId="3376CFF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11" w:author="羊" w:date="2026-02-27T11:08:2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承包人提交的竣工资料移交时间：</w:t>
      </w:r>
      <w:r>
        <w:rPr>
          <w:rFonts w:ascii="宋体" w:hAnsi="宋体" w:eastAsia="宋体" w:cs="宋体"/>
          <w:b w:val="0"/>
          <w:bCs w:val="0"/>
          <w:i w:val="0"/>
          <w:snapToGrid w:val="0"/>
          <w:spacing w:val="0"/>
          <w:w w:val="100"/>
          <w:position w:val="0"/>
          <w:sz w:val="21"/>
          <w:szCs w:val="21"/>
          <w:u w:val="single" w:color="000000"/>
        </w:rPr>
        <w:t>工程交工（完工）验收合格后6个月内移交给发包人</w:t>
      </w:r>
      <w:r>
        <w:rPr>
          <w:rFonts w:ascii="宋体" w:hAnsi="宋体" w:eastAsia="宋体" w:cs="宋体"/>
          <w:b w:val="0"/>
          <w:bCs w:val="0"/>
          <w:i w:val="0"/>
          <w:snapToGrid w:val="0"/>
          <w:spacing w:val="0"/>
          <w:w w:val="100"/>
          <w:position w:val="0"/>
          <w:sz w:val="21"/>
          <w:szCs w:val="21"/>
        </w:rPr>
        <w:t>。</w:t>
      </w:r>
    </w:p>
    <w:p w14:paraId="58A2AA1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承包人提交的竣工资料形式要求：</w:t>
      </w:r>
      <w:r>
        <w:rPr>
          <w:rFonts w:ascii="宋体" w:hAnsi="宋体" w:eastAsia="宋体" w:cs="宋体"/>
          <w:b w:val="0"/>
          <w:bCs w:val="0"/>
          <w:i w:val="0"/>
          <w:snapToGrid w:val="0"/>
          <w:spacing w:val="0"/>
          <w:w w:val="100"/>
          <w:position w:val="0"/>
          <w:sz w:val="21"/>
          <w:szCs w:val="21"/>
          <w:u w:val="single" w:color="000000"/>
        </w:rPr>
        <w:t>完整的书面文件及电子文档</w:t>
      </w:r>
      <w:r>
        <w:rPr>
          <w:rFonts w:ascii="宋体" w:hAnsi="宋体" w:eastAsia="宋体" w:cs="宋体"/>
          <w:b w:val="0"/>
          <w:bCs w:val="0"/>
          <w:i w:val="0"/>
          <w:snapToGrid w:val="0"/>
          <w:spacing w:val="0"/>
          <w:w w:val="100"/>
          <w:position w:val="0"/>
          <w:sz w:val="21"/>
          <w:szCs w:val="21"/>
        </w:rPr>
        <w:t>。</w:t>
      </w:r>
    </w:p>
    <w:p w14:paraId="652D671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4.1.4对施工作业和施工方法的完备性负责</w:t>
      </w:r>
    </w:p>
    <w:p w14:paraId="2F05335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本项补充4.1.4.1目如下：</w:t>
      </w:r>
    </w:p>
    <w:p w14:paraId="2F2F303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4.1.4.1施工组织设计的提交和修改</w:t>
      </w:r>
    </w:p>
    <w:p w14:paraId="5BB5435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（1）承包人提交详细施工组织设计的期限的约定：</w:t>
      </w:r>
      <w:r>
        <w:rPr>
          <w:rFonts w:ascii="宋体" w:hAnsi="宋体" w:eastAsia="宋体" w:cs="宋体"/>
          <w:b w:val="0"/>
          <w:bCs w:val="0"/>
          <w:i w:val="0"/>
          <w:snapToGrid w:val="0"/>
          <w:spacing w:val="0"/>
          <w:w w:val="100"/>
          <w:position w:val="0"/>
          <w:sz w:val="21"/>
          <w:szCs w:val="21"/>
          <w:u w:val="single" w:color="000000"/>
        </w:rPr>
        <w:t>合同签订后14天内，但最迟不得晚于开工通知载明的开工日期前7天</w:t>
      </w:r>
      <w:r>
        <w:rPr>
          <w:rFonts w:ascii="宋体" w:hAnsi="宋体" w:eastAsia="宋体" w:cs="宋体"/>
          <w:b w:val="0"/>
          <w:bCs w:val="0"/>
          <w:i w:val="0"/>
          <w:snapToGrid w:val="0"/>
          <w:spacing w:val="0"/>
          <w:w w:val="100"/>
          <w:position w:val="0"/>
          <w:sz w:val="21"/>
          <w:szCs w:val="21"/>
        </w:rPr>
        <w:t>。</w:t>
      </w:r>
    </w:p>
    <w:p w14:paraId="22677727">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（2）承包人编制施工组织设计的内容：</w:t>
      </w:r>
      <w:r>
        <w:rPr>
          <w:rFonts w:ascii="宋体" w:hAnsi="宋体" w:eastAsia="宋体" w:cs="宋体"/>
          <w:b w:val="0"/>
          <w:bCs w:val="0"/>
          <w:i w:val="0"/>
          <w:snapToGrid w:val="0"/>
          <w:spacing w:val="0"/>
          <w:w w:val="100"/>
          <w:position w:val="0"/>
          <w:sz w:val="21"/>
          <w:szCs w:val="21"/>
          <w:u w:val="single" w:color="000000"/>
        </w:rPr>
        <w:t>包括但不限于施工范围、内容、进度、质量、安全、环保、水保等</w:t>
      </w:r>
      <w:ins w:id="812" w:author="羊" w:date="2026-02-26T18:08:22Z">
        <w:r>
          <w:rPr>
            <w:rFonts w:hint="eastAsia" w:cs="宋体"/>
            <w:b w:val="0"/>
            <w:bCs w:val="0"/>
            <w:i w:val="0"/>
            <w:snapToGrid w:val="0"/>
            <w:spacing w:val="0"/>
            <w:w w:val="100"/>
            <w:position w:val="0"/>
            <w:sz w:val="21"/>
            <w:szCs w:val="21"/>
            <w:u w:val="single" w:color="000000"/>
            <w:lang w:val="en-US" w:eastAsia="zh-CN"/>
          </w:rPr>
          <w:t xml:space="preserve"> </w:t>
        </w:r>
      </w:ins>
      <w:r>
        <w:rPr>
          <w:rFonts w:ascii="宋体" w:hAnsi="宋体" w:eastAsia="宋体" w:cs="宋体"/>
          <w:b w:val="0"/>
          <w:bCs w:val="0"/>
          <w:i w:val="0"/>
          <w:snapToGrid w:val="0"/>
          <w:spacing w:val="0"/>
          <w:w w:val="100"/>
          <w:position w:val="0"/>
          <w:sz w:val="21"/>
          <w:szCs w:val="21"/>
        </w:rPr>
        <w:t>。</w:t>
      </w:r>
    </w:p>
    <w:p w14:paraId="2298A8A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（3）发包人和监理人在收到详细的施工组织设计后确认或提出修改意见的期限：</w:t>
      </w:r>
      <w:r>
        <w:rPr>
          <w:rFonts w:ascii="宋体" w:hAnsi="宋体" w:eastAsia="宋体" w:cs="宋体"/>
          <w:b w:val="0"/>
          <w:bCs w:val="0"/>
          <w:i w:val="0"/>
          <w:snapToGrid w:val="0"/>
          <w:spacing w:val="0"/>
          <w:w w:val="100"/>
          <w:position w:val="0"/>
          <w:sz w:val="21"/>
          <w:szCs w:val="21"/>
          <w:u w:val="single" w:color="000000"/>
        </w:rPr>
        <w:t>收到施工组织设计后28天内</w:t>
      </w:r>
      <w:r>
        <w:rPr>
          <w:rFonts w:ascii="宋体" w:hAnsi="宋体" w:eastAsia="宋体" w:cs="宋体"/>
          <w:b w:val="0"/>
          <w:bCs w:val="0"/>
          <w:i w:val="0"/>
          <w:snapToGrid w:val="0"/>
          <w:spacing w:val="0"/>
          <w:w w:val="100"/>
          <w:position w:val="0"/>
          <w:sz w:val="21"/>
          <w:szCs w:val="21"/>
        </w:rPr>
        <w:t>。</w:t>
      </w:r>
    </w:p>
    <w:p w14:paraId="34B8065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13" w:author="羊" w:date="2026-02-27T11:08:4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本款补充细化4.1.9、4.1.10项如下：</w:t>
      </w:r>
    </w:p>
    <w:p w14:paraId="1AC128F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4.1.9工程的维护和照管</w:t>
      </w:r>
    </w:p>
    <w:p w14:paraId="0C54D5A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交工（完工）验收证书颁发前，承包人应负责照管和维护工程及将用于或安装在本工程中的材料、设备。交工（完工）验收证书颁发时尚有部分未交工（完工）工程的，承包人还应负责该未交工（完工）工程、材料、设备的照管和维护工作，直至交工（完工）后移交给发包人为止。</w:t>
      </w:r>
    </w:p>
    <w:p w14:paraId="50DC952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在承包人负责照管与维护期间，如果本工程或材料、设备等发生损失或损害，除不可抗力原因之外，承包人均应自费弥补，并达到合同要求。承包人还应对按第23项（索赔）规定而实施作业过程中由承包人造成的对工程的任何损失或损害负责。</w:t>
      </w:r>
    </w:p>
    <w:p w14:paraId="2169313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4.1.10其他义务</w:t>
      </w:r>
    </w:p>
    <w:p w14:paraId="43C0DC8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（1）在开始施工之前，承包人应核查、复测本工程的各种基准标志。承包人应及时将上述基准标志中存在的错误、不完整或其他缺陷通知发包人，以便发包人核实后重新确认。</w:t>
      </w:r>
    </w:p>
    <w:p w14:paraId="4BCB837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w:t>
      </w:r>
      <w:r>
        <w:rPr>
          <w:rFonts w:ascii="宋体" w:hAnsi="宋体" w:eastAsia="宋体" w:cs="宋体"/>
          <w:b w:val="0"/>
          <w:bCs w:val="0"/>
          <w:i w:val="0"/>
          <w:snapToGrid w:val="0"/>
          <w:spacing w:val="0"/>
          <w:w w:val="100"/>
          <w:position w:val="0"/>
          <w:sz w:val="21"/>
          <w:szCs w:val="21"/>
          <w:u w:val="single" w:color="000000"/>
        </w:rPr>
        <w:t>承包人应负责合同工程范围内测量控制网的测量设定和管理工作，为控制施工造成测量控制网误差累加，每月承包人复测一次测量控制网，并将修正数据及时通知发包人。</w:t>
      </w:r>
    </w:p>
    <w:p w14:paraId="601DE19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（3）承包人使用发包人提供的永久征地，应将用地计划及方案于使用前28天报给监理和发包人审批后方可用地。</w:t>
      </w:r>
    </w:p>
    <w:p w14:paraId="40B819D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承包人应按发包人提供的施工用地的范围和期限合理地使用土地。若承包人需超出上述范围和期限使用时，应提前28天同发包人协商并经发包人同意后方可使用，承包人并应承担由此而发生的费用。若承包人未经发包人同意，擅自超出规定范围和期限使用土地，则应由承包人承担一切经济和法律责任。</w:t>
      </w:r>
    </w:p>
    <w:p w14:paraId="5F22CA4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承包人应就其所辖工地的文明施工和施工安全情况每月向发包人提交一份文明施工和安全施工的情况报告，同时应接受发包人、监理人，以及上级部门和相关政府管理部门的安全监督、检查和管理，做好平安工地建设、施工文明安全标准化建设所要求的内容。相关费用按照工程量清单要求计列。</w:t>
      </w:r>
    </w:p>
    <w:p w14:paraId="439A5B5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承包人应积极配合、协助发包人的征地拆迁等工作，并负责施工现场秩序的维护工作，不得让与施工无关人员进入施工现场，及时完成封闭施工的硬件设施和所需的临时设施，有紧急情况应及时向地方政府、公安部门和发包人报告，并积极协助处理。</w:t>
      </w:r>
    </w:p>
    <w:p w14:paraId="467FA37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承包人应在开始施工之前对本工程进行排查，按照国家或行业规定的危大工程规定指定本工程危大工程清单。危大工程施工前，承包人应对危大工程编制专项施工方案，对于超过一定规模的危大工程，承包人还应组织召开专家论证会对专项施工方案进行论证，通过后方可实施。</w:t>
      </w:r>
    </w:p>
    <w:p w14:paraId="1033E95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（8）承包人应服从发包人要求的管理制度、工作流程和工作要求，同时接受监理人的管理和全程监督，配合项目结、决算的办理。</w:t>
      </w:r>
    </w:p>
    <w:p w14:paraId="050E924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（9）承包人应严格遵守国家有关解决拖欠工程款和农民工工资的法律、法规，及时支付工程中的材料、设备货款及农民工工资等费用。承包人不得以任何借口拖欠</w:t>
      </w:r>
      <w:del w:id="814" w:author="羊" w:date="2026-02-26T17:55:48Z">
        <w:r>
          <w:rPr>
            <w:rFonts w:ascii="宋体" w:hAnsi="宋体" w:eastAsia="宋体" w:cs="宋体"/>
            <w:b w:val="0"/>
            <w:bCs w:val="0"/>
            <w:i w:val="0"/>
            <w:snapToGrid w:val="0"/>
            <w:spacing w:val="0"/>
            <w:w w:val="100"/>
            <w:position w:val="0"/>
            <w:sz w:val="21"/>
            <w:szCs w:val="21"/>
          </w:rPr>
          <w:delText>材料、设备货款及</w:delText>
        </w:r>
      </w:del>
      <w:r>
        <w:rPr>
          <w:rFonts w:ascii="宋体" w:hAnsi="宋体" w:eastAsia="宋体" w:cs="宋体"/>
          <w:b w:val="0"/>
          <w:bCs w:val="0"/>
          <w:i w:val="0"/>
          <w:snapToGrid w:val="0"/>
          <w:spacing w:val="0"/>
          <w:w w:val="100"/>
          <w:position w:val="0"/>
          <w:sz w:val="21"/>
          <w:szCs w:val="21"/>
        </w:rPr>
        <w:t>农民工工资等费用，如果出现此种现象，发包人有权代为支付其拖欠的</w:t>
      </w:r>
      <w:del w:id="815" w:author="羊" w:date="2026-02-26T17:56:01Z">
        <w:r>
          <w:rPr>
            <w:rFonts w:ascii="宋体" w:hAnsi="宋体" w:eastAsia="宋体" w:cs="宋体"/>
            <w:b w:val="0"/>
            <w:bCs w:val="0"/>
            <w:i w:val="0"/>
            <w:snapToGrid w:val="0"/>
            <w:spacing w:val="0"/>
            <w:w w:val="100"/>
            <w:position w:val="0"/>
            <w:sz w:val="21"/>
            <w:szCs w:val="21"/>
          </w:rPr>
          <w:delText>材料、设备货款及</w:delText>
        </w:r>
      </w:del>
      <w:r>
        <w:rPr>
          <w:rFonts w:ascii="宋体" w:hAnsi="宋体" w:eastAsia="宋体" w:cs="宋体"/>
          <w:b w:val="0"/>
          <w:bCs w:val="0"/>
          <w:i w:val="0"/>
          <w:snapToGrid w:val="0"/>
          <w:spacing w:val="0"/>
          <w:w w:val="100"/>
          <w:position w:val="0"/>
          <w:sz w:val="21"/>
          <w:szCs w:val="21"/>
        </w:rPr>
        <w:t>农民工工资，并从应付给承包人的工程款中扣除相应款项。对恶意拖欠和拒不按计划支付的，作为不良记录纳入重庆市建设市场主体信用信息平台。其中，农民工工资支付应按照“农民工工资管理条例、重庆市及合川区社保部门农民工管理规定执行，采用实名制支付，并应如实记录支付单位、支付时间、支付对象、支付数额、支付对象的身份证号和签名等信息。农民工花名册和工资支付表应报监理人备查。发包人还需从工程进度款内扣留2%的农民工工资保证金。</w:t>
      </w:r>
      <w:ins w:id="816" w:author="羊" w:date="2026-02-26T17:56:19Z">
        <w:r>
          <w:rPr>
            <w:rFonts w:ascii="宋体" w:hAnsi="宋体" w:eastAsia="宋体" w:cs="宋体"/>
            <w:b w:val="0"/>
            <w:bCs w:val="0"/>
            <w:i w:val="0"/>
            <w:snapToGrid w:val="0"/>
            <w:spacing w:val="0"/>
            <w:w w:val="100"/>
            <w:position w:val="0"/>
            <w:sz w:val="21"/>
            <w:szCs w:val="21"/>
            <w:lang w:eastAsia="zh-CN"/>
          </w:rPr>
          <w:t>承包人出现对材料及设备款的拖欠，相关风险应由承包人与供应商自行承担。</w:t>
        </w:r>
      </w:ins>
    </w:p>
    <w:p w14:paraId="71B94CD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（10）承包人应严格执行招标文件对施工标准化提出的要求（参照</w:t>
      </w:r>
      <w:r>
        <w:rPr>
          <w:rFonts w:ascii="宋体" w:hAnsi="宋体" w:eastAsia="宋体" w:cs="宋体"/>
          <w:b w:val="0"/>
          <w:bCs w:val="0"/>
          <w:i w:val="0"/>
          <w:snapToGrid w:val="0"/>
          <w:spacing w:val="0"/>
          <w:w w:val="100"/>
          <w:position w:val="0"/>
          <w:sz w:val="21"/>
          <w:szCs w:val="21"/>
          <w:u w:val="single" w:color="000000"/>
        </w:rPr>
        <w:t>《重庆市水运工程施工标准化指南》</w:t>
      </w:r>
      <w:r>
        <w:rPr>
          <w:rFonts w:ascii="宋体" w:hAnsi="宋体" w:eastAsia="宋体" w:cs="宋体"/>
          <w:b w:val="0"/>
          <w:bCs w:val="0"/>
          <w:i w:val="0"/>
          <w:snapToGrid w:val="0"/>
          <w:spacing w:val="0"/>
          <w:w w:val="100"/>
          <w:position w:val="0"/>
          <w:sz w:val="21"/>
          <w:szCs w:val="21"/>
        </w:rPr>
        <w:t>编制方案，方案要结合发包人的要求编制，在合同签订后28天内提交本项目的标准化实施方案，该方案应包括场地、安全与环保、工艺标准化等，方案经监理和发包人审核同意后实施，费用包括在投标报价中。承包人应结合本单位施工能力和技术优势，积极采取有利于标准化施工的组织方式和工艺流程，加强工地建设、工艺控制、人员管理和内业资料管理，强化对施工一线操作人员的培训，改善职工生产生活条件。</w:t>
      </w:r>
    </w:p>
    <w:p w14:paraId="2892CDD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承包人安排在施工场地的主要管理人员（即投标文件中明确的项目管理机构组成表中的人员）应与承包人承诺的名单一致，并保持相对稳定。未经监理人批准，上述人员不应无故不到位或被替换；若确实无法到位或需替换，需经监理人审核并报发包人批准后，用同等资质和经历的人员替换。尽管承包人已按承诺派遣了上述各类人员，但若这些人员仍不能满足合同进度计划和（或）质量要求时，监理人有权要求承包人继续增派或雇用这类人员，并书面通知承包人和抄送发包人。承包人在接到上述通知后应立即执行监理人的上述指示，不得无故拖延，由此增加的费用和（或）工期延误由承包人承担。</w:t>
      </w:r>
    </w:p>
    <w:p w14:paraId="4BCB7B3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12）承包人应按自行选择的施工工艺组织施工，在发包人指定区域内禁止爆破。在此区域外如需爆破，承包人自行办理爆破所需手续，并承担相关费用，包括但不限于《爆破作业项目设计施工安全评估安全监理管理规定》的要求及其费用；承包人在施工爆破、开挖、滚石、施工生产振动或超出征地红线等施工原因造成的损失由承包人协调地方政府、地方规自部门及时处理，并由承包人自行承担费用。因未及时处理造成的一切经济和法律责任由承包人承担。因承包人施工噪声、粉尘等环境污染产生不利影响，承包人应采取措施及时处理，并承担补偿等费用。</w:t>
      </w:r>
    </w:p>
    <w:p w14:paraId="452A5B4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承包人必须按规定向港航管理部门申报有关资料，经港航管理部门核准发给《水上水下施工作业许可证》后，方可进行施工，并承担相关费用。承包人在施工过程中应积极配合港航管理部门对施工区影响河段的通航管理。对通航、断航所引起的停、窝工应充分考虑（因设计变更导致的断航除外），其费用不再另行支付。</w:t>
      </w:r>
    </w:p>
    <w:p w14:paraId="3162F50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14）承包人应按2014年重庆市交委质量局（交通执法支队）《关于重点公路水运工程安装视频监控的通知》、2023年重庆高速公路集团有限公司《关于加强公路水运项目联网视频监控系统设备配置及管理的通知安装视频监控的通知》等相关文件要求，建设施工作业现场视频监控系统，视频监控应覆盖本工程关键施工工序，包括但不限于钢筋安装、混凝土浇筑、基础处理等。承包人应自行设计、建设、运行、维护、管理，其设计建设方案、视频终端显示器和摄像头分辨率等技术参数应满足本工程智慧工地建设管理要求，同时须需接入航发集团集控中心及高速集团的综合管理平台，并负责现场运行维护。</w:t>
      </w:r>
    </w:p>
    <w:p w14:paraId="11C0563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开工前，承包人应编制信息化系统建设方案报监理人、发包人审批，承包人应按批准的建设方案及时完成各工点及终端的视频监控系统的安装、调试工作。监理人组织对视频监控系统进行验收，确保视频效果满足相关技术要求。</w:t>
      </w:r>
    </w:p>
    <w:p w14:paraId="6714020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承包人应对在本项目施工营地和施工现场进行3C围挡封闭，及出入口设施建设（含发包人指定的出入口）实行通行许可制度管理和保安执勤值守管理，包括但不限于各类车辆、人员和各种材料等。承包人应对本标段施工营地和施工现场以上设施进行建设、运行、维护和管理。</w:t>
      </w:r>
    </w:p>
    <w:p w14:paraId="5B9951B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（16）承包人应分解工程进度款的15%为农民工工资费用，建设单位直接支付至承包人开设的农民工工资专用账户。</w:t>
      </w:r>
    </w:p>
    <w:p w14:paraId="5949032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承包人应开展施工标准化建设，包括但不限于：施工驻地、工地试验室、场站建设、临时道路和码头、施工临时用电、施工作业区、消防安全、施工工艺、安全生产。严格按照交通运输部工程质量监督局组织编写的,交通运输部颁发的《公路水运工程施工安全标准化指南》（2013年），《水运工程施工标准化建设指南》（2018年），《重庆市水运工程施工标准化指南》（2022年），严格按照规定标准实施、执行。</w:t>
      </w:r>
    </w:p>
    <w:p w14:paraId="1EA7396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施工标准化建设专项费支付规则：①施工单位驻地建设标准化、混凝土拌合系统建设标准化、钢筋加工厂、模板加工场建设标准化、仓库、存料场、汽车机械停放场、永久道路、临时道路建设标准化等实施方案分别经监理及发包人评审合格通过后支付相关专项费的10%。按照经评审合格的方案实施并通过验收后，支付相关专项费的60%。承包人在工程建设实施期间，对上述设施管养得当，始终保持合格状态至合同期结束的，支付相关专项费的剩余30%。②主体施工标准化建设。内容为施工工艺标准化、班组管理规范化、工程质量管理标准化（履约管理、质量管控措施、三检制和首件制落实情况等）、绿色环保标准化（环水保措施、节能减排措施、土地节约等）、软实力提升（验收培训、文化宣传等）。从主体工程开工开始，本阶段检查分为月度检查和年度（自然年）检查，年度检查达标则每次支付标准化建设专项费的20%。结合年度检查结果，至合同期满经最终检查达标后支付标准化建设专项费的剩余部分。</w:t>
      </w:r>
    </w:p>
    <w:p w14:paraId="07A637E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标准化建设违约处罚：月度检查结果不达标则扣除年度标准化建设专项费的10%。每年度检查中有3个月检查结果不达标，则视为当年度检查不达标，不支付当年度标准化建设专项费。标准化建设最终验收不达标则不支付标准化建设专项费的20%。检查细则由发包人在开工建设后制定。</w:t>
      </w:r>
    </w:p>
    <w:p w14:paraId="3FFAB0B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（18）承包人应开展平安工地建设。严格按照2018年交通运输部《公路水运工程平安工地建设管理办法》等文件要求实施。相关费用已包含在总额价中，发包人部不另行支付。</w:t>
      </w:r>
    </w:p>
    <w:p w14:paraId="31039DE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19）本项目将在工程建设期间开展智慧工地管理系统应用工作。发包人委托承包人按照国家、地方标准，以及发包人管理要求开展智慧工地管理系统建设工作，负责及时录入和填报质量、进度、安全等信息，并负责系统的运行和维护。</w:t>
      </w:r>
    </w:p>
    <w:p w14:paraId="08C7E09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（20）承包人需开展BIM模型创建，并嵌入智慧工地系统配套应用。BIM模型需包含主体结构、闸门、启闭机等金结、管线等内容。</w:t>
      </w:r>
    </w:p>
    <w:p w14:paraId="048D838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（21）本项目将采用电子档案，并嵌入智慧工地系统配套应用。承包人需配合电子档案系统的建设和使用，包括质量、进度、安全等信息。</w:t>
      </w:r>
    </w:p>
    <w:p w14:paraId="623B774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（22）承包人应在施工现场驻地建设安全体验区和质量展示区。相关费用计入施工标准化建设专项费中。</w:t>
      </w:r>
    </w:p>
    <w:p w14:paraId="39DFA24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（23）承包人应履行的其他义务：</w:t>
      </w:r>
    </w:p>
    <w:p w14:paraId="0208080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①承包人应根据本项目施工期防洪标准，施工场地的高程等客观条件做好汛期防洪及防护措施，确保安全度汛，相关费用纳入投标报价，已包含在合同价格中，发包人不另支付。</w:t>
      </w:r>
    </w:p>
    <w:p w14:paraId="1DC07C2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②</w:t>
      </w:r>
      <w:ins w:id="817" w:author="羊" w:date="2026-02-26T16:39:37Z">
        <w:r>
          <w:rPr>
            <w:rFonts w:ascii="宋体" w:hAnsi="宋体" w:eastAsia="宋体" w:cs="宋体"/>
            <w:b w:val="0"/>
            <w:bCs w:val="0"/>
            <w:i w:val="0"/>
            <w:snapToGrid w:val="0"/>
            <w:spacing w:val="0"/>
            <w:w w:val="100"/>
            <w:position w:val="0"/>
            <w:sz w:val="21"/>
            <w:szCs w:val="21"/>
            <w:lang w:eastAsia="zh-CN"/>
          </w:rPr>
          <w:t>地下管线管路布置等相关情况由发包人提供，并对其准确性负责，承包方负责做好对富金坝枢纽既有建筑物、构筑物及金属结构和设备的保护，以及对船闸项目附近的其他建构筑物及公共设施的保护，若有损害，需及时修复或按价赔偿。</w:t>
        </w:r>
      </w:ins>
      <w:del w:id="818" w:author="羊" w:date="2026-02-26T16:39:33Z">
        <w:r>
          <w:rPr>
            <w:rFonts w:ascii="宋体" w:hAnsi="宋体" w:eastAsia="宋体" w:cs="宋体"/>
            <w:b w:val="0"/>
            <w:bCs w:val="0"/>
            <w:i w:val="0"/>
            <w:snapToGrid w:val="0"/>
            <w:spacing w:val="0"/>
            <w:w w:val="100"/>
            <w:position w:val="0"/>
            <w:sz w:val="21"/>
            <w:szCs w:val="21"/>
            <w:u w:val="single" w:color="000000"/>
          </w:rPr>
          <w:delText>承包人应充分了解周边的建筑设施情况，以及须特别保护的地下管线管路等，并做好对渭沱、富金坝枢纽既有建筑物、构筑物及金属结构和设备的保护，以及对船闸项目附近的其他建构筑物及公共设施的保护，若有损害，需及时修复或按价赔偿。</w:delText>
        </w:r>
      </w:del>
    </w:p>
    <w:p w14:paraId="7BFF277A">
      <w:pPr>
        <w:pStyle w:val="12"/>
        <w:keepNext w:val="0"/>
        <w:keepLines w:val="0"/>
        <w:pageBreakBefore w:val="0"/>
        <w:widowControl w:val="0"/>
        <w:tabs>
          <w:tab w:val="left" w:pos="63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4.2</w:t>
      </w:r>
      <w:ins w:id="819" w:author="羊" w:date="2026-02-27T11:10:01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履约担保</w:t>
      </w:r>
    </w:p>
    <w:p w14:paraId="28EFBDF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本款补充4.2.1～4.2.2项如下：</w:t>
      </w:r>
    </w:p>
    <w:p w14:paraId="6AF5474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4.2.1承包人是否提供履约担保：</w:t>
      </w:r>
      <w:r>
        <w:rPr>
          <w:rFonts w:ascii="宋体" w:hAnsi="宋体" w:eastAsia="宋体" w:cs="宋体"/>
          <w:b w:val="0"/>
          <w:bCs w:val="0"/>
          <w:i w:val="0"/>
          <w:snapToGrid w:val="0"/>
          <w:spacing w:val="0"/>
          <w:w w:val="100"/>
          <w:position w:val="0"/>
          <w:sz w:val="21"/>
          <w:szCs w:val="21"/>
          <w:u w:val="single" w:color="000000"/>
        </w:rPr>
        <w:t>提供</w:t>
      </w:r>
      <w:r>
        <w:rPr>
          <w:rFonts w:ascii="宋体" w:hAnsi="宋体" w:eastAsia="宋体" w:cs="宋体"/>
          <w:b w:val="0"/>
          <w:bCs w:val="0"/>
          <w:i w:val="0"/>
          <w:snapToGrid w:val="0"/>
          <w:spacing w:val="0"/>
          <w:w w:val="100"/>
          <w:position w:val="0"/>
          <w:sz w:val="21"/>
          <w:szCs w:val="21"/>
        </w:rPr>
        <w:t>。若投标人为联合体，由联合体牵头人或按照共同投标协议的约定提交履约担保。</w:t>
      </w:r>
    </w:p>
    <w:p w14:paraId="0ABEAD8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4.2.2承包人提供履约担保的形式、金额及期限：</w:t>
      </w:r>
    </w:p>
    <w:p w14:paraId="233A8F9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履约担保的形式：现金或履约保函或现金+履约保函的组合，履约保函包括银行保函、保证保险和担保保函，其示范文本详见合同附件。承包人提交的履约保函应严格执行其示范文本，不得对示范文本中的实质性内容进行修改。承包人若采用现金提交履约担保的，允许使用符合《关于在全市工程建设领域全面推行工程保函工作的通知》（渝公管发〔2022〕25号）、《关于进一步规范工程建设领域工程保函示范文本的通知》（渝公管发〔2022〕26号）要求的履约保函置换。</w:t>
      </w:r>
    </w:p>
    <w:p w14:paraId="58926AF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具体要求：履约保函的开立人应当是具有相应资格的银行、保险机构、融资担保公司，其信用资质、履约能力、担保能力、赔付流程、安全保密等应符合履约保函业务条件。履约保函应合法合规，符合招投标行政监督部门、行业主管部门和金融监管部门的相关规定，满足招标文件约定要求。承包人应选择在渝依法设立总部或者设有分支机构的金融机构开具履约保函（包括纸质保函或电子保函）。履约保函为纸质保函的，纸质保函应注明在重庆市辖区范围内的核验地址和核验方式，并确保该纸质保函能在开立人在渝的总部或者分支机构进行核验。承包人对所提交的履约保函的真实性、合法性、有效性负责。</w:t>
      </w:r>
    </w:p>
    <w:p w14:paraId="2483ED0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（3）履约担保的金额：</w:t>
      </w:r>
      <w:r>
        <w:rPr>
          <w:rFonts w:ascii="宋体" w:hAnsi="宋体" w:eastAsia="宋体" w:cs="宋体"/>
          <w:b w:val="0"/>
          <w:bCs w:val="0"/>
          <w:i w:val="0"/>
          <w:snapToGrid w:val="0"/>
          <w:spacing w:val="0"/>
          <w:w w:val="100"/>
          <w:position w:val="0"/>
          <w:sz w:val="21"/>
          <w:szCs w:val="21"/>
          <w:u w:val="single" w:color="000000"/>
        </w:rPr>
        <w:t>中标合同金额的10%，红名单中的中标人履约担保金额为应缴纳金额的80%。中标人是否属于红名单以开标环节信用状况查询结果为准。</w:t>
      </w:r>
    </w:p>
    <w:p w14:paraId="3794222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（4）履约担保的提交时间：</w:t>
      </w:r>
      <w:r>
        <w:rPr>
          <w:rFonts w:ascii="宋体" w:hAnsi="宋体" w:eastAsia="宋体" w:cs="宋体"/>
          <w:b w:val="0"/>
          <w:bCs w:val="0"/>
          <w:i w:val="0"/>
          <w:snapToGrid w:val="0"/>
          <w:spacing w:val="0"/>
          <w:w w:val="100"/>
          <w:position w:val="0"/>
          <w:sz w:val="21"/>
          <w:szCs w:val="21"/>
          <w:u w:val="single" w:color="000000"/>
        </w:rPr>
        <w:t>在合同签订前，承包人按担保金额向发包人提交履约担保。</w:t>
      </w:r>
    </w:p>
    <w:p w14:paraId="20BE014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（5）履约担保的期限：</w:t>
      </w:r>
      <w:r>
        <w:rPr>
          <w:rFonts w:ascii="宋体" w:hAnsi="宋体" w:eastAsia="宋体" w:cs="宋体"/>
          <w:b w:val="0"/>
          <w:bCs w:val="0"/>
          <w:i w:val="0"/>
          <w:snapToGrid w:val="0"/>
          <w:spacing w:val="0"/>
          <w:w w:val="100"/>
          <w:position w:val="0"/>
          <w:sz w:val="21"/>
          <w:szCs w:val="21"/>
          <w:u w:val="single" w:color="000000"/>
        </w:rPr>
        <w:t>自提交履约担保之日起至发包人颁发合同工程交工（完工）证书止</w:t>
      </w:r>
      <w:r>
        <w:rPr>
          <w:rFonts w:ascii="宋体" w:hAnsi="宋体" w:eastAsia="宋体" w:cs="宋体"/>
          <w:b w:val="0"/>
          <w:bCs w:val="0"/>
          <w:i w:val="0"/>
          <w:snapToGrid w:val="0"/>
          <w:spacing w:val="0"/>
          <w:w w:val="100"/>
          <w:position w:val="0"/>
          <w:sz w:val="21"/>
          <w:szCs w:val="21"/>
        </w:rPr>
        <w:t>。</w:t>
      </w:r>
    </w:p>
    <w:p w14:paraId="06BDAFD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（6）履约担保的退还时间：</w:t>
      </w:r>
      <w:r>
        <w:rPr>
          <w:rFonts w:ascii="宋体" w:hAnsi="宋体" w:eastAsia="宋体" w:cs="宋体"/>
          <w:b w:val="0"/>
          <w:bCs w:val="0"/>
          <w:i w:val="0"/>
          <w:snapToGrid w:val="0"/>
          <w:spacing w:val="0"/>
          <w:w w:val="100"/>
          <w:position w:val="0"/>
          <w:sz w:val="21"/>
          <w:szCs w:val="21"/>
          <w:u w:val="single" w:color="000000"/>
        </w:rPr>
        <w:t>采用现金担保的，工程竣工验收合格后14天内退还（无息）；采用履约保函的，工程竣工验收合格后14天内退还。</w:t>
      </w:r>
    </w:p>
    <w:p w14:paraId="2D761FA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采用保函形式提交的，自履约保函开具之日起至施工合同约定的计划交工之日止；无论因何原因工程延期，若在承包人已开具履约保函担保期限期满之日仍未竣工，承包人应在已开具履约保函担保期限期届满之日，提前至少7个工作日按发包人重新指定的计划竣工日期向发包人递交续期履约担保，重新开具的履约担保保函金额=本合同约定的履约担保保函金额*(1-累计完成产值/签约合同金额)，否则发包人将按下列方式之一进行处理：</w:t>
      </w:r>
    </w:p>
    <w:p w14:paraId="72778D9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①直接全额兑付承包人开具的履约保函，并将其转为履约担保。若在兑付后承包人重新开具了续期履约担保，则发包人在收到重新开具的满足发包人要求的续期履约担保后予以退还已兑付金额；</w:t>
      </w:r>
    </w:p>
    <w:p w14:paraId="6E4C42D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②将剩余未支付工程款中与履约担保金额等额的工程款将自动转为履约担保，发包人将在履约担保到期后最近的一期节点支付中开始扣除，直至扣满为止。若承包人在履约担保到期后重新开具了续期履约担保，则发包人在收到重新开具的满足发包人要求的续期履约担保后的最近一期工程款支付中退还承包人作为履约担保被扣除部分。</w:t>
      </w:r>
    </w:p>
    <w:p w14:paraId="7730C30C">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20" w:author="羊" w:date="2026-02-27T11:10:25Z"/>
          <w:rFonts w:ascii="宋体" w:hAnsi="宋体" w:eastAsia="宋体" w:cs="宋体"/>
          <w:b w:val="0"/>
          <w:bCs w:val="0"/>
          <w:i w:val="0"/>
          <w:snapToGrid w:val="0"/>
          <w:spacing w:val="0"/>
          <w:w w:val="100"/>
          <w:position w:val="0"/>
          <w:sz w:val="21"/>
          <w:szCs w:val="21"/>
        </w:rPr>
      </w:pPr>
      <w:bookmarkStart w:id="228" w:name="4.3  分包"/>
      <w:bookmarkEnd w:id="228"/>
      <w:r>
        <w:rPr>
          <w:rFonts w:ascii="宋体" w:hAnsi="宋体" w:eastAsia="宋体" w:cs="宋体"/>
          <w:b w:val="0"/>
          <w:bCs w:val="0"/>
          <w:i w:val="0"/>
          <w:snapToGrid w:val="0"/>
          <w:spacing w:val="0"/>
          <w:w w:val="100"/>
          <w:position w:val="0"/>
          <w:sz w:val="21"/>
          <w:szCs w:val="21"/>
        </w:rPr>
        <w:t>4.3</w:t>
      </w:r>
      <w:ins w:id="821" w:author="羊" w:date="2026-02-27T11:10:23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分包</w:t>
      </w:r>
    </w:p>
    <w:p w14:paraId="26CE799D">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本款细化和补充</w:t>
      </w:r>
    </w:p>
    <w:p w14:paraId="79A675A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4.3.10分包人项目管理机构的设立：工程分包项目应配置项目负责人、技术负责人、安全负责人、质量负责人等主要管理人员。配置的主要管理人员应具有与分包项目相关专业中级及以上技术职称和相应职业资格，其中项目负责人和技术负责人应具有与分包项目相关专业</w:t>
      </w:r>
      <w:ins w:id="822" w:author="羊" w:date="2026-02-26T16:42:05Z">
        <w:r>
          <w:rPr>
            <w:rFonts w:hint="eastAsia" w:cs="宋体"/>
            <w:b w:val="0"/>
            <w:bCs w:val="0"/>
            <w:i w:val="0"/>
            <w:snapToGrid w:val="0"/>
            <w:spacing w:val="0"/>
            <w:w w:val="100"/>
            <w:position w:val="0"/>
            <w:sz w:val="21"/>
            <w:szCs w:val="21"/>
            <w:lang w:val="en-US" w:eastAsia="zh-CN"/>
          </w:rPr>
          <w:t>中级</w:t>
        </w:r>
      </w:ins>
      <w:del w:id="823" w:author="羊" w:date="2026-02-26T16:41:58Z">
        <w:r>
          <w:rPr>
            <w:rFonts w:ascii="宋体" w:hAnsi="宋体" w:eastAsia="宋体" w:cs="宋体"/>
            <w:b w:val="0"/>
            <w:bCs w:val="0"/>
            <w:i w:val="0"/>
            <w:snapToGrid w:val="0"/>
            <w:spacing w:val="0"/>
            <w:w w:val="100"/>
            <w:position w:val="0"/>
            <w:sz w:val="21"/>
            <w:szCs w:val="21"/>
          </w:rPr>
          <w:delText>副高级</w:delText>
        </w:r>
      </w:del>
      <w:r>
        <w:rPr>
          <w:rFonts w:ascii="宋体" w:hAnsi="宋体" w:eastAsia="宋体" w:cs="宋体"/>
          <w:b w:val="0"/>
          <w:bCs w:val="0"/>
          <w:i w:val="0"/>
          <w:snapToGrid w:val="0"/>
          <w:spacing w:val="0"/>
          <w:w w:val="100"/>
          <w:position w:val="0"/>
          <w:sz w:val="21"/>
          <w:szCs w:val="21"/>
        </w:rPr>
        <w:t>及以上技术职称。其他管理人员数量、能力和技术水平满足工程施工要求。主要管理人员必须是专业分包人本单位人员。</w:t>
      </w:r>
    </w:p>
    <w:p w14:paraId="6A7093F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4.3.11严禁转包、违法分包和挂靠。转包、违法分包和挂靠有关认定，参考《重庆市工程建设项目发包与承包违法行为认定查处管理暂行办法》、《住房和城乡建设部关于印发建筑工程施工发包与承包违法行为认定查处管理办法》、《交通工程施工发包与承包违法行为认定查处工作手册》等国家和重庆市有关规定。</w:t>
      </w:r>
    </w:p>
    <w:p w14:paraId="74C68D8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4.3.12合同履行过程中，发包人有权核查承包人和分包人的资格条件、管理人员证件、工程价款往来银行账户、材料构配件和设备发票等资料，承包人和分包人应配合行政主管部门和发包人对项目的转包、违法分包和挂靠等行为的查处。</w:t>
      </w:r>
    </w:p>
    <w:p w14:paraId="5174AD5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4.3.13如承包人转包、违法分包和挂靠一经查实，承包人的履约担保不予退还，发包人有权终止合同，同时发包人有权向有关行政监督部门举报。</w:t>
      </w:r>
    </w:p>
    <w:p w14:paraId="36ADA12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4.3.14分包合同价款由承包人与分包人结算，未经承包人同意，发包人不得向分包人支付分包工程价款；生效法律文书要求发包人向分包人支付分包合同价款的，发包人有权应从承包人工程款中扣除该部分款项。</w:t>
      </w:r>
    </w:p>
    <w:p w14:paraId="56289DE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4.3.15专业分包须报监理人同意，报发包人备案。</w:t>
      </w:r>
    </w:p>
    <w:p w14:paraId="150E8D25">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4.5</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承包人项目经理项目经理：</w:t>
      </w:r>
    </w:p>
    <w:p w14:paraId="2FD18BA3">
      <w:pPr>
        <w:pStyle w:val="12"/>
        <w:keepNext w:val="0"/>
        <w:keepLines w:val="0"/>
        <w:pageBreakBefore w:val="0"/>
        <w:widowControl w:val="0"/>
        <w:tabs>
          <w:tab w:val="left" w:pos="1163"/>
          <w:tab w:val="left" w:pos="5363"/>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24" w:author="羊" w:date="2026-02-27T11:10:4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姓</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名：</w:t>
      </w:r>
      <w:ins w:id="825" w:author="羊" w:date="2026-02-27T11:11:20Z">
        <w:r>
          <w:rPr>
            <w:rFonts w:hint="eastAsia" w:asciiTheme="minorEastAsia" w:hAnsiTheme="minorEastAsia" w:eastAsiaTheme="minorEastAsia" w:cstheme="minorEastAsia"/>
            <w:w w:val="100"/>
            <w:highlight w:val="none"/>
            <w:u w:val="single"/>
            <w:lang w:val="en-US" w:eastAsia="zh-CN"/>
          </w:rPr>
          <w:t>范学印</w:t>
        </w:r>
      </w:ins>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7D4BA831">
      <w:pPr>
        <w:pStyle w:val="12"/>
        <w:keepNext w:val="0"/>
        <w:keepLines w:val="0"/>
        <w:pageBreakBefore w:val="0"/>
        <w:widowControl w:val="0"/>
        <w:tabs>
          <w:tab w:val="left" w:pos="1163"/>
          <w:tab w:val="left" w:pos="5363"/>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26" w:author="羊" w:date="2026-02-27T11:10:4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身份证号：</w:t>
      </w:r>
      <w:ins w:id="827" w:author="羊" w:date="2026-02-27T11:11:28Z">
        <w:r>
          <w:rPr>
            <w:rFonts w:hint="eastAsia" w:asciiTheme="minorEastAsia" w:hAnsiTheme="minorEastAsia" w:eastAsiaTheme="minorEastAsia" w:cstheme="minorEastAsia"/>
            <w:w w:val="100"/>
            <w:highlight w:val="none"/>
            <w:u w:val="single"/>
            <w:lang w:val="en-US" w:eastAsia="zh-CN"/>
          </w:rPr>
          <w:t>320106196711290813</w:t>
        </w:r>
      </w:ins>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0A8FE1EE">
      <w:pPr>
        <w:pStyle w:val="12"/>
        <w:keepNext w:val="0"/>
        <w:keepLines w:val="0"/>
        <w:pageBreakBefore w:val="0"/>
        <w:widowControl w:val="0"/>
        <w:tabs>
          <w:tab w:val="left" w:pos="1163"/>
          <w:tab w:val="left" w:pos="5363"/>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28" w:author="羊" w:date="2026-02-27T11:10:4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建造师执业资格等级：</w:t>
      </w:r>
      <w:ins w:id="829" w:author="羊" w:date="2026-02-27T11:11:34Z">
        <w:r>
          <w:rPr>
            <w:rFonts w:hint="eastAsia" w:asciiTheme="minorEastAsia" w:hAnsiTheme="minorEastAsia" w:eastAsiaTheme="minorEastAsia" w:cstheme="minorEastAsia"/>
            <w:w w:val="100"/>
            <w:highlight w:val="none"/>
            <w:u w:val="single"/>
            <w:lang w:val="en-US" w:eastAsia="zh-CN"/>
          </w:rPr>
          <w:t>一级</w:t>
        </w:r>
      </w:ins>
      <w:ins w:id="830" w:author="羊" w:date="2026-02-27T11:11:50Z">
        <w:r>
          <w:rPr>
            <w:rFonts w:hint="eastAsia" w:asciiTheme="minorEastAsia" w:hAnsiTheme="minorEastAsia" w:eastAsiaTheme="minorEastAsia" w:cstheme="minorEastAsia"/>
            <w:w w:val="100"/>
            <w:highlight w:val="none"/>
            <w:u w:val="single"/>
            <w:lang w:val="en-US" w:eastAsia="zh-CN"/>
          </w:rPr>
          <w:t>建造师</w:t>
        </w:r>
      </w:ins>
      <w:ins w:id="831" w:author="羊" w:date="2026-02-27T11:11:34Z">
        <w:r>
          <w:rPr>
            <w:rFonts w:hint="eastAsia" w:asciiTheme="minorEastAsia" w:hAnsiTheme="minorEastAsia" w:eastAsiaTheme="minorEastAsia" w:cstheme="minorEastAsia"/>
            <w:w w:val="100"/>
            <w:highlight w:val="none"/>
            <w:u w:val="single"/>
            <w:lang w:val="en-US" w:eastAsia="zh-CN"/>
          </w:rPr>
          <w:t xml:space="preserve"> </w:t>
        </w:r>
      </w:ins>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1DC1FFE1">
      <w:pPr>
        <w:pStyle w:val="12"/>
        <w:keepNext w:val="0"/>
        <w:keepLines w:val="0"/>
        <w:pageBreakBefore w:val="0"/>
        <w:widowControl w:val="0"/>
        <w:tabs>
          <w:tab w:val="left" w:pos="1163"/>
          <w:tab w:val="left" w:pos="5363"/>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32" w:author="羊" w:date="2026-02-27T11:10:4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建造师注册证书号：</w:t>
      </w:r>
      <w:ins w:id="833" w:author="羊" w:date="2026-02-27T11:11:40Z">
        <w:r>
          <w:rPr>
            <w:rFonts w:hint="eastAsia" w:asciiTheme="minorEastAsia" w:hAnsiTheme="minorEastAsia" w:eastAsiaTheme="minorEastAsia" w:cstheme="minorEastAsia"/>
            <w:w w:val="100"/>
            <w:highlight w:val="none"/>
            <w:u w:val="single"/>
            <w:lang w:val="en-US" w:eastAsia="zh-CN"/>
          </w:rPr>
          <w:t>津1372005200805873</w:t>
        </w:r>
      </w:ins>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305DCBC8">
      <w:pPr>
        <w:pStyle w:val="12"/>
        <w:keepNext w:val="0"/>
        <w:keepLines w:val="0"/>
        <w:pageBreakBefore w:val="0"/>
        <w:widowControl w:val="0"/>
        <w:tabs>
          <w:tab w:val="left" w:pos="1163"/>
          <w:tab w:val="left" w:pos="5363"/>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34" w:author="羊" w:date="2026-02-27T11:10:5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建造师执业印章号：</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2CB0F6C8">
      <w:pPr>
        <w:pStyle w:val="12"/>
        <w:keepNext w:val="0"/>
        <w:keepLines w:val="0"/>
        <w:pageBreakBefore w:val="0"/>
        <w:widowControl w:val="0"/>
        <w:tabs>
          <w:tab w:val="left" w:pos="1163"/>
          <w:tab w:val="left" w:pos="5363"/>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35" w:author="羊" w:date="2026-02-27T11:10:5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安全生产考核合格证书号：</w:t>
      </w:r>
      <w:ins w:id="836" w:author="羊" w:date="2026-02-27T11:11:45Z">
        <w:r>
          <w:rPr>
            <w:rFonts w:hint="eastAsia" w:asciiTheme="minorEastAsia" w:hAnsiTheme="minorEastAsia" w:eastAsiaTheme="minorEastAsia" w:cstheme="minorEastAsia"/>
            <w:w w:val="100"/>
            <w:highlight w:val="none"/>
            <w:u w:val="single"/>
            <w:lang w:val="en-US" w:eastAsia="zh-CN"/>
          </w:rPr>
          <w:t>津交安B17S00121</w:t>
        </w:r>
      </w:ins>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7ECBBD02">
      <w:pPr>
        <w:pStyle w:val="12"/>
        <w:keepNext w:val="0"/>
        <w:keepLines w:val="0"/>
        <w:pageBreakBefore w:val="0"/>
        <w:widowControl w:val="0"/>
        <w:tabs>
          <w:tab w:val="left" w:pos="1163"/>
          <w:tab w:val="left" w:pos="5363"/>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联系方式：</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583FFD2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项目经理代表承包人对现场的施工管理、往来文涵、合同文件等的执行，</w:t>
      </w:r>
      <w:r>
        <w:rPr>
          <w:rFonts w:ascii="宋体" w:hAnsi="宋体" w:eastAsia="宋体" w:cs="宋体"/>
          <w:b w:val="0"/>
          <w:bCs w:val="0"/>
          <w:i w:val="0"/>
          <w:snapToGrid w:val="0"/>
          <w:spacing w:val="0"/>
          <w:w w:val="100"/>
          <w:position w:val="0"/>
          <w:sz w:val="21"/>
          <w:szCs w:val="21"/>
          <w:u w:val="single" w:color="000000"/>
        </w:rPr>
        <w:t>严格按设计图纸、现行国家施工规范及验收规范实施，保证工程质量、进度、安全；及时向监理人、发包人报告现场情况等</w:t>
      </w:r>
      <w:r>
        <w:rPr>
          <w:rFonts w:ascii="宋体" w:hAnsi="宋体" w:eastAsia="宋体" w:cs="宋体"/>
          <w:b w:val="0"/>
          <w:bCs w:val="0"/>
          <w:i w:val="0"/>
          <w:snapToGrid w:val="0"/>
          <w:spacing w:val="0"/>
          <w:w w:val="100"/>
          <w:position w:val="0"/>
          <w:sz w:val="21"/>
          <w:szCs w:val="21"/>
        </w:rPr>
        <w:t>。</w:t>
      </w:r>
    </w:p>
    <w:p w14:paraId="31555D6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37" w:author="羊" w:date="2026-02-27T11:11:5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关于项目经理每月在施工现场的时间要求：</w:t>
      </w:r>
      <w:r>
        <w:rPr>
          <w:rFonts w:ascii="宋体" w:hAnsi="宋体" w:eastAsia="宋体" w:cs="宋体"/>
          <w:b w:val="0"/>
          <w:bCs w:val="0"/>
          <w:i w:val="0"/>
          <w:snapToGrid w:val="0"/>
          <w:spacing w:val="0"/>
          <w:w w:val="100"/>
          <w:position w:val="0"/>
          <w:sz w:val="21"/>
          <w:szCs w:val="21"/>
          <w:u w:val="single" w:color="000000"/>
        </w:rPr>
        <w:t>不少于22天，由监理人负责项目经理的考勤</w:t>
      </w:r>
      <w:r>
        <w:rPr>
          <w:rFonts w:ascii="宋体" w:hAnsi="宋体" w:eastAsia="宋体" w:cs="宋体"/>
          <w:b w:val="0"/>
          <w:bCs w:val="0"/>
          <w:i w:val="0"/>
          <w:snapToGrid w:val="0"/>
          <w:spacing w:val="0"/>
          <w:w w:val="100"/>
          <w:position w:val="0"/>
          <w:sz w:val="21"/>
          <w:szCs w:val="21"/>
        </w:rPr>
        <w:t>。</w:t>
      </w:r>
    </w:p>
    <w:p w14:paraId="5ABB543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4.6承包人人员的管理</w:t>
      </w:r>
    </w:p>
    <w:p w14:paraId="00D5A8A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本款补充4.6.5项如下：</w:t>
      </w:r>
    </w:p>
    <w:p w14:paraId="4C6245A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4.6.5项目副经理</w:t>
      </w:r>
      <w:del w:id="838" w:author="羊" w:date="2026-02-27T11:12:08Z">
        <w:r>
          <w:rPr>
            <w:rFonts w:ascii="宋体" w:hAnsi="宋体" w:eastAsia="宋体" w:cs="宋体"/>
            <w:b w:val="0"/>
            <w:bCs w:val="0"/>
            <w:i w:val="0"/>
            <w:snapToGrid w:val="0"/>
            <w:spacing w:val="0"/>
            <w:w w:val="100"/>
            <w:position w:val="0"/>
            <w:sz w:val="21"/>
            <w:szCs w:val="21"/>
          </w:rPr>
          <w:delText>（2人）</w:delText>
        </w:r>
      </w:del>
    </w:p>
    <w:p w14:paraId="14EEF203">
      <w:pPr>
        <w:pStyle w:val="12"/>
        <w:keepNext w:val="0"/>
        <w:keepLines w:val="0"/>
        <w:pageBreakBefore w:val="0"/>
        <w:widowControl w:val="0"/>
        <w:tabs>
          <w:tab w:val="left" w:pos="1163"/>
          <w:tab w:val="left" w:pos="5363"/>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39" w:author="羊" w:date="2026-02-27T11:12:1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姓</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名：</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3D1CDAC7">
      <w:pPr>
        <w:pStyle w:val="12"/>
        <w:keepNext w:val="0"/>
        <w:keepLines w:val="0"/>
        <w:pageBreakBefore w:val="0"/>
        <w:widowControl w:val="0"/>
        <w:tabs>
          <w:tab w:val="left" w:pos="1163"/>
          <w:tab w:val="left" w:pos="5363"/>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40" w:author="羊" w:date="2026-02-27T11:12:1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身份证号：</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2B89CD74">
      <w:pPr>
        <w:pStyle w:val="12"/>
        <w:keepNext w:val="0"/>
        <w:keepLines w:val="0"/>
        <w:pageBreakBefore w:val="0"/>
        <w:widowControl w:val="0"/>
        <w:tabs>
          <w:tab w:val="left" w:pos="1163"/>
          <w:tab w:val="left" w:pos="5363"/>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41" w:author="羊" w:date="2026-02-27T11:12:1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建造师执业资格等级：</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2EC575E7">
      <w:pPr>
        <w:pStyle w:val="12"/>
        <w:keepNext w:val="0"/>
        <w:keepLines w:val="0"/>
        <w:pageBreakBefore w:val="0"/>
        <w:widowControl w:val="0"/>
        <w:tabs>
          <w:tab w:val="left" w:pos="1163"/>
          <w:tab w:val="left" w:pos="5363"/>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42" w:author="羊" w:date="2026-02-27T11:12:1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建造师注册证书号：</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067574B6">
      <w:pPr>
        <w:pStyle w:val="12"/>
        <w:keepNext w:val="0"/>
        <w:keepLines w:val="0"/>
        <w:pageBreakBefore w:val="0"/>
        <w:widowControl w:val="0"/>
        <w:tabs>
          <w:tab w:val="left" w:pos="1163"/>
          <w:tab w:val="left" w:pos="5363"/>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43" w:author="羊" w:date="2026-02-27T11:12:1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建造师执业印章号：</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173659CA">
      <w:pPr>
        <w:pStyle w:val="12"/>
        <w:keepNext w:val="0"/>
        <w:keepLines w:val="0"/>
        <w:pageBreakBefore w:val="0"/>
        <w:widowControl w:val="0"/>
        <w:tabs>
          <w:tab w:val="left" w:pos="1163"/>
          <w:tab w:val="left" w:pos="5363"/>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44" w:author="羊" w:date="2026-02-27T11:12:2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安全生产考核合格证书号：</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4A79B239">
      <w:pPr>
        <w:pStyle w:val="12"/>
        <w:keepNext w:val="0"/>
        <w:keepLines w:val="0"/>
        <w:pageBreakBefore w:val="0"/>
        <w:widowControl w:val="0"/>
        <w:tabs>
          <w:tab w:val="left" w:pos="1163"/>
          <w:tab w:val="left" w:pos="5363"/>
          <w:tab w:val="left" w:pos="546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联系方式：</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1F72CA1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关于项目副经理每月在施工现场的时间要求：</w:t>
      </w:r>
      <w:r>
        <w:rPr>
          <w:rFonts w:ascii="宋体" w:hAnsi="宋体" w:eastAsia="宋体" w:cs="宋体"/>
          <w:b w:val="0"/>
          <w:bCs w:val="0"/>
          <w:i w:val="0"/>
          <w:snapToGrid w:val="0"/>
          <w:spacing w:val="0"/>
          <w:w w:val="100"/>
          <w:position w:val="0"/>
          <w:sz w:val="21"/>
          <w:szCs w:val="21"/>
          <w:u w:val="single" w:color="000000"/>
        </w:rPr>
        <w:t>不少于22天，由监理人负责项目副经理的考勤</w:t>
      </w:r>
      <w:r>
        <w:rPr>
          <w:rFonts w:ascii="宋体" w:hAnsi="宋体" w:eastAsia="宋体" w:cs="宋体"/>
          <w:b w:val="0"/>
          <w:bCs w:val="0"/>
          <w:i w:val="0"/>
          <w:snapToGrid w:val="0"/>
          <w:spacing w:val="0"/>
          <w:w w:val="100"/>
          <w:position w:val="0"/>
          <w:sz w:val="21"/>
          <w:szCs w:val="21"/>
        </w:rPr>
        <w:t>。</w:t>
      </w:r>
      <w:r>
        <w:rPr>
          <w:rFonts w:ascii="宋体" w:hAnsi="宋体" w:eastAsia="宋体" w:cs="宋体"/>
          <w:b w:val="0"/>
          <w:bCs w:val="0"/>
          <w:i w:val="0"/>
          <w:snapToGrid w:val="0"/>
          <w:spacing w:val="0"/>
          <w:w w:val="100"/>
          <w:position w:val="0"/>
          <w:sz w:val="21"/>
          <w:szCs w:val="21"/>
          <w:u w:val="single" w:color="000000"/>
        </w:rPr>
        <w:t>承包人应在合同签订前提交与项目副经理签订的劳动合同及为项目副经理缴纳社会保险的证明，承包人未在限期内提交的，项目副经理无权履行职责，发包人有权要求更换项目经理</w:t>
      </w:r>
      <w:r>
        <w:rPr>
          <w:rFonts w:ascii="宋体" w:hAnsi="宋体" w:eastAsia="宋体" w:cs="宋体"/>
          <w:b w:val="0"/>
          <w:bCs w:val="0"/>
          <w:i w:val="0"/>
          <w:snapToGrid w:val="0"/>
          <w:spacing w:val="0"/>
          <w:w w:val="100"/>
          <w:position w:val="0"/>
          <w:sz w:val="21"/>
          <w:szCs w:val="21"/>
        </w:rPr>
        <w:t>。</w:t>
      </w:r>
    </w:p>
    <w:p w14:paraId="3656989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hint="eastAsia" w:ascii="宋体" w:hAnsi="宋体" w:eastAsia="宋体" w:cs="宋体"/>
          <w:b w:val="0"/>
          <w:bCs w:val="0"/>
          <w:i w:val="0"/>
          <w:snapToGrid w:val="0"/>
          <w:spacing w:val="0"/>
          <w:w w:val="100"/>
          <w:position w:val="0"/>
          <w:sz w:val="21"/>
          <w:szCs w:val="21"/>
          <w:lang w:eastAsia="zh-CN"/>
        </w:rPr>
      </w:pPr>
      <w:r>
        <w:rPr>
          <w:rFonts w:ascii="宋体" w:hAnsi="宋体" w:eastAsia="宋体" w:cs="宋体"/>
          <w:b w:val="0"/>
          <w:bCs w:val="0"/>
          <w:i w:val="0"/>
          <w:snapToGrid w:val="0"/>
          <w:spacing w:val="0"/>
          <w:w w:val="100"/>
          <w:position w:val="0"/>
          <w:sz w:val="21"/>
          <w:szCs w:val="21"/>
        </w:rPr>
        <w:t>4.6.6技术负责人</w:t>
      </w:r>
      <w:del w:id="845" w:author="羊" w:date="2026-02-27T11:12:54Z">
        <w:r>
          <w:rPr>
            <w:rFonts w:ascii="宋体" w:hAnsi="宋体" w:eastAsia="宋体" w:cs="宋体"/>
            <w:b w:val="0"/>
            <w:bCs w:val="0"/>
            <w:i w:val="0"/>
            <w:snapToGrid w:val="0"/>
            <w:spacing w:val="0"/>
            <w:w w:val="100"/>
            <w:position w:val="0"/>
            <w:sz w:val="21"/>
            <w:szCs w:val="21"/>
          </w:rPr>
          <w:delText>（2人）</w:delText>
        </w:r>
      </w:del>
    </w:p>
    <w:p w14:paraId="1C2F6AD5">
      <w:pPr>
        <w:pStyle w:val="12"/>
        <w:keepNext w:val="0"/>
        <w:keepLines w:val="0"/>
        <w:pageBreakBefore w:val="0"/>
        <w:widowControl w:val="0"/>
        <w:tabs>
          <w:tab w:val="left" w:pos="1163"/>
          <w:tab w:val="left" w:pos="4838"/>
          <w:tab w:val="left" w:pos="525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46" w:author="羊" w:date="2026-02-27T11:13:0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姓</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名：</w:t>
      </w:r>
      <w:ins w:id="847" w:author="羊" w:date="2026-02-27T11:13:04Z">
        <w:r>
          <w:rPr>
            <w:rFonts w:hint="eastAsia" w:asciiTheme="minorEastAsia" w:hAnsiTheme="minorEastAsia" w:eastAsiaTheme="minorEastAsia" w:cstheme="minorEastAsia"/>
            <w:w w:val="100"/>
            <w:u w:val="single"/>
            <w:lang w:val="en-US" w:eastAsia="zh-CN"/>
          </w:rPr>
          <w:t>刘瑞建</w:t>
        </w:r>
      </w:ins>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202A1FD8">
      <w:pPr>
        <w:pStyle w:val="12"/>
        <w:keepNext w:val="0"/>
        <w:keepLines w:val="0"/>
        <w:pageBreakBefore w:val="0"/>
        <w:widowControl w:val="0"/>
        <w:tabs>
          <w:tab w:val="left" w:pos="1163"/>
          <w:tab w:val="left" w:pos="4838"/>
          <w:tab w:val="left" w:pos="525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48" w:author="羊" w:date="2026-02-27T11:13:0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身份证号：</w:t>
      </w:r>
      <w:ins w:id="849" w:author="羊" w:date="2026-02-27T11:13:18Z">
        <w:r>
          <w:rPr>
            <w:rFonts w:hint="eastAsia" w:asciiTheme="minorEastAsia" w:hAnsiTheme="minorEastAsia" w:eastAsiaTheme="minorEastAsia" w:cstheme="minorEastAsia"/>
            <w:w w:val="100"/>
            <w:u w:val="single"/>
            <w:lang w:val="en-US" w:eastAsia="zh-CN"/>
          </w:rPr>
          <w:t>120112198110173311</w:t>
        </w:r>
      </w:ins>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5877E8AD">
      <w:pPr>
        <w:pStyle w:val="12"/>
        <w:keepNext w:val="0"/>
        <w:keepLines w:val="0"/>
        <w:pageBreakBefore w:val="0"/>
        <w:widowControl w:val="0"/>
        <w:tabs>
          <w:tab w:val="left" w:pos="1163"/>
          <w:tab w:val="left" w:pos="4838"/>
          <w:tab w:val="left" w:pos="525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50" w:author="羊" w:date="2026-02-27T11:13:0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职称等级：</w:t>
      </w:r>
      <w:ins w:id="851" w:author="羊" w:date="2026-02-27T11:13:26Z">
        <w:r>
          <w:rPr>
            <w:rFonts w:hint="eastAsia" w:asciiTheme="minorEastAsia" w:hAnsiTheme="minorEastAsia" w:eastAsiaTheme="minorEastAsia" w:cstheme="minorEastAsia"/>
            <w:w w:val="100"/>
            <w:u w:val="single"/>
            <w:lang w:val="en-US" w:eastAsia="zh-CN"/>
          </w:rPr>
          <w:t>高级工程师</w:t>
        </w:r>
      </w:ins>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0FD3D99F">
      <w:pPr>
        <w:pStyle w:val="12"/>
        <w:keepNext w:val="0"/>
        <w:keepLines w:val="0"/>
        <w:pageBreakBefore w:val="0"/>
        <w:widowControl w:val="0"/>
        <w:tabs>
          <w:tab w:val="left" w:pos="1163"/>
          <w:tab w:val="left" w:pos="4838"/>
          <w:tab w:val="left" w:pos="525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52" w:author="羊" w:date="2026-02-27T11:13:0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专</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业：</w:t>
      </w:r>
      <w:ins w:id="853" w:author="羊" w:date="2026-02-27T11:13:30Z">
        <w:r>
          <w:rPr>
            <w:rFonts w:hint="eastAsia" w:asciiTheme="minorEastAsia" w:hAnsiTheme="minorEastAsia" w:eastAsiaTheme="minorEastAsia" w:cstheme="minorEastAsia"/>
            <w:w w:val="100"/>
            <w:u w:val="single"/>
            <w:lang w:val="en-US" w:eastAsia="zh-CN"/>
          </w:rPr>
          <w:t>港口工程</w:t>
        </w:r>
      </w:ins>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0FB02333">
      <w:pPr>
        <w:pStyle w:val="12"/>
        <w:keepNext w:val="0"/>
        <w:keepLines w:val="0"/>
        <w:pageBreakBefore w:val="0"/>
        <w:widowControl w:val="0"/>
        <w:tabs>
          <w:tab w:val="left" w:pos="1163"/>
          <w:tab w:val="left" w:pos="4838"/>
          <w:tab w:val="left" w:pos="525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54" w:author="羊" w:date="2026-02-27T11:13:0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证书编号：</w:t>
      </w:r>
      <w:ins w:id="855" w:author="羊" w:date="2026-02-27T11:13:35Z">
        <w:r>
          <w:rPr>
            <w:rFonts w:hint="eastAsia" w:asciiTheme="minorEastAsia" w:hAnsiTheme="minorEastAsia" w:eastAsiaTheme="minorEastAsia" w:cstheme="minorEastAsia"/>
            <w:w w:val="100"/>
            <w:u w:val="single"/>
            <w:lang w:val="en-US" w:eastAsia="zh-CN"/>
          </w:rPr>
          <w:t>4200206</w:t>
        </w:r>
      </w:ins>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1C60D6C9">
      <w:pPr>
        <w:pStyle w:val="12"/>
        <w:keepNext w:val="0"/>
        <w:keepLines w:val="0"/>
        <w:pageBreakBefore w:val="0"/>
        <w:widowControl w:val="0"/>
        <w:tabs>
          <w:tab w:val="left" w:pos="1163"/>
          <w:tab w:val="left" w:pos="4838"/>
          <w:tab w:val="left" w:pos="525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联系方式：</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0DAADCC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56" w:author="羊" w:date="2026-02-27T11:13:4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关于技术负责人每月在施工现场的时间要求：</w:t>
      </w:r>
      <w:r>
        <w:rPr>
          <w:rFonts w:ascii="宋体" w:hAnsi="宋体" w:eastAsia="宋体" w:cs="宋体"/>
          <w:b w:val="0"/>
          <w:bCs w:val="0"/>
          <w:i w:val="0"/>
          <w:snapToGrid w:val="0"/>
          <w:spacing w:val="0"/>
          <w:w w:val="100"/>
          <w:position w:val="0"/>
          <w:sz w:val="21"/>
          <w:szCs w:val="21"/>
          <w:u w:val="single" w:color="000000"/>
        </w:rPr>
        <w:t>不少于22天，由监理人负责技术负责人的考勤</w:t>
      </w:r>
      <w:r>
        <w:rPr>
          <w:rFonts w:ascii="宋体" w:hAnsi="宋体" w:eastAsia="宋体" w:cs="宋体"/>
          <w:b w:val="0"/>
          <w:bCs w:val="0"/>
          <w:i w:val="0"/>
          <w:snapToGrid w:val="0"/>
          <w:spacing w:val="0"/>
          <w:w w:val="100"/>
          <w:position w:val="0"/>
          <w:sz w:val="21"/>
          <w:szCs w:val="21"/>
        </w:rPr>
        <w:t>。</w:t>
      </w:r>
    </w:p>
    <w:p w14:paraId="1B17C13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4.7撤换承包人项目经理和其他人员</w:t>
      </w:r>
    </w:p>
    <w:p w14:paraId="34D91C3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本款补充4.7.1、4.7.2项如下：</w:t>
      </w:r>
    </w:p>
    <w:p w14:paraId="33E8411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4.7.1撤换承包人项目经理或项目副经理或技术负责人发包人有权书面通知承包人更换其认为不称职/不履职的项目经理和或项目副经理或技术负责人，通知中应当载明要求更换的理由。承包人应在接到更换通知后7天内向发包人提出书面的改进报告。发包人收到改进报告后仍要求更换的，承包人应在接到第二次更换通知的14天内进行更换，并将新任命的项目经理或项目副经理或技术负责人的注册执业资格、职称证书、管理经验等资料书面报送发包人。继任项目经理或项目副经理或技术负责人继续履行合同约定的职责。</w:t>
      </w:r>
    </w:p>
    <w:p w14:paraId="464E75E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若项目经理或项目副经理或技术负责人出现下列情形需更换的，承包人应在</w:t>
      </w:r>
      <w:r>
        <w:rPr>
          <w:rFonts w:ascii="宋体" w:hAnsi="宋体" w:eastAsia="宋体" w:cs="宋体"/>
          <w:b w:val="0"/>
          <w:bCs w:val="0"/>
          <w:i w:val="0"/>
          <w:snapToGrid w:val="0"/>
          <w:spacing w:val="0"/>
          <w:w w:val="100"/>
          <w:position w:val="0"/>
          <w:sz w:val="21"/>
          <w:szCs w:val="21"/>
          <w:u w:val="single" w:color="000000"/>
        </w:rPr>
        <w:t>3</w:t>
      </w:r>
      <w:r>
        <w:rPr>
          <w:rFonts w:ascii="宋体" w:hAnsi="宋体" w:eastAsia="宋体" w:cs="宋体"/>
          <w:b w:val="0"/>
          <w:bCs w:val="0"/>
          <w:i w:val="0"/>
          <w:snapToGrid w:val="0"/>
          <w:spacing w:val="0"/>
          <w:w w:val="100"/>
          <w:position w:val="0"/>
          <w:sz w:val="21"/>
          <w:szCs w:val="21"/>
        </w:rPr>
        <w:t>天前书面通知发包人和监理人，经发包人同意后予以批准，并将变更信息推送给行业主管部门：</w:t>
      </w:r>
    </w:p>
    <w:p w14:paraId="1074C10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（1）死亡；</w:t>
      </w:r>
    </w:p>
    <w:p w14:paraId="65B8BD1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（2）非承包人原因导致工期延长，而致使项目经理或项目副经理或技术负责人达到法定退休年龄且确需退休；</w:t>
      </w:r>
    </w:p>
    <w:p w14:paraId="511BB3D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（3）按《职工非因工伤残或因病丧失劳动能力程度鉴定标准（试行）》规定鉴定为完全丧失劳动能力和大部分丧失劳动能力；</w:t>
      </w:r>
    </w:p>
    <w:p w14:paraId="1A3A842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（4）非承包人原因导致中标3个月不能开工；</w:t>
      </w:r>
    </w:p>
    <w:p w14:paraId="185ADFE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（5）被公安或者司法机关限制人身自由；</w:t>
      </w:r>
    </w:p>
    <w:p w14:paraId="7211ABA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（6）被取消职称或者执业资格，不满足项目管理要求；</w:t>
      </w:r>
    </w:p>
    <w:p w14:paraId="0EFD88C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57" w:author="羊" w:date="2026-02-27T11:14:2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w:t>
      </w:r>
      <w:r>
        <w:rPr>
          <w:rFonts w:ascii="宋体" w:hAnsi="宋体" w:eastAsia="宋体" w:cs="宋体"/>
          <w:b w:val="0"/>
          <w:bCs w:val="0"/>
          <w:i w:val="0"/>
          <w:snapToGrid w:val="0"/>
          <w:spacing w:val="0"/>
          <w:w w:val="100"/>
          <w:position w:val="0"/>
          <w:sz w:val="21"/>
          <w:szCs w:val="21"/>
          <w:u w:val="single" w:color="000000"/>
        </w:rPr>
        <w:t>非承包人原因导致确需变更的其它情形</w:t>
      </w:r>
      <w:r>
        <w:rPr>
          <w:rFonts w:ascii="宋体" w:hAnsi="宋体" w:eastAsia="宋体" w:cs="宋体"/>
          <w:b w:val="0"/>
          <w:bCs w:val="0"/>
          <w:i w:val="0"/>
          <w:snapToGrid w:val="0"/>
          <w:spacing w:val="0"/>
          <w:w w:val="100"/>
          <w:position w:val="0"/>
          <w:sz w:val="21"/>
          <w:szCs w:val="21"/>
        </w:rPr>
        <w:t>。</w:t>
      </w:r>
    </w:p>
    <w:p w14:paraId="56D19CE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4.7.2撤换承包人其他人员</w:t>
      </w:r>
    </w:p>
    <w:p w14:paraId="51AA13F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58" w:author="羊" w:date="2026-02-27T11:14:3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承包人应按招标人招标文件规定配备现场施工从业人员，具体人员配备如下：</w:t>
      </w:r>
      <w:r>
        <w:rPr>
          <w:rFonts w:ascii="宋体" w:hAnsi="宋体" w:eastAsia="宋体" w:cs="宋体"/>
          <w:b w:val="0"/>
          <w:bCs w:val="0"/>
          <w:i w:val="0"/>
          <w:snapToGrid w:val="0"/>
          <w:spacing w:val="0"/>
          <w:w w:val="100"/>
          <w:position w:val="0"/>
          <w:sz w:val="21"/>
          <w:szCs w:val="21"/>
          <w:u w:val="single" w:color="000000"/>
        </w:rPr>
        <w:t>满足招标文件要求</w:t>
      </w:r>
      <w:r>
        <w:rPr>
          <w:rFonts w:ascii="宋体" w:hAnsi="宋体" w:eastAsia="宋体" w:cs="宋体"/>
          <w:b w:val="0"/>
          <w:bCs w:val="0"/>
          <w:i w:val="0"/>
          <w:snapToGrid w:val="0"/>
          <w:spacing w:val="0"/>
          <w:w w:val="100"/>
          <w:position w:val="0"/>
          <w:sz w:val="21"/>
          <w:szCs w:val="21"/>
        </w:rPr>
        <w:t>。</w:t>
      </w:r>
    </w:p>
    <w:p w14:paraId="06B44D7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派驻到施工现场的主要施工管理人员在施工过程中如有变动，承包人应及时向监理人提交施工现场人员变动情况的报告。承包人更换主要施工管理人员（项目部部门负责人）时，应提前7天书面通知监理人，并征得发包人书面同意。通知中应当载明继任人员的职称、执业资格、项目管理经验等资料。更换后的施工管理人员应当是承包人的正式员工，且在职称、执业资格、项目管理经验等方面不低于原施工管理人员。</w:t>
      </w:r>
    </w:p>
    <w:p w14:paraId="01EC913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发包人有权书面通知承包人更换其认为不称职的主要施工管理人员，通知中应当载明要求更换的理由。承包人应在接到更换通知后7天内向发包人提出书面的改进报告。发包人收到改进报告后仍要求更换的，</w:t>
      </w:r>
    </w:p>
    <w:p w14:paraId="3067974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承包人应在接到第二次更换通知的7天内进行更换，并将新委派的主要施工管理人员的注册执业资格、职称证书、管理经验等资料书面报送发包人审核批准。</w:t>
      </w:r>
    </w:p>
    <w:p w14:paraId="351C94CA">
      <w:pPr>
        <w:pStyle w:val="12"/>
        <w:keepNext w:val="0"/>
        <w:keepLines w:val="0"/>
        <w:pageBreakBefore w:val="0"/>
        <w:widowControl w:val="0"/>
        <w:tabs>
          <w:tab w:val="left" w:pos="116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29" w:name="4.11  不利物质条件"/>
      <w:bookmarkEnd w:id="229"/>
      <w:r>
        <w:rPr>
          <w:rFonts w:ascii="宋体" w:hAnsi="宋体" w:eastAsia="宋体" w:cs="宋体"/>
          <w:b w:val="0"/>
          <w:bCs w:val="0"/>
          <w:i w:val="0"/>
          <w:snapToGrid w:val="0"/>
          <w:spacing w:val="0"/>
          <w:w w:val="100"/>
          <w:position w:val="0"/>
          <w:sz w:val="21"/>
          <w:szCs w:val="21"/>
        </w:rPr>
        <w:t>4.11</w:t>
      </w:r>
      <w:ins w:id="859" w:author="羊" w:date="2026-02-26T18:09:25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不利物质条件</w:t>
      </w:r>
    </w:p>
    <w:p w14:paraId="6AC8B78A">
      <w:pPr>
        <w:pStyle w:val="12"/>
        <w:keepNext w:val="0"/>
        <w:keepLines w:val="0"/>
        <w:pageBreakBefore w:val="0"/>
        <w:widowControl w:val="0"/>
        <w:tabs>
          <w:tab w:val="left" w:pos="6151"/>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4.11.1不利物质条件的范围：</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1FF6C32A">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230" w:name="_bookmark114"/>
      <w:bookmarkEnd w:id="230"/>
      <w:bookmarkStart w:id="231" w:name="5.材料和工程设备"/>
      <w:bookmarkEnd w:id="231"/>
      <w:r>
        <w:rPr>
          <w:rFonts w:ascii="宋体" w:hAnsi="宋体" w:eastAsia="宋体" w:cs="宋体"/>
          <w:b/>
          <w:bCs/>
          <w:i w:val="0"/>
          <w:snapToGrid w:val="0"/>
          <w:spacing w:val="0"/>
          <w:w w:val="100"/>
          <w:position w:val="0"/>
          <w:sz w:val="21"/>
          <w:szCs w:val="21"/>
        </w:rPr>
        <w:t>5.材料和工程设备</w:t>
      </w:r>
    </w:p>
    <w:p w14:paraId="7C12181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32" w:name="5.1承包人提供的材料和工程设备"/>
      <w:bookmarkEnd w:id="232"/>
      <w:r>
        <w:rPr>
          <w:rFonts w:ascii="宋体" w:hAnsi="宋体" w:eastAsia="宋体" w:cs="宋体"/>
          <w:b w:val="0"/>
          <w:bCs w:val="0"/>
          <w:i w:val="0"/>
          <w:snapToGrid w:val="0"/>
          <w:spacing w:val="0"/>
          <w:w w:val="100"/>
          <w:position w:val="0"/>
          <w:sz w:val="21"/>
          <w:szCs w:val="21"/>
        </w:rPr>
        <w:t>5.1承包人提供的材料和工程设备本款补充细化如下：</w:t>
      </w:r>
    </w:p>
    <w:p w14:paraId="573BA50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5.1.1承包人负责采购、运输和保管的材料以及工程设备：</w:t>
      </w:r>
      <w:r>
        <w:rPr>
          <w:rFonts w:ascii="宋体" w:hAnsi="宋体" w:eastAsia="宋体" w:cs="宋体"/>
          <w:b w:val="0"/>
          <w:bCs w:val="0"/>
          <w:i w:val="0"/>
          <w:snapToGrid w:val="0"/>
          <w:spacing w:val="0"/>
          <w:w w:val="100"/>
          <w:position w:val="0"/>
          <w:sz w:val="21"/>
          <w:szCs w:val="21"/>
          <w:u w:val="single" w:color="000000"/>
        </w:rPr>
        <w:t>除发包人提供的材料和工程设备以外的，由承包人自行采购。承包人采购材料设备必须经监理人和发包人批准，并按合同约定计量和结算。</w:t>
      </w:r>
    </w:p>
    <w:p w14:paraId="518D8E4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承包人应在其负责提供的材料和工程设备实施采购前28天内，将各项材料和工程设备的供货人及品种、规格、数量和供货时间等报送监理人审批。承包人应向监理人提交其负责提供的材料和工程设备的质量证明文件，并满足合同约定的质量标准。承包人对采购的材料和工程设备负责。</w:t>
      </w:r>
    </w:p>
    <w:p w14:paraId="3712030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补充条款：</w:t>
      </w:r>
    </w:p>
    <w:p w14:paraId="4CDA2F7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1.土建部分:所有进场材料质量应符合国家现行质量验收标准，且符合设计要求。</w:t>
      </w:r>
    </w:p>
    <w:p w14:paraId="1E11A9E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（1）承包人报送样品材料的种类、名称、规格、数量要求：按照现行规范规程执行；承包人采购的材料在使用前，应按发包人和监理人的要求进行检验或试验。</w:t>
      </w:r>
    </w:p>
    <w:p w14:paraId="5AE9EAA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必须严格执行建筑材料进场验收制度，同时对所提供的设备、材料质量负责，所有设备和材料必须是合格产品；如不符合质量要求或品质、规格有差异，禁止使用，清退出场并由承包人自费从工程现场运走；若使用质量不合格和未经审核通过的材料设备，对工程造成的损失由承包人负责返工修复，返工费用由承包人承担，工期不顺延，并赔偿由此给发包人带来的损失。不合格的不得使用。承包人选择的生产厂家或供应商满足下列条件：</w:t>
      </w:r>
    </w:p>
    <w:p w14:paraId="5BBB154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1）承包人选择的钢材供应商应满足下列条件：</w:t>
      </w:r>
      <w:r>
        <w:rPr>
          <w:rFonts w:ascii="宋体" w:hAnsi="宋体" w:eastAsia="宋体" w:cs="宋体"/>
          <w:b w:val="0"/>
          <w:bCs w:val="0"/>
          <w:i w:val="0"/>
          <w:snapToGrid w:val="0"/>
          <w:spacing w:val="0"/>
          <w:w w:val="100"/>
          <w:position w:val="0"/>
          <w:sz w:val="21"/>
          <w:szCs w:val="21"/>
          <w:u w:val="single" w:color="000000"/>
        </w:rPr>
        <w:t>供应商需为独立法人单位，且须在营业执照范围内提供相关服务，进场材料须提供完整有效的产品合格证、质量保证书、检测报告</w:t>
      </w:r>
      <w:r>
        <w:rPr>
          <w:rFonts w:ascii="宋体" w:hAnsi="宋体" w:eastAsia="宋体" w:cs="宋体"/>
          <w:b w:val="0"/>
          <w:bCs w:val="0"/>
          <w:i w:val="0"/>
          <w:snapToGrid w:val="0"/>
          <w:spacing w:val="0"/>
          <w:w w:val="100"/>
          <w:position w:val="0"/>
          <w:sz w:val="21"/>
          <w:szCs w:val="21"/>
        </w:rPr>
        <w:t>；</w:t>
      </w:r>
    </w:p>
    <w:p w14:paraId="15034A6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2）承包人选择的水泥供应商应满足下列条件：</w:t>
      </w:r>
      <w:r>
        <w:rPr>
          <w:rFonts w:ascii="宋体" w:hAnsi="宋体" w:eastAsia="宋体" w:cs="宋体"/>
          <w:b w:val="0"/>
          <w:bCs w:val="0"/>
          <w:i w:val="0"/>
          <w:snapToGrid w:val="0"/>
          <w:spacing w:val="0"/>
          <w:w w:val="100"/>
          <w:position w:val="0"/>
          <w:sz w:val="21"/>
          <w:szCs w:val="21"/>
          <w:u w:val="single" w:color="000000"/>
        </w:rPr>
        <w:t>供应商需为独立法人单位，且须在营业执照范围内提供相关服务，进场材料须提供完整有效的产品合格证、质量保证书、检测报告</w:t>
      </w:r>
      <w:r>
        <w:rPr>
          <w:rFonts w:ascii="宋体" w:hAnsi="宋体" w:eastAsia="宋体" w:cs="宋体"/>
          <w:b w:val="0"/>
          <w:bCs w:val="0"/>
          <w:i w:val="0"/>
          <w:snapToGrid w:val="0"/>
          <w:spacing w:val="0"/>
          <w:w w:val="100"/>
          <w:position w:val="0"/>
          <w:sz w:val="21"/>
          <w:szCs w:val="21"/>
        </w:rPr>
        <w:t>；</w:t>
      </w:r>
    </w:p>
    <w:p w14:paraId="69A4623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承包人选择的砂石骨料供应商应满足下列条件：供应商需为独立法人单位，且须在营业执照范围内提供相关服务，进场材料须满足《水运工程混凝土施工规范》和《水运工程混凝土质量控制标准》的相关要求。</w:t>
      </w:r>
    </w:p>
    <w:p w14:paraId="1B3F610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2.金属结构与机电设备部分：</w:t>
      </w:r>
    </w:p>
    <w:p w14:paraId="1153791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（1）承包人在本工程施工图范围内使用的所有设备、材料等须为符合设计要求、技术标准、本合同中相关规定、国家相关规定及规范要求，须具备质量合格书、安全产品认证书（如需）等合格证明。</w:t>
      </w:r>
    </w:p>
    <w:p w14:paraId="0BD381D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（2）对于液压启闭机、金属结构、船闸集中控制设备、船闸配电设备，承包人应采取公开招标的方式确定供应商，</w:t>
      </w:r>
      <w:ins w:id="860" w:author="羊" w:date="2026-02-26T18:01:10Z">
        <w:r>
          <w:rPr>
            <w:rFonts w:hint="eastAsia" w:ascii="宋体" w:hAnsi="宋体" w:eastAsia="宋体" w:cs="宋体"/>
            <w:b w:val="0"/>
            <w:bCs w:val="0"/>
            <w:i w:val="0"/>
            <w:snapToGrid w:val="0"/>
            <w:spacing w:val="0"/>
            <w:w w:val="100"/>
            <w:position w:val="0"/>
            <w:sz w:val="21"/>
            <w:szCs w:val="21"/>
            <w:lang w:val="en-US" w:eastAsia="zh-CN"/>
          </w:rPr>
          <w:t>招标要求由发包人与承包人另行协商</w:t>
        </w:r>
      </w:ins>
      <w:del w:id="861" w:author="羊" w:date="2026-02-26T18:01:02Z">
        <w:r>
          <w:rPr>
            <w:rFonts w:ascii="宋体" w:hAnsi="宋体" w:eastAsia="宋体" w:cs="宋体"/>
            <w:b w:val="0"/>
            <w:bCs w:val="0"/>
            <w:i w:val="0"/>
            <w:snapToGrid w:val="0"/>
            <w:spacing w:val="0"/>
            <w:w w:val="100"/>
            <w:position w:val="0"/>
            <w:sz w:val="21"/>
            <w:szCs w:val="21"/>
          </w:rPr>
          <w:delText>承包人提供的设备及部件不得低于本招标文件的要求（含图纸及技术要求等），</w:delText>
        </w:r>
      </w:del>
      <w:del w:id="862" w:author="羊" w:date="2026-02-26T18:01:02Z">
        <w:r>
          <w:rPr>
            <w:rFonts w:ascii="宋体" w:hAnsi="宋体" w:eastAsia="宋体" w:cs="宋体"/>
            <w:b w:val="0"/>
            <w:bCs w:val="0"/>
            <w:i w:val="0"/>
            <w:snapToGrid w:val="0"/>
            <w:spacing w:val="0"/>
            <w:w w:val="100"/>
            <w:position w:val="0"/>
            <w:sz w:val="21"/>
            <w:szCs w:val="21"/>
            <w:highlight w:val="yellow"/>
          </w:rPr>
          <w:delText>且招标文件须经过发包人的审核同意，否则发包人有权要求承包人无条件更换等</w:delText>
        </w:r>
      </w:del>
      <w:r>
        <w:rPr>
          <w:rFonts w:ascii="宋体" w:hAnsi="宋体" w:eastAsia="宋体" w:cs="宋体"/>
          <w:b w:val="0"/>
          <w:bCs w:val="0"/>
          <w:i w:val="0"/>
          <w:snapToGrid w:val="0"/>
          <w:spacing w:val="0"/>
          <w:w w:val="100"/>
          <w:position w:val="0"/>
          <w:sz w:val="21"/>
          <w:szCs w:val="21"/>
          <w:highlight w:val="yellow"/>
        </w:rPr>
        <w:t>。</w:t>
      </w:r>
      <w:r>
        <w:rPr>
          <w:rFonts w:ascii="宋体" w:hAnsi="宋体" w:eastAsia="宋体" w:cs="宋体"/>
          <w:b w:val="0"/>
          <w:bCs w:val="0"/>
          <w:i w:val="0"/>
          <w:snapToGrid w:val="0"/>
          <w:spacing w:val="0"/>
          <w:w w:val="100"/>
          <w:position w:val="0"/>
          <w:sz w:val="21"/>
          <w:szCs w:val="21"/>
        </w:rPr>
        <w:t>同时，承包人应邀请发包人、设计人、监理人参加工程设备的设计联络会、专项验收和出厂验收，发包人、设计人、监理人参加工程设备的设计联络会、专项验收和出厂验收发生的相关费用包含在合同价格中，发包人不另行支付。</w:t>
      </w:r>
    </w:p>
    <w:p w14:paraId="4B87DBD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对到货的液压启闭机、金属结构、船闸集中控制设备、船闸配电设备、相关备品备件，承包人应负责外观和数量检查，监理工程师、制造厂代表参加，并做记录、签字。所有包装到货的工程设备运至工地后要作开箱检查，开箱检查由承包人负责，监理工程师、制造厂代表参加，共同进行外观及数量的检查，并作出记录和签字。在设备安装过程中，承包人有义务采取必要的工艺和措施，对制造厂设备的性能和质量进行检查、检测。</w:t>
      </w:r>
    </w:p>
    <w:p w14:paraId="70ED16C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（4）为满足工程永久设备安装、验收、运行等需要进行的调试、试验、检测、检验等所有工作，均应由承包人负责，并承担费用。发包人不另行支付。</w:t>
      </w:r>
    </w:p>
    <w:p w14:paraId="43836CF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（5）装置性材料及为完成安装调试所需的辅助性材料等由承包人自行采购并按图施工，相关费用纳入投标报价，已包含在合同单价及总价中，发包人不另行支付。</w:t>
      </w:r>
    </w:p>
    <w:p w14:paraId="75EBC27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63" w:author="羊" w:date="2026-02-27T11:15:3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（6）液压启闭机和金属结构竣工资料的内容应包含以下（但不限于）内容以及技术文件要求提供：</w:t>
      </w:r>
    </w:p>
    <w:p w14:paraId="11ED5D6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1）制造竣工图和工程量清单；</w:t>
      </w:r>
    </w:p>
    <w:p w14:paraId="7DD92AF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2）工程制造的实施进度及措施的记录；</w:t>
      </w:r>
    </w:p>
    <w:p w14:paraId="201463A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3）所有材料的材质证明及卖方补充做的检验记录和报告，材料和外购件的产品质量证明书或试验报告；</w:t>
      </w:r>
    </w:p>
    <w:p w14:paraId="73DCED2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4）焊缝质量检查记录及无损探伤报告；</w:t>
      </w:r>
    </w:p>
    <w:p w14:paraId="01FBC36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5）铸、锻件的探伤检验报告；</w:t>
      </w:r>
    </w:p>
    <w:p w14:paraId="1AF367D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6）主要零件的热处理试验报告；</w:t>
      </w:r>
    </w:p>
    <w:p w14:paraId="4D0B9F8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7）重大缺陷处理记录及有关会议纪要；</w:t>
      </w:r>
    </w:p>
    <w:p w14:paraId="3D33C0E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8）整体组装质量检查记录，货物出厂合格证；</w:t>
      </w:r>
    </w:p>
    <w:p w14:paraId="41DC903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9）制造过程和组装状态的检测和记录；</w:t>
      </w:r>
    </w:p>
    <w:p w14:paraId="639E9ED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10）金属结构表面防腐记录和质量检验报告；</w:t>
      </w:r>
    </w:p>
    <w:p w14:paraId="56701C9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11）设计修改通知单和设计工作联系单；</w:t>
      </w:r>
    </w:p>
    <w:p w14:paraId="3D00CCE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12）工程制造总结及大事记；</w:t>
      </w:r>
    </w:p>
    <w:p w14:paraId="16BC86D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13）质量评定资料；</w:t>
      </w:r>
    </w:p>
    <w:p w14:paraId="0359F05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14）制造、组装施工管理工作报告；</w:t>
      </w:r>
    </w:p>
    <w:p w14:paraId="09E0A56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15）发包人（监造工程师，由发包人另行委托）要求的其他资料。</w:t>
      </w:r>
    </w:p>
    <w:p w14:paraId="6DBFA19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（7）船闸集中控制设备和船闸配电设备需提供的竣工资料：参照液压启闭机和金属结构需提供的竣工资料。</w:t>
      </w:r>
    </w:p>
    <w:p w14:paraId="39EA5AB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3.装饰装修部分：</w:t>
      </w:r>
    </w:p>
    <w:p w14:paraId="20D3C9F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承包人在本工程施工图范围内使用的所有设备、材料等须为符合设计要求、技术标准、本合同中相关规定、国家相关规定及规范要求，须具备质量合格书、安全产品认证书（如需）等合格证明。主要进场材料（门窗、玻璃、地板）均应按照发包人的现场材料封样管理制度严格执行封样。现场参建各方共同对材料材质进行确认，若承包人所使用的装修材料和设备达不到合同约定的质量验收标准，发包人有权解除承包人承担的部分或全部装修工程任务，承包人不得拒绝也不得向发包人提出任何费用补偿要求。</w:t>
      </w:r>
    </w:p>
    <w:p w14:paraId="6B43915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（2）承包人须严格按照施工图设计和国家、行业有关规定进行设备、材料采购，并提供相应的资料文件，包括但不限于：</w:t>
      </w:r>
    </w:p>
    <w:p w14:paraId="6D4EBFA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①产品合格证明、型号证书、市场准入证明、生产许可证，产品质量承诺书、产品质保期售后服务承诺等。</w:t>
      </w:r>
    </w:p>
    <w:p w14:paraId="2D54160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②产品（商标）标识、产品质量保证文件、产品使用说明书、防伪说明。</w:t>
      </w:r>
    </w:p>
    <w:p w14:paraId="656F137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③具有相应资质的检测机构出具的有效期内的产品型式检验合格证明，含生产过程中的自检报告。</w:t>
      </w:r>
    </w:p>
    <w:p w14:paraId="6186B24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④相应的产品标准或产品企业标准；有国家强制标准的，应符合国家强制标准。</w:t>
      </w:r>
    </w:p>
    <w:p w14:paraId="4AB636D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⑤属国家生产许可证或强制认证管理的产品，需提交有效期内生产许可证或强制认证证书。承包人采购的材料和永久工程设备与设计或标准要求不符时，承包人应按发包人和监理人要求的时间运出施工场地，并重新采购符合要求的产品，并承担由此发生的费用，因此延误的工期不予顺延。承包人报送监理人审批的时间：按发包人及监理单位的相关规定执行。</w:t>
      </w:r>
    </w:p>
    <w:p w14:paraId="549820A9">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33" w:name="5.2  发包人提供的材料和工程设备"/>
      <w:bookmarkEnd w:id="233"/>
      <w:r>
        <w:rPr>
          <w:rFonts w:ascii="宋体" w:hAnsi="宋体" w:eastAsia="宋体" w:cs="宋体"/>
          <w:b w:val="0"/>
          <w:bCs w:val="0"/>
          <w:i w:val="0"/>
          <w:snapToGrid w:val="0"/>
          <w:spacing w:val="0"/>
          <w:w w:val="100"/>
          <w:position w:val="0"/>
          <w:sz w:val="21"/>
          <w:szCs w:val="21"/>
        </w:rPr>
        <w:t>5.2</w:t>
      </w:r>
      <w:ins w:id="864" w:author="羊" w:date="2026-02-27T11:16:06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发包人提供的材料和工程设备</w:t>
      </w:r>
    </w:p>
    <w:p w14:paraId="580769D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hint="eastAsia" w:ascii="宋体" w:hAnsi="宋体" w:eastAsia="宋体" w:cs="宋体"/>
          <w:b w:val="0"/>
          <w:bCs w:val="0"/>
          <w:i w:val="0"/>
          <w:snapToGrid w:val="0"/>
          <w:spacing w:val="0"/>
          <w:w w:val="100"/>
          <w:position w:val="0"/>
          <w:sz w:val="21"/>
          <w:szCs w:val="21"/>
          <w:lang w:eastAsia="zh-CN"/>
        </w:rPr>
      </w:pPr>
      <w:r>
        <w:rPr>
          <w:rFonts w:ascii="宋体" w:hAnsi="宋体" w:eastAsia="宋体" w:cs="宋体"/>
          <w:b w:val="0"/>
          <w:bCs w:val="0"/>
          <w:i w:val="0"/>
          <w:snapToGrid w:val="0"/>
          <w:spacing w:val="0"/>
          <w:w w:val="100"/>
          <w:position w:val="0"/>
          <w:sz w:val="21"/>
          <w:szCs w:val="21"/>
        </w:rPr>
        <w:t>5.2.1发包人提供的材料和工程设备：发包人不提供</w:t>
      </w:r>
      <w:ins w:id="865" w:author="羊" w:date="2026-02-26T18:10:06Z">
        <w:r>
          <w:rPr>
            <w:rFonts w:hint="eastAsia" w:cs="宋体"/>
            <w:b w:val="0"/>
            <w:bCs w:val="0"/>
            <w:i w:val="0"/>
            <w:snapToGrid w:val="0"/>
            <w:spacing w:val="0"/>
            <w:w w:val="100"/>
            <w:position w:val="0"/>
            <w:sz w:val="21"/>
            <w:szCs w:val="21"/>
            <w:lang w:eastAsia="zh-CN"/>
          </w:rPr>
          <w:t>。</w:t>
        </w:r>
      </w:ins>
    </w:p>
    <w:p w14:paraId="22CD84B3">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234" w:name="_bookmark115"/>
      <w:bookmarkEnd w:id="234"/>
      <w:bookmarkStart w:id="235" w:name="6.施工设备和临时设施"/>
      <w:bookmarkEnd w:id="235"/>
      <w:r>
        <w:rPr>
          <w:rFonts w:ascii="宋体" w:hAnsi="宋体" w:eastAsia="宋体" w:cs="宋体"/>
          <w:b/>
          <w:bCs/>
          <w:i w:val="0"/>
          <w:snapToGrid w:val="0"/>
          <w:spacing w:val="0"/>
          <w:w w:val="100"/>
          <w:position w:val="0"/>
          <w:sz w:val="21"/>
          <w:szCs w:val="21"/>
        </w:rPr>
        <w:t>6.施工设备和临时设施</w:t>
      </w:r>
    </w:p>
    <w:p w14:paraId="65FB3A65">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66" w:author="羊" w:date="2026-02-27T11:16:26Z"/>
          <w:rFonts w:ascii="宋体" w:hAnsi="宋体" w:eastAsia="宋体" w:cs="宋体"/>
          <w:b w:val="0"/>
          <w:bCs w:val="0"/>
          <w:i w:val="0"/>
          <w:snapToGrid w:val="0"/>
          <w:spacing w:val="0"/>
          <w:w w:val="100"/>
          <w:position w:val="0"/>
          <w:sz w:val="21"/>
          <w:szCs w:val="21"/>
        </w:rPr>
      </w:pPr>
      <w:bookmarkStart w:id="236" w:name="6.1  承包人提供的施工设备和临时设施"/>
      <w:bookmarkEnd w:id="236"/>
      <w:r>
        <w:rPr>
          <w:rFonts w:ascii="宋体" w:hAnsi="宋体" w:eastAsia="宋体" w:cs="宋体"/>
          <w:b w:val="0"/>
          <w:bCs w:val="0"/>
          <w:i w:val="0"/>
          <w:snapToGrid w:val="0"/>
          <w:spacing w:val="0"/>
          <w:w w:val="100"/>
          <w:position w:val="0"/>
          <w:sz w:val="21"/>
          <w:szCs w:val="21"/>
        </w:rPr>
        <w:t>6.1</w:t>
      </w:r>
      <w:ins w:id="867" w:author="羊" w:date="2026-02-27T11:16:11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承包人提供的施工设备和临时设施</w:t>
      </w:r>
    </w:p>
    <w:p w14:paraId="25CC162D">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68" w:author="羊" w:date="2026-02-27T11:16:1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关于修建临时设施费用承担的约定：</w:t>
      </w:r>
      <w:r>
        <w:rPr>
          <w:rFonts w:ascii="宋体" w:hAnsi="宋体" w:eastAsia="宋体" w:cs="宋体"/>
          <w:b w:val="0"/>
          <w:bCs w:val="0"/>
          <w:i w:val="0"/>
          <w:snapToGrid w:val="0"/>
          <w:spacing w:val="0"/>
          <w:w w:val="100"/>
          <w:position w:val="0"/>
          <w:sz w:val="21"/>
          <w:szCs w:val="21"/>
          <w:u w:val="single" w:color="000000"/>
        </w:rPr>
        <w:t>由承包人承担</w:t>
      </w:r>
      <w:r>
        <w:rPr>
          <w:rFonts w:ascii="宋体" w:hAnsi="宋体" w:eastAsia="宋体" w:cs="宋体"/>
          <w:b w:val="0"/>
          <w:bCs w:val="0"/>
          <w:i w:val="0"/>
          <w:snapToGrid w:val="0"/>
          <w:spacing w:val="0"/>
          <w:w w:val="100"/>
          <w:position w:val="0"/>
          <w:sz w:val="21"/>
          <w:szCs w:val="21"/>
        </w:rPr>
        <w:t>。</w:t>
      </w:r>
      <w:bookmarkStart w:id="237" w:name="6.2  发包人提供的施工设备和临时设施"/>
      <w:bookmarkEnd w:id="237"/>
    </w:p>
    <w:p w14:paraId="337283DC">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6.2</w:t>
      </w:r>
      <w:ins w:id="869" w:author="羊" w:date="2026-02-27T11:16:18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发包人提供的施工设备和临时设施</w:t>
      </w:r>
    </w:p>
    <w:p w14:paraId="76B5557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38" w:name="（1）发包人提供的施工设备：发包人不提供施工设备，只提供施工供电的搭接点（即永临"/>
      <w:bookmarkEnd w:id="238"/>
      <w:r>
        <w:rPr>
          <w:rFonts w:ascii="宋体" w:hAnsi="宋体" w:eastAsia="宋体" w:cs="宋体"/>
          <w:b w:val="0"/>
          <w:bCs w:val="0"/>
          <w:i w:val="0"/>
          <w:snapToGrid w:val="0"/>
          <w:spacing w:val="0"/>
          <w:w w:val="100"/>
          <w:position w:val="0"/>
          <w:sz w:val="21"/>
          <w:szCs w:val="21"/>
        </w:rPr>
        <w:t>（1）发包人提供的施工设备：发包人不提供施工设备，只提供施工供电的搭接点（即永临结合线路上）。</w:t>
      </w:r>
    </w:p>
    <w:p w14:paraId="5001D71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39" w:name="①新建船闸的外接10kV线路同时作为施工用电的电源（永临结合），承包人从永临结合"/>
      <w:bookmarkEnd w:id="239"/>
      <w:r>
        <w:rPr>
          <w:rFonts w:ascii="宋体" w:hAnsi="宋体" w:eastAsia="宋体" w:cs="宋体"/>
          <w:b w:val="0"/>
          <w:bCs w:val="0"/>
          <w:i w:val="0"/>
          <w:snapToGrid w:val="0"/>
          <w:spacing w:val="0"/>
          <w:w w:val="100"/>
          <w:position w:val="0"/>
          <w:sz w:val="21"/>
          <w:szCs w:val="21"/>
        </w:rPr>
        <w:t>①新建船闸的外接10kV线路同时作为施工用电的电源（永临结合），承包人从永临结合10kV线路上搭接施工供电，发包人不提供其它临时设施。</w:t>
      </w:r>
    </w:p>
    <w:p w14:paraId="214912C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40" w:name="②承包人负责从施工供电永临结合线路的搭接点至所有施工区和生活区等的输电线路、配电"/>
      <w:bookmarkEnd w:id="240"/>
      <w:r>
        <w:rPr>
          <w:rFonts w:ascii="宋体" w:hAnsi="宋体" w:eastAsia="宋体" w:cs="宋体"/>
          <w:b w:val="0"/>
          <w:bCs w:val="0"/>
          <w:i w:val="0"/>
          <w:snapToGrid w:val="0"/>
          <w:spacing w:val="0"/>
          <w:w w:val="100"/>
          <w:position w:val="0"/>
          <w:sz w:val="21"/>
          <w:szCs w:val="21"/>
        </w:rPr>
        <w:t>②承包人负责从施工供电永临结合线路的搭接点至所有施工区和生活区等的输电线路、配电所及其全部配电装置，以及功率补偿装置和高压计量装置等所有设施设备的设计、采购、施工、安装、调试、管理和维修，所有费用均由承包人承担。施工供电的电费由承包人自行向当地的国网电力公司缴纳。</w:t>
      </w:r>
    </w:p>
    <w:p w14:paraId="7CA7C43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41" w:name="③承包人按其自身需要配备足够容量的自备电源。"/>
      <w:bookmarkEnd w:id="241"/>
      <w:r>
        <w:rPr>
          <w:rFonts w:ascii="宋体" w:hAnsi="宋体" w:eastAsia="宋体" w:cs="宋体"/>
          <w:b w:val="0"/>
          <w:bCs w:val="0"/>
          <w:i w:val="0"/>
          <w:snapToGrid w:val="0"/>
          <w:spacing w:val="0"/>
          <w:w w:val="100"/>
          <w:position w:val="0"/>
          <w:sz w:val="21"/>
          <w:szCs w:val="21"/>
        </w:rPr>
        <w:t>③承包人按其自身需要配备足够容量的自备电源。</w:t>
      </w:r>
    </w:p>
    <w:p w14:paraId="335359B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42" w:name="④承包人负责施工用电的所有设施、设备及自备电源在建设和运行维护期间的安全管理责任"/>
      <w:bookmarkEnd w:id="242"/>
      <w:r>
        <w:rPr>
          <w:rFonts w:ascii="宋体" w:hAnsi="宋体" w:eastAsia="宋体" w:cs="宋体"/>
          <w:b w:val="0"/>
          <w:bCs w:val="0"/>
          <w:i w:val="0"/>
          <w:snapToGrid w:val="0"/>
          <w:spacing w:val="0"/>
          <w:w w:val="100"/>
          <w:position w:val="0"/>
          <w:sz w:val="21"/>
          <w:szCs w:val="21"/>
        </w:rPr>
        <w:t>④承包人负责施工用电的所有设施、设备及自备电源在建设和运行维护期间的安全管理责任。</w:t>
      </w:r>
    </w:p>
    <w:p w14:paraId="3B674E3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70" w:author="羊" w:date="2026-02-27T11:16:42Z"/>
          <w:rFonts w:ascii="宋体" w:hAnsi="宋体" w:eastAsia="宋体" w:cs="宋体"/>
          <w:b w:val="0"/>
          <w:bCs w:val="0"/>
          <w:i w:val="0"/>
          <w:snapToGrid w:val="0"/>
          <w:spacing w:val="0"/>
          <w:w w:val="100"/>
          <w:position w:val="0"/>
          <w:sz w:val="21"/>
          <w:szCs w:val="21"/>
        </w:rPr>
      </w:pPr>
      <w:bookmarkStart w:id="243" w:name="（2）施工用电即永久用电（即永临结合线路）："/>
      <w:bookmarkEnd w:id="243"/>
      <w:r>
        <w:rPr>
          <w:rFonts w:ascii="宋体" w:hAnsi="宋体" w:eastAsia="宋体" w:cs="宋体"/>
          <w:b w:val="0"/>
          <w:bCs w:val="0"/>
          <w:i w:val="0"/>
          <w:snapToGrid w:val="0"/>
          <w:spacing w:val="0"/>
          <w:w w:val="100"/>
          <w:position w:val="0"/>
          <w:sz w:val="21"/>
          <w:szCs w:val="21"/>
        </w:rPr>
        <w:t>（2）施工用电即永久用电（即永临结合线路）：</w:t>
      </w:r>
    </w:p>
    <w:p w14:paraId="562C566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1）线路建设</w:t>
      </w:r>
    </w:p>
    <w:p w14:paraId="6263AF0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项目施工用电及永久用电采取永临结合的方式建设。承包人负责船闸改造工程用电的申请、手续办理、专业设计委托、材料设备采购、施工安装、调试及试验、工程验收（竣工及通电等）等全部工作。承包人承担完成此部分工作的全部费用，且已包含在合同总价中。</w:t>
      </w:r>
    </w:p>
    <w:p w14:paraId="23D1266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71" w:author="羊" w:date="2026-02-27T11:16:5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此部分工作经发包人批准同意可以委托给具有相关资质的单位完成。</w:t>
      </w:r>
    </w:p>
    <w:p w14:paraId="5700F74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2）线路的使用及管理</w:t>
      </w:r>
    </w:p>
    <w:p w14:paraId="6A8B12D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承包人负责施工期间线路及设备的日常管理、维护、维修，安全管理等全部工作。承包人承担完成此部分工作的全部费用，且已包含在合同总价中。</w:t>
      </w:r>
    </w:p>
    <w:p w14:paraId="4A2136B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72" w:author="羊" w:date="2026-02-27T11:16:5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此部分工作经发包人批准同意后可以委托给具有相关资质的单位完成。</w:t>
      </w:r>
    </w:p>
    <w:p w14:paraId="68841C8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73" w:author="羊" w:date="2026-02-27T11:17:0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为确保线路检修或故障期间的施工不受影响，承包人应根据船闸改造工程施工实际需要配备足够容量的柴油发电机作为备用电源。承包人承担施工期间施工用电的电费、备用电源以及相关费用，且已包含在合同总价中。</w:t>
      </w:r>
    </w:p>
    <w:p w14:paraId="71306FC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施工用电转永久用电船闸改造工程施工结束后，承包人负责对线路及设备等进行全面的维修、整改，报请发包人组织验收。验收合格后，承包人配合发包人将施工用电转为永久用电。承包人承担完成此部分工作的全部费用，且已包含在合同总价中。</w:t>
      </w:r>
    </w:p>
    <w:p w14:paraId="2692B3D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74" w:author="羊" w:date="2026-02-27T11:17:1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（3）砂石料场</w:t>
      </w:r>
    </w:p>
    <w:p w14:paraId="7FFCDBB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工程不提供砂石料场，工程所需砂石骨料由承包人自行外购，现场不配置砂石骨料加工系统，只配备混凝土拌合系统，砂石骨料的质量、数量应满足工程建设要求，具体按《水运工程混凝土施工规范》和《水运工程混凝土质量控制标准》的相关标准执行。</w:t>
      </w:r>
    </w:p>
    <w:p w14:paraId="55E2108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（4）弃渣场</w:t>
      </w:r>
    </w:p>
    <w:p w14:paraId="21DF278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发包人提供项目弃渣场。具体详见招标图纸等设计资料和清单。</w:t>
      </w:r>
    </w:p>
    <w:p w14:paraId="4A95637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①开工后，承包人应将渣场的使用规划方案报监理人批准，在工程实施中，承包人应严格按监理人指示将开挖渣料分类运输、堆放至指定弃渣区域，禁止在工程施工区乱堆乱放。发包人仅对堆放至监理人指定存、弃渣场的开挖方进行支付，对于承包人随意堆放的开挖方不予计量及支付。承包人私自变卖弃渣料的，按500元/立方米承担违约金，并支付给发包人。</w:t>
      </w:r>
    </w:p>
    <w:p w14:paraId="0994FE5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②进场后，承包人应认真查勘现场，结合现场实际，编制本合同渣料运输规划和堆渣规划（包括运输路线、运距、具体堆渣位置及各渣场堆放数量等），所需相关费用及风险由承包人投标时充分考虑，计入《工程量清单》相应项目单价、合价内。在合同实施过程中，承包人不得因实际运输规划和堆渣规划发生变化而要求调整合同价格，发包人提供的渣场位置改变除外。</w:t>
      </w:r>
    </w:p>
    <w:p w14:paraId="0EC356B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75" w:author="羊" w:date="2026-02-27T11:17:4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③承包人应根据渣场环境保护和水土保持设计，编制施工措施计划并严格组织实施，环境保护和水土保持措施应满足国家有关技术要求。</w:t>
      </w:r>
    </w:p>
    <w:p w14:paraId="64454E2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④承包人应负责弃渣场完工后的场地平整、坡面修整、并进行还耕，植被恢复等，费用计入投标报价相应项目，发包人不另外支付。</w:t>
      </w:r>
    </w:p>
    <w:p w14:paraId="2EB3F2F9">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244" w:name="_bookmark116"/>
      <w:bookmarkEnd w:id="244"/>
      <w:bookmarkStart w:id="245" w:name="7.交通运输"/>
      <w:bookmarkEnd w:id="245"/>
      <w:r>
        <w:rPr>
          <w:rFonts w:ascii="宋体" w:hAnsi="宋体" w:eastAsia="宋体" w:cs="宋体"/>
          <w:b/>
          <w:bCs/>
          <w:i w:val="0"/>
          <w:snapToGrid w:val="0"/>
          <w:spacing w:val="0"/>
          <w:w w:val="100"/>
          <w:position w:val="0"/>
          <w:sz w:val="21"/>
          <w:szCs w:val="21"/>
        </w:rPr>
        <w:t>7.交通运输</w:t>
      </w:r>
    </w:p>
    <w:p w14:paraId="076D092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hint="eastAsia" w:ascii="宋体" w:hAnsi="宋体" w:eastAsia="宋体" w:cs="宋体"/>
          <w:b w:val="0"/>
          <w:bCs w:val="0"/>
          <w:i w:val="0"/>
          <w:snapToGrid w:val="0"/>
          <w:spacing w:val="0"/>
          <w:w w:val="100"/>
          <w:position w:val="0"/>
          <w:sz w:val="21"/>
          <w:szCs w:val="21"/>
          <w:lang w:eastAsia="zh-CN"/>
        </w:rPr>
      </w:pPr>
      <w:r>
        <w:rPr>
          <w:rFonts w:ascii="宋体" w:hAnsi="宋体" w:eastAsia="宋体" w:cs="宋体"/>
          <w:b w:val="0"/>
          <w:bCs w:val="0"/>
          <w:i w:val="0"/>
          <w:snapToGrid w:val="0"/>
          <w:spacing w:val="0"/>
          <w:w w:val="100"/>
          <w:position w:val="0"/>
          <w:sz w:val="21"/>
          <w:szCs w:val="21"/>
        </w:rPr>
        <w:t>增加：发包人并不提供任何施工道路，为完成本工程所必须的交通运输由投标人自行解决，包括社会交通道路、施工临时道路的修建、维护和修复。相关费用计入投标报价，发包人不另外支付</w:t>
      </w:r>
      <w:ins w:id="876" w:author="羊" w:date="2026-02-27T11:18:07Z">
        <w:r>
          <w:rPr>
            <w:rFonts w:hint="eastAsia" w:cs="宋体"/>
            <w:b w:val="0"/>
            <w:bCs w:val="0"/>
            <w:i w:val="0"/>
            <w:snapToGrid w:val="0"/>
            <w:spacing w:val="0"/>
            <w:w w:val="100"/>
            <w:position w:val="0"/>
            <w:sz w:val="21"/>
            <w:szCs w:val="21"/>
            <w:lang w:eastAsia="zh-CN"/>
          </w:rPr>
          <w:t>。</w:t>
        </w:r>
      </w:ins>
    </w:p>
    <w:p w14:paraId="393F76A3">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77" w:author="羊" w:date="2026-02-27T11:18:16Z"/>
          <w:rFonts w:ascii="宋体" w:hAnsi="宋体" w:eastAsia="宋体" w:cs="宋体"/>
          <w:b w:val="0"/>
          <w:bCs w:val="0"/>
          <w:i w:val="0"/>
          <w:snapToGrid w:val="0"/>
          <w:spacing w:val="0"/>
          <w:w w:val="100"/>
          <w:position w:val="0"/>
          <w:sz w:val="21"/>
          <w:szCs w:val="21"/>
        </w:rPr>
      </w:pPr>
      <w:bookmarkStart w:id="246" w:name="7.1  道路通行权和场外设施"/>
      <w:bookmarkEnd w:id="246"/>
      <w:r>
        <w:rPr>
          <w:rFonts w:ascii="宋体" w:hAnsi="宋体" w:eastAsia="宋体" w:cs="宋体"/>
          <w:b w:val="0"/>
          <w:bCs w:val="0"/>
          <w:i w:val="0"/>
          <w:snapToGrid w:val="0"/>
          <w:spacing w:val="0"/>
          <w:w w:val="100"/>
          <w:position w:val="0"/>
          <w:sz w:val="21"/>
          <w:szCs w:val="21"/>
        </w:rPr>
        <w:t>7.1</w:t>
      </w:r>
      <w:ins w:id="878" w:author="羊" w:date="2026-02-27T11:18:11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道路通行权和场外设施</w:t>
      </w:r>
    </w:p>
    <w:p w14:paraId="4BFF7563">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道路通行权及场外设施的约定：</w:t>
      </w:r>
      <w:r>
        <w:rPr>
          <w:rFonts w:ascii="宋体" w:hAnsi="宋体" w:eastAsia="宋体" w:cs="宋体"/>
          <w:b w:val="0"/>
          <w:bCs w:val="0"/>
          <w:i w:val="0"/>
          <w:snapToGrid w:val="0"/>
          <w:spacing w:val="0"/>
          <w:w w:val="100"/>
          <w:position w:val="0"/>
          <w:sz w:val="21"/>
          <w:szCs w:val="21"/>
          <w:u w:val="single" w:color="000000"/>
        </w:rPr>
        <w:t>发包人协助承包人解决，相关费用纳入投标报价，已包含在合同价格中，发包人不另支付。投标时，承包人应对场外道路设施进行现场实地考察。为满足施工进场、大型设备、建筑材料、弃渣等运输，需要对现有道路设施采取扩宽、加固或改道等措施的，应由承包人负责，并应服从相关部门的管制与调度。费用已包含在合同价格中，发包人不再另行支付。</w:t>
      </w:r>
      <w:r>
        <w:rPr>
          <w:rFonts w:ascii="宋体" w:hAnsi="宋体" w:eastAsia="宋体" w:cs="宋体"/>
          <w:b w:val="0"/>
          <w:bCs w:val="0"/>
          <w:i w:val="0"/>
          <w:snapToGrid w:val="0"/>
          <w:spacing w:val="0"/>
          <w:w w:val="100"/>
          <w:position w:val="0"/>
          <w:sz w:val="21"/>
          <w:szCs w:val="21"/>
        </w:rPr>
        <w:t>其中，施工地段至弃渣场道路要遵守和配合地方交管部门的交通管理。</w:t>
      </w:r>
    </w:p>
    <w:p w14:paraId="77E2E509">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79" w:author="羊" w:date="2026-02-27T11:18:30Z"/>
          <w:rFonts w:ascii="宋体" w:hAnsi="宋体" w:eastAsia="宋体" w:cs="宋体"/>
          <w:b w:val="0"/>
          <w:bCs w:val="0"/>
          <w:i w:val="0"/>
          <w:snapToGrid w:val="0"/>
          <w:spacing w:val="0"/>
          <w:w w:val="100"/>
          <w:position w:val="0"/>
          <w:sz w:val="21"/>
          <w:szCs w:val="21"/>
        </w:rPr>
      </w:pPr>
      <w:bookmarkStart w:id="247" w:name="7.2  场内施工道路"/>
      <w:bookmarkEnd w:id="247"/>
      <w:r>
        <w:rPr>
          <w:rFonts w:ascii="宋体" w:hAnsi="宋体" w:eastAsia="宋体" w:cs="宋体"/>
          <w:b w:val="0"/>
          <w:bCs w:val="0"/>
          <w:i w:val="0"/>
          <w:snapToGrid w:val="0"/>
          <w:spacing w:val="0"/>
          <w:w w:val="100"/>
          <w:position w:val="0"/>
          <w:sz w:val="21"/>
          <w:szCs w:val="21"/>
        </w:rPr>
        <w:t>7.2</w:t>
      </w:r>
      <w:ins w:id="880" w:author="羊" w:date="2026-02-27T11:18:46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场内施工道路</w:t>
      </w:r>
      <w:bookmarkStart w:id="248" w:name="场内施工道路指的是为完成建设所需的施工场地范围内的道路。"/>
      <w:bookmarkEnd w:id="248"/>
    </w:p>
    <w:p w14:paraId="6575B42D">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81" w:author="羊" w:date="2026-02-27T11:18:3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场内施工道路指的是为完成建设所需的施工场地范围内的道路。</w:t>
      </w:r>
    </w:p>
    <w:p w14:paraId="053CAA43">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由发包人提供的部分道路和交通设施维修、养护和管理的约定：</w:t>
      </w:r>
    </w:p>
    <w:p w14:paraId="6FD7943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del w:id="882" w:author="羊" w:date="2026-02-27T11:18:40Z"/>
          <w:rFonts w:ascii="宋体" w:hAnsi="宋体" w:eastAsia="宋体" w:cs="宋体"/>
          <w:b w:val="0"/>
          <w:bCs w:val="0"/>
          <w:i w:val="0"/>
          <w:snapToGrid w:val="0"/>
          <w:spacing w:val="0"/>
          <w:w w:val="100"/>
          <w:position w:val="0"/>
          <w:sz w:val="21"/>
          <w:szCs w:val="21"/>
        </w:rPr>
      </w:pPr>
      <w:del w:id="883" w:author="羊" w:date="2026-02-27T11:18:40Z">
        <w:r>
          <w:rPr>
            <w:rFonts w:ascii="宋体" w:hAnsi="宋体" w:eastAsia="宋体" w:cs="宋体"/>
            <w:b w:val="0"/>
            <w:bCs w:val="0"/>
            <w:i w:val="0"/>
            <w:snapToGrid w:val="0"/>
            <w:spacing w:val="0"/>
            <w:w w:val="100"/>
            <w:position w:val="0"/>
            <w:sz w:val="21"/>
            <w:szCs w:val="21"/>
          </w:rPr>
          <w:delText>渭沱船闸：发包人提供枢纽右岸进厂公路供承包人合同期内无偿使用，承包人应负责发包人提供道路的维护和管理，以及损坏道路的修复。相关费用纳入投标报价，已包含在合同价格中，发包人不另支付。</w:delText>
        </w:r>
      </w:del>
    </w:p>
    <w:p w14:paraId="22CE9FC6">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84" w:author="羊" w:date="2026-02-27T11:18:4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富金坝船闸：发包人不提供场内施工道路，由承包人自行解决。</w:t>
      </w:r>
      <w:bookmarkStart w:id="249" w:name="7.3  场外交通"/>
      <w:bookmarkEnd w:id="249"/>
    </w:p>
    <w:p w14:paraId="311A284E">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7.3</w:t>
      </w:r>
      <w:ins w:id="885" w:author="羊" w:date="2026-02-27T11:18:47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场外交通</w:t>
      </w:r>
    </w:p>
    <w:p w14:paraId="25E839F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承包人应遵守有关交通法规，执行有关道路限速、限行、禁止超载的规定，并配合交通管理部门的监督和检查。场外交通以施工场地移交时的现状为准。</w:t>
      </w:r>
    </w:p>
    <w:p w14:paraId="4FBF2396">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86" w:author="羊" w:date="2026-02-27T11:18:51Z"/>
          <w:rFonts w:ascii="宋体" w:hAnsi="宋体" w:eastAsia="宋体" w:cs="宋体"/>
          <w:b w:val="0"/>
          <w:bCs w:val="0"/>
          <w:i w:val="0"/>
          <w:snapToGrid w:val="0"/>
          <w:spacing w:val="0"/>
          <w:w w:val="100"/>
          <w:position w:val="0"/>
          <w:sz w:val="21"/>
          <w:szCs w:val="21"/>
        </w:rPr>
      </w:pPr>
      <w:bookmarkStart w:id="250" w:name="7.4  超大件和超重件的运输"/>
      <w:bookmarkEnd w:id="250"/>
      <w:r>
        <w:rPr>
          <w:rFonts w:ascii="宋体" w:hAnsi="宋体" w:eastAsia="宋体" w:cs="宋体"/>
          <w:b w:val="0"/>
          <w:bCs w:val="0"/>
          <w:i w:val="0"/>
          <w:snapToGrid w:val="0"/>
          <w:spacing w:val="0"/>
          <w:w w:val="100"/>
          <w:position w:val="0"/>
          <w:sz w:val="21"/>
          <w:szCs w:val="21"/>
        </w:rPr>
        <w:t>7.4</w:t>
      </w:r>
      <w:ins w:id="887" w:author="羊" w:date="2026-02-27T11:18:49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超大件和超重件的运输</w:t>
      </w:r>
    </w:p>
    <w:p w14:paraId="1A44DCD3">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888" w:author="羊" w:date="2026-02-27T11:18:5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运输超大件或超重件所需的道路和桥梁临时加固改造费用和其他有关费用由</w:t>
      </w:r>
      <w:r>
        <w:rPr>
          <w:rFonts w:ascii="宋体" w:hAnsi="宋体" w:eastAsia="宋体" w:cs="宋体"/>
          <w:b w:val="0"/>
          <w:bCs w:val="0"/>
          <w:i w:val="0"/>
          <w:snapToGrid w:val="0"/>
          <w:spacing w:val="0"/>
          <w:w w:val="100"/>
          <w:position w:val="0"/>
          <w:sz w:val="21"/>
          <w:szCs w:val="21"/>
          <w:u w:val="single" w:color="000000"/>
        </w:rPr>
        <w:t>承包人</w:t>
      </w:r>
      <w:r>
        <w:rPr>
          <w:rFonts w:ascii="宋体" w:hAnsi="宋体" w:eastAsia="宋体" w:cs="宋体"/>
          <w:b w:val="0"/>
          <w:bCs w:val="0"/>
          <w:i w:val="0"/>
          <w:snapToGrid w:val="0"/>
          <w:spacing w:val="0"/>
          <w:w w:val="100"/>
          <w:position w:val="0"/>
          <w:sz w:val="21"/>
          <w:szCs w:val="21"/>
        </w:rPr>
        <w:t>承担。</w:t>
      </w:r>
    </w:p>
    <w:p w14:paraId="4391EF8F">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本条增加：</w:t>
      </w:r>
    </w:p>
    <w:p w14:paraId="7FD4B3D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7.5承包人需自行解决外来物资及场内运输的道路问题，对现有运输道路进行维护，由于承包人的原因导致现有运输道路破坏的，由承包人负责修复。承包人需设计、修建和维护满足施工需要的其他全部临时道路（除施工区域等临时道路由承包人修建外，弃渣运输道路、至混凝土拌合站运输道路、钢筋加工厂运输道路、涉河运输交通设施也应由承包人自行设计、修建和维护）。并在合同实施期间负责上述设施的管理、维修和养护，以及为满足超大件和超重件运输而必须采取的临时加固和加扩措施。对外交通涉及繁忙路段、繁忙时段、途径场镇、村庄等影响通行的情况，发包人将协调地方交管等相关部门进行交通指挥和秩序维护等保通措施，承包人应遵守和配合地方交管部门开展交通管理。上述相关费用包含在合同报价中，发包人不另支付。</w:t>
      </w:r>
    </w:p>
    <w:p w14:paraId="5D1C5D1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承包人修建的施工道路路面宽度应满足施工和大件运输的需要。施工道路全部须作混凝土硬化处理。道路线性、转弯半径、路面结构等应满足施工期运输要求，同时应满足相应规范和技术标准。</w:t>
      </w:r>
    </w:p>
    <w:p w14:paraId="70B3655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承包人修建道路应做好路基和路面的排水设施。承包人应配备专用设备或车辆进行洒水除尘，以使施工作业产生的扬尘公害减少至最低程度。</w:t>
      </w:r>
    </w:p>
    <w:p w14:paraId="28D1927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承包人修建道路不应危害邻近道路两侧的农田和民舍以及其他建（构）筑物（征地范围内的除外），维护好道路两侧的开挖和填筑边坡。</w:t>
      </w:r>
    </w:p>
    <w:p w14:paraId="41B2E60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本合同承包人负责修建的施工道路和停车场，应免费提供发包人和监理人及其它承包人使用。承包人应负责修建满足工程材料、工程设备、施工设备等水上运输需要的临时码头，负责手续办理及</w:t>
      </w:r>
    </w:p>
    <w:p w14:paraId="386A143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89" w:author="羊" w:date="2026-02-27T11:19:2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为获得批准所需的所有报告编制和审查，并在施工期间负责管理和维护。承包人应承担上述属承包人责任相应的全部费用，相关费用纳入投标报价，已包含在合同价格中，发包人不另支付。</w:t>
      </w:r>
    </w:p>
    <w:p w14:paraId="22D6D5D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90" w:author="羊" w:date="2026-02-27T11:19:3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关于场外交通和场内交通的边界的约定：</w:t>
      </w:r>
      <w:r>
        <w:rPr>
          <w:rFonts w:ascii="宋体" w:hAnsi="宋体" w:eastAsia="宋体" w:cs="宋体"/>
          <w:b w:val="0"/>
          <w:bCs w:val="0"/>
          <w:i w:val="0"/>
          <w:snapToGrid w:val="0"/>
          <w:spacing w:val="0"/>
          <w:w w:val="100"/>
          <w:position w:val="0"/>
          <w:sz w:val="21"/>
          <w:szCs w:val="21"/>
          <w:u w:val="single" w:color="000000"/>
        </w:rPr>
        <w:t>以合同工程用地红线为界，用地红线外为场外交通，用地红线范围内为场内交通</w:t>
      </w:r>
      <w:r>
        <w:rPr>
          <w:rFonts w:ascii="宋体" w:hAnsi="宋体" w:eastAsia="宋体" w:cs="宋体"/>
          <w:b w:val="0"/>
          <w:bCs w:val="0"/>
          <w:i w:val="0"/>
          <w:snapToGrid w:val="0"/>
          <w:spacing w:val="0"/>
          <w:w w:val="100"/>
          <w:position w:val="0"/>
          <w:sz w:val="21"/>
          <w:szCs w:val="21"/>
        </w:rPr>
        <w:t>。</w:t>
      </w:r>
    </w:p>
    <w:p w14:paraId="4AD776A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关于发包人向承包人免费提供满足工程施工需要的场内道路和交通设施的约定：</w:t>
      </w:r>
      <w:r>
        <w:rPr>
          <w:rFonts w:ascii="宋体" w:hAnsi="宋体" w:eastAsia="宋体" w:cs="宋体"/>
          <w:b w:val="0"/>
          <w:bCs w:val="0"/>
          <w:i w:val="0"/>
          <w:snapToGrid w:val="0"/>
          <w:spacing w:val="0"/>
          <w:w w:val="100"/>
          <w:position w:val="0"/>
          <w:sz w:val="21"/>
          <w:szCs w:val="21"/>
          <w:u w:val="single" w:color="000000"/>
        </w:rPr>
        <w:t>以施工场地移交时的</w:t>
      </w:r>
    </w:p>
    <w:p w14:paraId="680CF4C2">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both"/>
        <w:textAlignment w:val="auto"/>
        <w:rPr>
          <w:ins w:id="891" w:author="羊" w:date="2026-02-27T11:20:0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现状为准</w:t>
      </w:r>
      <w:r>
        <w:rPr>
          <w:rFonts w:ascii="宋体" w:hAnsi="宋体" w:eastAsia="宋体" w:cs="宋体"/>
          <w:b w:val="0"/>
          <w:bCs w:val="0"/>
          <w:i w:val="0"/>
          <w:snapToGrid w:val="0"/>
          <w:spacing w:val="0"/>
          <w:w w:val="100"/>
          <w:position w:val="0"/>
          <w:sz w:val="21"/>
          <w:szCs w:val="21"/>
        </w:rPr>
        <w:t>。</w:t>
      </w:r>
      <w:bookmarkStart w:id="251" w:name="8.测量放线 "/>
      <w:bookmarkEnd w:id="251"/>
      <w:bookmarkStart w:id="252" w:name="_bookmark117"/>
      <w:bookmarkEnd w:id="252"/>
    </w:p>
    <w:p w14:paraId="14F78913">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r>
        <w:rPr>
          <w:rFonts w:ascii="宋体" w:hAnsi="宋体" w:eastAsia="宋体" w:cs="宋体"/>
          <w:b/>
          <w:bCs/>
          <w:i w:val="0"/>
          <w:snapToGrid w:val="0"/>
          <w:spacing w:val="0"/>
          <w:w w:val="100"/>
          <w:position w:val="0"/>
          <w:sz w:val="21"/>
          <w:szCs w:val="21"/>
        </w:rPr>
        <w:t>8.测量放线</w:t>
      </w:r>
    </w:p>
    <w:p w14:paraId="63CBCA9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53" w:name="8.1施工控制网"/>
      <w:bookmarkEnd w:id="253"/>
      <w:r>
        <w:rPr>
          <w:rFonts w:ascii="宋体" w:hAnsi="宋体" w:eastAsia="宋体" w:cs="宋体"/>
          <w:b w:val="0"/>
          <w:bCs w:val="0"/>
          <w:i w:val="0"/>
          <w:snapToGrid w:val="0"/>
          <w:spacing w:val="0"/>
          <w:w w:val="100"/>
          <w:position w:val="0"/>
          <w:sz w:val="21"/>
          <w:szCs w:val="21"/>
        </w:rPr>
        <w:t>8.1施工控制网</w:t>
      </w:r>
    </w:p>
    <w:p w14:paraId="36B44E6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8.1.1施工控制网的约定：</w:t>
      </w:r>
      <w:r>
        <w:rPr>
          <w:rFonts w:ascii="宋体" w:hAnsi="宋体" w:eastAsia="宋体" w:cs="宋体"/>
          <w:b w:val="0"/>
          <w:bCs w:val="0"/>
          <w:i w:val="0"/>
          <w:snapToGrid w:val="0"/>
          <w:spacing w:val="0"/>
          <w:w w:val="100"/>
          <w:position w:val="0"/>
          <w:sz w:val="21"/>
          <w:szCs w:val="21"/>
          <w:u w:val="single" w:color="000000"/>
        </w:rPr>
        <w:t>发包人通过监理人向承包人提供测量基准点、基准线和水准点及其书面资料的期限：不晚于开工前14天</w:t>
      </w:r>
      <w:r>
        <w:rPr>
          <w:rFonts w:ascii="宋体" w:hAnsi="宋体" w:eastAsia="宋体" w:cs="宋体"/>
          <w:b w:val="0"/>
          <w:bCs w:val="0"/>
          <w:i w:val="0"/>
          <w:snapToGrid w:val="0"/>
          <w:spacing w:val="0"/>
          <w:w w:val="100"/>
          <w:position w:val="0"/>
          <w:sz w:val="21"/>
          <w:szCs w:val="21"/>
        </w:rPr>
        <w:t>。</w:t>
      </w:r>
    </w:p>
    <w:p w14:paraId="240668A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92" w:author="羊" w:date="2026-02-27T11:20:3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报监理人审批施工控制网资料的期限：发出开工通知后28天。承包人发现发包人提供的测量基准点、基准线和水准点及其书面资料存在错误或疏漏的，应及时通知监理人并报告发包人，承包人应会同监理人、发包人核实，发包人就如何处理和是否继续施工作出决定，并通过监理人通知承包人。</w:t>
      </w:r>
      <w:bookmarkStart w:id="254" w:name="_bookmark118"/>
      <w:bookmarkEnd w:id="254"/>
      <w:bookmarkStart w:id="255" w:name="9.施工安全、治安保卫和环境保护"/>
      <w:bookmarkEnd w:id="255"/>
    </w:p>
    <w:p w14:paraId="2898DAD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r>
        <w:rPr>
          <w:rFonts w:ascii="宋体" w:hAnsi="宋体" w:eastAsia="宋体" w:cs="宋体"/>
          <w:b/>
          <w:bCs/>
          <w:i w:val="0"/>
          <w:snapToGrid w:val="0"/>
          <w:spacing w:val="0"/>
          <w:w w:val="100"/>
          <w:position w:val="0"/>
          <w:sz w:val="21"/>
          <w:szCs w:val="21"/>
        </w:rPr>
        <w:t>9.施工安全、治安保卫和环境保护</w:t>
      </w:r>
    </w:p>
    <w:p w14:paraId="3CE4F44B">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56" w:name="9.1  发包人的施工安全责任"/>
      <w:bookmarkEnd w:id="256"/>
      <w:r>
        <w:rPr>
          <w:rFonts w:ascii="宋体" w:hAnsi="宋体" w:eastAsia="宋体" w:cs="宋体"/>
          <w:b w:val="0"/>
          <w:bCs w:val="0"/>
          <w:i w:val="0"/>
          <w:snapToGrid w:val="0"/>
          <w:spacing w:val="0"/>
          <w:w w:val="100"/>
          <w:position w:val="0"/>
          <w:sz w:val="21"/>
          <w:szCs w:val="21"/>
        </w:rPr>
        <w:t>9.1</w:t>
      </w:r>
      <w:ins w:id="893" w:author="羊" w:date="2026-02-27T11:20:36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发包人的施工安全责任</w:t>
      </w:r>
    </w:p>
    <w:p w14:paraId="0976C6ED">
      <w:pPr>
        <w:pStyle w:val="12"/>
        <w:keepNext w:val="0"/>
        <w:keepLines w:val="0"/>
        <w:pageBreakBefore w:val="0"/>
        <w:widowControl w:val="0"/>
        <w:tabs>
          <w:tab w:val="left" w:pos="5642"/>
          <w:tab w:val="left" w:pos="680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9.1.4发包人负责提供的地下管线资料有：</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，其余可能影响相邻建筑物地下工程的有关资料由承包人负责收集，并保证有关资料的真实、准确、完整，满足有关技术规程的要求。</w:t>
      </w:r>
    </w:p>
    <w:p w14:paraId="31DFFA1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本款补充9.1.8项如下：</w:t>
      </w:r>
    </w:p>
    <w:p w14:paraId="7771D77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9.1.8发包人安全监督部门应当按照现行标准规范对施工现场安全生产措施落实情况进行监督检查，对安全生产状况进行综合评定，并将评定结果纳入安全档案。</w:t>
      </w:r>
    </w:p>
    <w:p w14:paraId="09F615F8">
      <w:pPr>
        <w:pStyle w:val="12"/>
        <w:keepNext w:val="0"/>
        <w:keepLines w:val="0"/>
        <w:pageBreakBefore w:val="0"/>
        <w:widowControl w:val="0"/>
        <w:tabs>
          <w:tab w:val="left" w:pos="105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57" w:name="9.2  承包人的施工安全责任"/>
      <w:bookmarkEnd w:id="257"/>
      <w:r>
        <w:rPr>
          <w:rFonts w:ascii="宋体" w:hAnsi="宋体" w:eastAsia="宋体" w:cs="宋体"/>
          <w:b w:val="0"/>
          <w:bCs w:val="0"/>
          <w:i w:val="0"/>
          <w:snapToGrid w:val="0"/>
          <w:spacing w:val="0"/>
          <w:w w:val="100"/>
          <w:position w:val="0"/>
          <w:sz w:val="21"/>
          <w:szCs w:val="21"/>
        </w:rPr>
        <w:t>9.2</w:t>
      </w:r>
      <w:ins w:id="894" w:author="羊" w:date="2026-02-27T11:20:53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承包人的施工安全责任</w:t>
      </w:r>
    </w:p>
    <w:p w14:paraId="3CE0B28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9.2.5关于安全生产费支付比例和支付期限的约定：安全生产费的使用和支付管理按照关于印发《企业安全生产费用提取和使用管理办法》的通知（财资〔2022〕136号）、《重庆市交通局关于印发《重庆市公路水运工程安全生产费用管理办法（试行）》的通知》（渝交委安[2014]32号）执行，如有新的管理办法，按照新的管理办法执行。若承包人在此基础上增加安全生产费用以满足项目施工需要，则承包人应在本项目工程量清单的单价或总额价中予以考虑，发包人不再另行支付。</w:t>
      </w:r>
    </w:p>
    <w:p w14:paraId="5A43B96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按照关于印发《企业安全生产费用提取和使用管理办法》的通知（财资[2022]136号）要求，安全生产费按建筑安装工程总造价（不含设备费）的1.5%标准计提。本项目安全生产费暂定金额为，安全生产费最终金额以工程费结算价（不含设备费）的1.5%标准计提。</w:t>
      </w:r>
    </w:p>
    <w:p w14:paraId="6924248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（2）监理工程师下达开工令，支付安全生产金额的50%；其余部分与进度款同期支付。</w:t>
      </w:r>
    </w:p>
    <w:p w14:paraId="489AFB3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承包人应编报当期月投入使用安全费用报表和下月安全生产费用使用计划，经项目负责人签字盖章后报送监理工程师审核；发包人对经监理工程师签字确认的安全生产费用使用报表进行审核后，按期支付给施工单位。</w:t>
      </w:r>
    </w:p>
    <w:p w14:paraId="36B1437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安全生产费用的使用范围、安全生产费用每期支付比例、安全生产费用支付条件、以及安全生产费用使用督查等相关内容还应遵照交通运输行政主管部门和项目建设管理部门下发的有关水运工程安全生产费用管理办法等相关文件执行。</w:t>
      </w:r>
    </w:p>
    <w:p w14:paraId="77F45CE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安全生产费的要求与内容、提取支付方法以及违反约定造成损失的赔偿等条款，按照现行规范要求执行，做到专款专用。</w:t>
      </w:r>
    </w:p>
    <w:p w14:paraId="411751F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9.2.12下列工程（包含但不限于）应编制专项施工方案：</w:t>
      </w:r>
      <w:r>
        <w:rPr>
          <w:rFonts w:ascii="宋体" w:hAnsi="宋体" w:eastAsia="宋体" w:cs="宋体"/>
          <w:b w:val="0"/>
          <w:bCs w:val="0"/>
          <w:i w:val="0"/>
          <w:snapToGrid w:val="0"/>
          <w:spacing w:val="0"/>
          <w:w w:val="100"/>
          <w:position w:val="0"/>
          <w:sz w:val="21"/>
          <w:szCs w:val="21"/>
          <w:u w:val="single" w:color="000000"/>
        </w:rPr>
        <w:t>土方、石方开挖；爆破工程；施工导流及度汛；水上工程中的打桩船作业、施工船作业、边通航边施工等水上水下作业；滑坡和高边坡作业处理；桩基础、挡墙基础、深水基础及围堰工程；桥梁工程中的梁、拱、柱等构件施工等；水下工程中的水下焊接、混凝土浇注、爆破工程等；大型临时工程中的大型支架、模板、便桥的架设与拆除；大型设备安装；闸门金属结构安装；土坝工程施工；大型模板或滑模安装、预制梁吊装；基础处理及防渗工程施工；大型施工设备安装拆除；混凝土生产系统；施工用电；其他危险性较大的工程；以及国家相关部门规定、监理人认为需编制专项施工方案的。承包人还应编制平安工地、施工标准化和品质工程建设专项方案。对上文规定的专项施工方案超过一定规模的，承包人应组织专家对专项施工方案进行论证、审查，相关费用纳入投标报价，已包含在合同价格中，发包人不另支付。</w:t>
      </w:r>
    </w:p>
    <w:p w14:paraId="4848FDB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本款补充9.2.14项如下：</w:t>
      </w:r>
    </w:p>
    <w:p w14:paraId="469EB39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9.2.14承包人施工安全责任承担</w:t>
      </w:r>
    </w:p>
    <w:p w14:paraId="16268D2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（1）承包人的原因造成事故，由此产生的法律责任和事故责任及费用由承包人全部承担。</w:t>
      </w:r>
    </w:p>
    <w:p w14:paraId="75DB8D8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（2）承包人在施工过程中，必须严格执行安全生产法的相关规定，制定切实可靠的安全技术措施。</w:t>
      </w:r>
    </w:p>
    <w:p w14:paraId="6A8FA99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（3）接受发包人安全监督和管理，在施工中违反安全管理规定和操作规程、违章作业的，承担违约责任。</w:t>
      </w:r>
    </w:p>
    <w:p w14:paraId="5D23AF0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4）承包人应在财务管理中单独列出安全生产费，按规定范围安排使用，不得挤占、挪用，并建立健全安全生产费用使用台帐。承包人专职管理人员负责对本工程安全生产措施的组织实施进行现场监督检查，并有权向交通行政主管部门反映情况。</w:t>
      </w:r>
    </w:p>
    <w:p w14:paraId="3394FCA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（5）承包人对工程安全生产费用的使用负总责。承包人挪用安全生产费用的，发包人有权责令限期整改，逾期未改正的，可以责令其暂停施工；造成损失的，依法承担赔偿责任。</w:t>
      </w:r>
    </w:p>
    <w:p w14:paraId="3FD2559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（6）为保护本合同工程免遭损坏，或为了现场附近和过往群众的安全与方便，在确有必要的时候和地方，或当监理人或有关主管部门要求时，承包人应自费提供照明、警卫、护栅、警告标志等安全防护设施。</w:t>
      </w:r>
    </w:p>
    <w:p w14:paraId="3D44C1A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（7）在通航水域施工时，承包人应与当地主管部门取得联系，设置必要的导航标志，及时发布航行通告，确保施工水域安全。</w:t>
      </w:r>
    </w:p>
    <w:p w14:paraId="1B08D80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8）在整个施工过程中对承包人采取的施工安全措施，发包人和监理人有权监督，并向承包人提出整改要求。如果由于承包人未能对其负责的上述事项采取各种必要的措施而导致或发生与此有关的人身伤亡、罚款、索赔、损失补偿、诉讼费用及其他一切责任应由承包人负责。</w:t>
      </w:r>
    </w:p>
    <w:p w14:paraId="5E1AE81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当承包人的现场爆破作业、施工作业等对本工程区周边既有建构筑物（包括但不限于：既有公用和民用厂房、社会车辆、当地民房、当地居民和社会闲散人员等）造成影响时，由承包人会同当地政府、发包人和产权人协调解决，其费用已包含在合同价中，发包人不另支付。</w:t>
      </w:r>
    </w:p>
    <w:p w14:paraId="0E117EE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10）承包人应按照《重庆市公路水运工程安全生产强制性要求》、《交通运输部公路水运工程平安工地建设管理办法》、《重庆航运建设发展（集团）有限公司建设工程施工安全生产管理规定》、《公路水运工程安全生产监督管理办法》（交通部令2017年第25号）、2014年重庆市交委《公路水运工程安全生产监督管理工作细则》、2014年重庆市《公路水运工程危险性较大分部分项工程管理办法》、交通运输部颁发的《公路水运工程施工安全标准化指南》（2013年）、《水运工程施工标准化建设指南》（2019年）等文件规定要求编制施工安全措施计划报送监理人审批。</w:t>
      </w:r>
    </w:p>
    <w:p w14:paraId="4B7B322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w:t>
      </w:r>
      <w:r>
        <w:rPr>
          <w:rFonts w:ascii="宋体" w:hAnsi="宋体" w:eastAsia="宋体" w:cs="宋体"/>
          <w:b w:val="0"/>
          <w:bCs w:val="0"/>
          <w:i w:val="0"/>
          <w:snapToGrid w:val="0"/>
          <w:spacing w:val="0"/>
          <w:w w:val="100"/>
          <w:position w:val="0"/>
          <w:sz w:val="21"/>
          <w:szCs w:val="21"/>
          <w:u w:val="single" w:color="000000"/>
        </w:rPr>
        <w:t>因承包人原因造成安全事故的，承包人应承担因安全事故造成的损失外，还应向发包人支付违约金，支付违约金标准为：</w:t>
      </w:r>
    </w:p>
    <w:p w14:paraId="1F652E2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（1）发生一般安全事故的，承包人支付违约金金额为20万元/次。</w:t>
      </w:r>
    </w:p>
    <w:p w14:paraId="0ADBF4B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（2）发生较大安全事故的，承包人支付违约金金额为60万元/次。</w:t>
      </w:r>
    </w:p>
    <w:p w14:paraId="2D58881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（3）发生重大安全事故的，承包人支付违约金金额为150万元/次。</w:t>
      </w:r>
    </w:p>
    <w:p w14:paraId="3DB1014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（4）发生特别重大安全事故的，承包人支付违约金金额为300万元/次。</w:t>
      </w:r>
    </w:p>
    <w:p w14:paraId="7C27D9B9">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58" w:name="9.4环境保护"/>
      <w:bookmarkEnd w:id="258"/>
      <w:bookmarkStart w:id="259" w:name="_bookmark119"/>
      <w:bookmarkEnd w:id="259"/>
      <w:r>
        <w:rPr>
          <w:rFonts w:ascii="宋体" w:hAnsi="宋体" w:eastAsia="宋体" w:cs="宋体"/>
          <w:b w:val="0"/>
          <w:bCs w:val="0"/>
          <w:i w:val="0"/>
          <w:snapToGrid w:val="0"/>
          <w:spacing w:val="0"/>
          <w:w w:val="100"/>
          <w:position w:val="0"/>
          <w:sz w:val="21"/>
          <w:szCs w:val="21"/>
        </w:rPr>
        <w:t>9.4环境保护</w:t>
      </w:r>
    </w:p>
    <w:p w14:paraId="0A4F6EF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增加以下内容：</w:t>
      </w:r>
    </w:p>
    <w:p w14:paraId="49986EF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9.4.7承包人应严格执行国家有关水域环境生态保护的规定，合理选择施工船机和施工工艺，采取有效措施，减少施工对周边水域的影响。</w:t>
      </w:r>
    </w:p>
    <w:p w14:paraId="7D298A9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弃渣运至发包人指定地点。除了指定弃渣场，工程施工区严禁乱堆弃渣料，承包人不按指定地点堆放渣料，将向发包人支付1000元/方的违约金，承包人不得以任何理由拒绝支付违约金。</w:t>
      </w:r>
    </w:p>
    <w:p w14:paraId="4EE94C0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9.4.8承包人应负责施工期噪音、粉尘、废水排放等进行定期监测，检测数据不达标的，承包人应采取改进措施。</w:t>
      </w:r>
    </w:p>
    <w:p w14:paraId="4010D89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9.4.9承包人应对生活污水和生产废水等进行处理后排放，应自行设计、建设、管理、维护污水处理设施，污水处理设施建设规模应满足承包人施工期产生废水总排放量的处理要求，排放标准应严格执行国家规定，不得低于《城镇污水处理厂污染物排放标准》一级标准和环保部门要求，以及环境监理人批准的措施和目标，其费用已包含在合同价中，发包人不另行支付。</w:t>
      </w:r>
    </w:p>
    <w:p w14:paraId="40DE525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60" w:name="9.7文明工地"/>
      <w:bookmarkEnd w:id="260"/>
      <w:r>
        <w:rPr>
          <w:rFonts w:ascii="宋体" w:hAnsi="宋体" w:eastAsia="宋体" w:cs="宋体"/>
          <w:b w:val="0"/>
          <w:bCs w:val="0"/>
          <w:i w:val="0"/>
          <w:snapToGrid w:val="0"/>
          <w:spacing w:val="0"/>
          <w:w w:val="100"/>
          <w:position w:val="0"/>
          <w:sz w:val="21"/>
          <w:szCs w:val="21"/>
        </w:rPr>
        <w:t>9.7文明工地</w:t>
      </w:r>
    </w:p>
    <w:p w14:paraId="6923C10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95" w:author="羊" w:date="2026-02-27T11:21:4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9.7.1本合同文明工地的约定：承包人进场以后，应编制专项文明施工措施方案、平安工地建设方案、施工安全标准化建设方案，并在14日内报监理人审批。</w:t>
      </w:r>
      <w:bookmarkStart w:id="261" w:name="10.进度计划"/>
      <w:bookmarkEnd w:id="261"/>
      <w:bookmarkStart w:id="262" w:name="_bookmark120"/>
      <w:bookmarkEnd w:id="262"/>
    </w:p>
    <w:p w14:paraId="6E57557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r>
        <w:rPr>
          <w:rFonts w:ascii="宋体" w:hAnsi="宋体" w:eastAsia="宋体" w:cs="宋体"/>
          <w:b/>
          <w:bCs/>
          <w:i w:val="0"/>
          <w:snapToGrid w:val="0"/>
          <w:spacing w:val="0"/>
          <w:w w:val="100"/>
          <w:position w:val="0"/>
          <w:sz w:val="21"/>
          <w:szCs w:val="21"/>
        </w:rPr>
        <w:t>10.进度计划</w:t>
      </w:r>
    </w:p>
    <w:p w14:paraId="1810576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96" w:author="羊" w:date="2026-02-27T11:22:28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10.2合同进度计划的修订发包人和监理人在收到修订的施工进度计划后确认或提出修改意见的期限：</w:t>
      </w:r>
      <w:r>
        <w:rPr>
          <w:rFonts w:ascii="宋体" w:hAnsi="宋体" w:eastAsia="宋体" w:cs="宋体"/>
          <w:b w:val="0"/>
          <w:bCs w:val="0"/>
          <w:i w:val="0"/>
          <w:snapToGrid w:val="0"/>
          <w:spacing w:val="0"/>
          <w:w w:val="100"/>
          <w:position w:val="0"/>
          <w:sz w:val="21"/>
          <w:szCs w:val="21"/>
          <w:u w:val="single" w:color="000000"/>
        </w:rPr>
        <w:t>收到修订的施工进度计划</w:t>
      </w:r>
      <w:ins w:id="897" w:author="羊" w:date="2026-02-27T11:22:28Z">
        <w:r>
          <w:rPr>
            <w:rFonts w:ascii="宋体" w:hAnsi="宋体" w:eastAsia="宋体" w:cs="宋体"/>
            <w:b w:val="0"/>
            <w:bCs w:val="0"/>
            <w:i w:val="0"/>
            <w:snapToGrid w:val="0"/>
            <w:spacing w:val="0"/>
            <w:w w:val="100"/>
            <w:position w:val="0"/>
            <w:sz w:val="21"/>
            <w:szCs w:val="21"/>
            <w:u w:val="single" w:color="000000"/>
          </w:rPr>
          <w:t>后7天内。</w:t>
        </w:r>
      </w:ins>
    </w:p>
    <w:p w14:paraId="7D7D9C4A">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263" w:name="_bookmark121"/>
      <w:bookmarkEnd w:id="263"/>
      <w:bookmarkStart w:id="264" w:name="11.开工和竣工（交工）"/>
      <w:bookmarkEnd w:id="264"/>
      <w:r>
        <w:rPr>
          <w:rFonts w:ascii="宋体" w:hAnsi="宋体" w:eastAsia="宋体" w:cs="宋体"/>
          <w:b/>
          <w:bCs/>
          <w:i w:val="0"/>
          <w:snapToGrid w:val="0"/>
          <w:spacing w:val="0"/>
          <w:w w:val="100"/>
          <w:position w:val="0"/>
          <w:sz w:val="21"/>
          <w:szCs w:val="21"/>
        </w:rPr>
        <w:t>11.开工和竣工（交工）</w:t>
      </w:r>
    </w:p>
    <w:p w14:paraId="7BB0099A">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11.1开工</w:t>
      </w:r>
    </w:p>
    <w:p w14:paraId="07430CF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98" w:author="羊" w:date="2026-02-27T11:22:5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关于承包人提交工程开工报审表的期限：</w:t>
      </w:r>
      <w:r>
        <w:rPr>
          <w:rFonts w:ascii="宋体" w:hAnsi="宋体" w:eastAsia="宋体" w:cs="宋体"/>
          <w:b w:val="0"/>
          <w:bCs w:val="0"/>
          <w:i w:val="0"/>
          <w:snapToGrid w:val="0"/>
          <w:spacing w:val="0"/>
          <w:w w:val="100"/>
          <w:position w:val="0"/>
          <w:sz w:val="21"/>
          <w:szCs w:val="21"/>
          <w:u w:val="single" w:color="000000"/>
        </w:rPr>
        <w:t>不晚于开工前7天</w:t>
      </w:r>
      <w:r>
        <w:rPr>
          <w:rFonts w:ascii="宋体" w:hAnsi="宋体" w:eastAsia="宋体" w:cs="宋体"/>
          <w:b w:val="0"/>
          <w:bCs w:val="0"/>
          <w:i w:val="0"/>
          <w:snapToGrid w:val="0"/>
          <w:spacing w:val="0"/>
          <w:w w:val="100"/>
          <w:position w:val="0"/>
          <w:sz w:val="21"/>
          <w:szCs w:val="21"/>
        </w:rPr>
        <w:t>。</w:t>
      </w:r>
    </w:p>
    <w:p w14:paraId="0326D3C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899" w:author="羊" w:date="2026-02-27T11:22:5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关于发包人应完成的其他开工准备工作及期限：</w:t>
      </w:r>
      <w:r>
        <w:rPr>
          <w:rFonts w:ascii="宋体" w:hAnsi="宋体" w:eastAsia="宋体" w:cs="宋体"/>
          <w:b w:val="0"/>
          <w:bCs w:val="0"/>
          <w:i w:val="0"/>
          <w:snapToGrid w:val="0"/>
          <w:spacing w:val="0"/>
          <w:w w:val="100"/>
          <w:position w:val="0"/>
          <w:sz w:val="21"/>
          <w:szCs w:val="21"/>
          <w:u w:val="single" w:color="000000"/>
        </w:rPr>
        <w:t>不晚于开工前7天</w:t>
      </w:r>
      <w:r>
        <w:rPr>
          <w:rFonts w:ascii="宋体" w:hAnsi="宋体" w:eastAsia="宋体" w:cs="宋体"/>
          <w:b w:val="0"/>
          <w:bCs w:val="0"/>
          <w:i w:val="0"/>
          <w:snapToGrid w:val="0"/>
          <w:spacing w:val="0"/>
          <w:w w:val="100"/>
          <w:position w:val="0"/>
          <w:sz w:val="21"/>
          <w:szCs w:val="21"/>
        </w:rPr>
        <w:t>。</w:t>
      </w:r>
    </w:p>
    <w:p w14:paraId="57F96A5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关于承包人应完成的其他开工准备工作及期限：</w:t>
      </w:r>
      <w:r>
        <w:rPr>
          <w:rFonts w:ascii="宋体" w:hAnsi="宋体" w:eastAsia="宋体" w:cs="宋体"/>
          <w:b w:val="0"/>
          <w:bCs w:val="0"/>
          <w:i w:val="0"/>
          <w:snapToGrid w:val="0"/>
          <w:spacing w:val="0"/>
          <w:w w:val="100"/>
          <w:position w:val="0"/>
          <w:sz w:val="21"/>
          <w:szCs w:val="21"/>
          <w:u w:val="single" w:color="000000"/>
        </w:rPr>
        <w:t>不晚于开工前7天</w:t>
      </w:r>
      <w:r>
        <w:rPr>
          <w:rFonts w:ascii="宋体" w:hAnsi="宋体" w:eastAsia="宋体" w:cs="宋体"/>
          <w:b w:val="0"/>
          <w:bCs w:val="0"/>
          <w:i w:val="0"/>
          <w:snapToGrid w:val="0"/>
          <w:spacing w:val="0"/>
          <w:w w:val="100"/>
          <w:position w:val="0"/>
          <w:sz w:val="21"/>
          <w:szCs w:val="21"/>
        </w:rPr>
        <w:t>。</w:t>
      </w:r>
    </w:p>
    <w:p w14:paraId="5B2DA44F">
      <w:pPr>
        <w:keepNext w:val="0"/>
        <w:keepLines w:val="0"/>
        <w:pageBreakBefore w:val="0"/>
        <w:widowControl w:val="0"/>
        <w:tabs>
          <w:tab w:val="left" w:pos="748"/>
        </w:tabs>
        <w:kinsoku/>
        <w:wordWrap/>
        <w:overflowPunct/>
        <w:topLinePunct w:val="0"/>
        <w:autoSpaceDE/>
        <w:autoSpaceDN/>
        <w:bidi w:val="0"/>
        <w:adjustRightInd w:val="0"/>
        <w:snapToGrid w:val="0"/>
        <w:spacing w:line="360" w:lineRule="auto"/>
        <w:ind w:left="0" w:right="0" w:firstLine="420" w:firstLineChars="200"/>
        <w:jc w:val="both"/>
        <w:textAlignment w:val="auto"/>
        <w:rPr>
          <w:ins w:id="900" w:author="羊" w:date="2026-02-27T11:22:5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11.3</w:t>
      </w:r>
      <w:ins w:id="901" w:author="羊" w:date="2026-02-27T11:22:55Z">
        <w:r>
          <w:rPr>
            <w:rFonts w:hint="eastAsia" w:ascii="宋体" w:hAnsi="宋体" w:eastAsia="宋体"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发包人的工期延误</w:t>
      </w:r>
    </w:p>
    <w:p w14:paraId="5F2DD0F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在合同履行过程中，因下列情况导致工期延误和（或）费用增加的，由发包人承担由此延误的工期和（或）增加的费用：</w:t>
      </w:r>
    </w:p>
    <w:p w14:paraId="3635878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（1）发包人未能按合同约定提供施工场地，且该未能提供上述开工条件直接影响项目关键线路的；</w:t>
      </w:r>
    </w:p>
    <w:p w14:paraId="5DC76DB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（2）发包人提供的测量基准点、基准线和水准点及其书面资料存在错误或疏漏，且该错误或疏漏直接影响项目关键线路的；</w:t>
      </w:r>
    </w:p>
    <w:p w14:paraId="1FA9CE4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（3）监理人未按合同约定发出指示、批准等文件，且该未按合同约定发出指示、批准直接影响项目关键线路的；</w:t>
      </w:r>
    </w:p>
    <w:p w14:paraId="01CE64C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（4）变更未及时审批，直接影响项目关键线路的；</w:t>
      </w:r>
    </w:p>
    <w:p w14:paraId="22E3305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（5）实施变更直接影响项目关键线路的；</w:t>
      </w:r>
    </w:p>
    <w:p w14:paraId="045F5F2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（6）因发包人原因导致工程暂停施工、停建、缓建的；</w:t>
      </w:r>
    </w:p>
    <w:p w14:paraId="1D3148A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（7）因征地拆迁、群众阻工等情形导致工期延误累计超过14天的；</w:t>
      </w:r>
    </w:p>
    <w:p w14:paraId="70862D6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（8）</w:t>
      </w:r>
      <w:r>
        <w:rPr>
          <w:rFonts w:ascii="宋体" w:hAnsi="宋体" w:eastAsia="宋体" w:cs="宋体"/>
          <w:b w:val="0"/>
          <w:bCs w:val="0"/>
          <w:i w:val="0"/>
          <w:snapToGrid w:val="0"/>
          <w:spacing w:val="0"/>
          <w:w w:val="100"/>
          <w:position w:val="0"/>
          <w:sz w:val="21"/>
          <w:szCs w:val="21"/>
          <w:u w:val="single" w:color="000000"/>
        </w:rPr>
        <w:t>合同约定的其他情形</w:t>
      </w:r>
      <w:r>
        <w:rPr>
          <w:rFonts w:ascii="宋体" w:hAnsi="宋体" w:eastAsia="宋体" w:cs="宋体"/>
          <w:b w:val="0"/>
          <w:bCs w:val="0"/>
          <w:i w:val="0"/>
          <w:snapToGrid w:val="0"/>
          <w:spacing w:val="0"/>
          <w:w w:val="100"/>
          <w:position w:val="0"/>
          <w:sz w:val="21"/>
          <w:szCs w:val="21"/>
        </w:rPr>
        <w:t>。</w:t>
      </w:r>
      <w:r>
        <w:rPr>
          <w:rFonts w:ascii="宋体" w:hAnsi="宋体" w:eastAsia="宋体" w:cs="宋体"/>
          <w:b w:val="0"/>
          <w:bCs w:val="0"/>
          <w:i w:val="0"/>
          <w:snapToGrid w:val="0"/>
          <w:spacing w:val="0"/>
          <w:w w:val="100"/>
          <w:position w:val="0"/>
          <w:sz w:val="21"/>
          <w:szCs w:val="21"/>
          <w:u w:val="single" w:color="000000"/>
        </w:rPr>
        <w:t>因发包人原因未按计划开工日期开工的，发包人应按实际开工日期顺延交工（完工）日期。因发包人原因导致工期延误需要修订施工进度计划的，按照第10.2合同进度计划的修订执行。</w:t>
      </w:r>
    </w:p>
    <w:p w14:paraId="6506BF10">
      <w:pPr>
        <w:pStyle w:val="12"/>
        <w:keepNext w:val="0"/>
        <w:keepLines w:val="0"/>
        <w:pageBreakBefore w:val="0"/>
        <w:widowControl w:val="0"/>
        <w:tabs>
          <w:tab w:val="left" w:pos="116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65" w:name="11.4  异常恶劣的气候条件 "/>
      <w:bookmarkEnd w:id="265"/>
      <w:r>
        <w:rPr>
          <w:rFonts w:ascii="宋体" w:hAnsi="宋体" w:eastAsia="宋体" w:cs="宋体"/>
          <w:b w:val="0"/>
          <w:bCs w:val="0"/>
          <w:i w:val="0"/>
          <w:snapToGrid w:val="0"/>
          <w:spacing w:val="0"/>
          <w:w w:val="100"/>
          <w:position w:val="0"/>
          <w:sz w:val="21"/>
          <w:szCs w:val="21"/>
        </w:rPr>
        <w:t>11.4</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异常恶劣的气候条件</w:t>
      </w:r>
    </w:p>
    <w:p w14:paraId="6A6D349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02" w:author="羊" w:date="2026-02-27T11:23:2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11.4.3本合同工程界定异常恶劣气候条件的范围为：</w:t>
      </w:r>
    </w:p>
    <w:p w14:paraId="3FD89D8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03" w:author="羊" w:date="2026-02-27T11:23:2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(1)持续高温：连续三日日最高气温40℃以上；</w:t>
      </w:r>
    </w:p>
    <w:p w14:paraId="5F87729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(2)持续低温：连续三日日最低气温-10℃以下；</w:t>
      </w:r>
    </w:p>
    <w:p w14:paraId="2285122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04" w:author="羊" w:date="2026-02-27T11:23:3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(3)大风天气：施工水域日风力在6级以上且持续时间不少于4小时，或阵风大于8级；</w:t>
      </w:r>
    </w:p>
    <w:p w14:paraId="4A9D868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(4)暴雨天气：日降雨量100mm以上，或降雨强度大于20mm/h；</w:t>
      </w:r>
    </w:p>
    <w:p w14:paraId="5DBB214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05" w:author="羊" w:date="2026-02-27T11:23:3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(5)暴雪天气：日降雪量10mm及以上；</w:t>
      </w:r>
    </w:p>
    <w:p w14:paraId="522D918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(6)流速或波浪：内河3.5m/s及以上流速。</w:t>
      </w:r>
    </w:p>
    <w:p w14:paraId="1F34FFEC">
      <w:pPr>
        <w:pStyle w:val="12"/>
        <w:keepNext w:val="0"/>
        <w:keepLines w:val="0"/>
        <w:pageBreakBefore w:val="0"/>
        <w:widowControl w:val="0"/>
        <w:tabs>
          <w:tab w:val="left" w:pos="116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906" w:author="羊" w:date="2026-02-27T11:23:4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(7)水淹：施工场地大部或全部被潮水、洪水或雨水淹没超过1天；</w:t>
      </w:r>
    </w:p>
    <w:p w14:paraId="4995DBA1">
      <w:pPr>
        <w:pStyle w:val="12"/>
        <w:keepNext w:val="0"/>
        <w:keepLines w:val="0"/>
        <w:pageBreakBefore w:val="0"/>
        <w:widowControl w:val="0"/>
        <w:tabs>
          <w:tab w:val="left" w:pos="116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907" w:author="羊" w:date="2026-02-27T11:23:4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(8)大雾：定点施工船舶能见度小于50m的雾天超过1天；运动船舶按有关规定。</w:t>
      </w:r>
      <w:bookmarkStart w:id="266" w:name="11.5  承包人工期延误 "/>
      <w:bookmarkEnd w:id="266"/>
    </w:p>
    <w:p w14:paraId="11172562">
      <w:pPr>
        <w:pStyle w:val="12"/>
        <w:keepNext w:val="0"/>
        <w:keepLines w:val="0"/>
        <w:pageBreakBefore w:val="0"/>
        <w:widowControl w:val="0"/>
        <w:tabs>
          <w:tab w:val="left" w:pos="116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11.5</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承包人工期延误</w:t>
      </w:r>
    </w:p>
    <w:p w14:paraId="4027375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08" w:author="羊" w:date="2026-02-27T11:26:2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（1）逾期交工（完工）违约金表(参考格式)</w:t>
      </w:r>
      <w:del w:id="909" w:author="羊" w:date="2026-02-27T11:26:18Z">
        <w:r>
          <w:rPr>
            <w:rFonts w:ascii="宋体" w:hAnsi="宋体" w:eastAsia="宋体" w:cs="宋体"/>
            <w:b w:val="0"/>
            <w:bCs w:val="0"/>
            <w:i w:val="0"/>
            <w:snapToGrid w:val="0"/>
            <w:spacing w:val="0"/>
            <w:w w:val="100"/>
            <w:position w:val="0"/>
            <w:sz w:val="21"/>
            <w:szCs w:val="21"/>
          </w:rPr>
          <w:delText>渭沱船闸项目</w:delText>
        </w:r>
      </w:del>
    </w:p>
    <w:p w14:paraId="5B6C595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富金坝船闸项目</w:t>
      </w:r>
    </w:p>
    <w:tbl>
      <w:tblPr>
        <w:tblStyle w:val="15"/>
        <w:tblW w:w="0" w:type="auto"/>
        <w:tblInd w:w="663" w:type="dxa"/>
        <w:tblLayout w:type="fixed"/>
        <w:tblCellMar>
          <w:top w:w="0" w:type="dxa"/>
          <w:left w:w="0" w:type="dxa"/>
          <w:bottom w:w="0" w:type="dxa"/>
          <w:right w:w="0" w:type="dxa"/>
        </w:tblCellMar>
      </w:tblPr>
      <w:tblGrid>
        <w:gridCol w:w="843"/>
        <w:gridCol w:w="3675"/>
        <w:gridCol w:w="2127"/>
        <w:gridCol w:w="1863"/>
      </w:tblGrid>
      <w:tr w14:paraId="7AD6636A">
        <w:tblPrEx>
          <w:tblCellMar>
            <w:top w:w="0" w:type="dxa"/>
            <w:left w:w="0" w:type="dxa"/>
            <w:bottom w:w="0" w:type="dxa"/>
            <w:right w:w="0" w:type="dxa"/>
          </w:tblCellMar>
        </w:tblPrEx>
        <w:trPr>
          <w:trHeight w:val="420" w:hRule="exact"/>
        </w:trPr>
        <w:tc>
          <w:tcPr>
            <w:tcW w:w="843" w:type="dxa"/>
            <w:tcBorders>
              <w:top w:val="single" w:color="000000" w:sz="12" w:space="0"/>
              <w:left w:val="single" w:color="000000" w:sz="12" w:space="0"/>
              <w:bottom w:val="single" w:color="000000" w:sz="4" w:space="0"/>
              <w:right w:val="single" w:color="000000" w:sz="4" w:space="0"/>
            </w:tcBorders>
            <w:vAlign w:val="center"/>
          </w:tcPr>
          <w:p w14:paraId="4D4BD74B">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序号</w:t>
            </w:r>
          </w:p>
        </w:tc>
        <w:tc>
          <w:tcPr>
            <w:tcW w:w="3675" w:type="dxa"/>
            <w:tcBorders>
              <w:top w:val="single" w:color="000000" w:sz="12" w:space="0"/>
              <w:left w:val="single" w:color="000000" w:sz="4" w:space="0"/>
              <w:bottom w:val="single" w:color="000000" w:sz="4" w:space="0"/>
              <w:right w:val="single" w:color="000000" w:sz="4" w:space="0"/>
            </w:tcBorders>
            <w:vAlign w:val="center"/>
          </w:tcPr>
          <w:p w14:paraId="66B8E59D">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项目及说明</w:t>
            </w:r>
          </w:p>
        </w:tc>
        <w:tc>
          <w:tcPr>
            <w:tcW w:w="2127" w:type="dxa"/>
            <w:tcBorders>
              <w:top w:val="single" w:color="000000" w:sz="12" w:space="0"/>
              <w:left w:val="single" w:color="000000" w:sz="4" w:space="0"/>
              <w:bottom w:val="single" w:color="000000" w:sz="4" w:space="0"/>
              <w:right w:val="single" w:color="000000" w:sz="4" w:space="0"/>
            </w:tcBorders>
            <w:vAlign w:val="center"/>
          </w:tcPr>
          <w:p w14:paraId="5E462182">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要求完成日期</w:t>
            </w:r>
          </w:p>
        </w:tc>
        <w:tc>
          <w:tcPr>
            <w:tcW w:w="1863" w:type="dxa"/>
            <w:tcBorders>
              <w:top w:val="single" w:color="000000" w:sz="12" w:space="0"/>
              <w:left w:val="single" w:color="000000" w:sz="4" w:space="0"/>
              <w:bottom w:val="single" w:color="000000" w:sz="4" w:space="0"/>
              <w:right w:val="single" w:color="000000" w:sz="12" w:space="0"/>
            </w:tcBorders>
            <w:vAlign w:val="center"/>
          </w:tcPr>
          <w:p w14:paraId="412D4AFC">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违约金(元/天)</w:t>
            </w:r>
          </w:p>
        </w:tc>
      </w:tr>
      <w:tr w14:paraId="02B83E99">
        <w:tblPrEx>
          <w:tblCellMar>
            <w:top w:w="0" w:type="dxa"/>
            <w:left w:w="0" w:type="dxa"/>
            <w:bottom w:w="0" w:type="dxa"/>
            <w:right w:w="0" w:type="dxa"/>
          </w:tblCellMar>
        </w:tblPrEx>
        <w:trPr>
          <w:trHeight w:val="410" w:hRule="exact"/>
        </w:trPr>
        <w:tc>
          <w:tcPr>
            <w:tcW w:w="843" w:type="dxa"/>
            <w:tcBorders>
              <w:top w:val="single" w:color="000000" w:sz="4" w:space="0"/>
              <w:left w:val="single" w:color="000000" w:sz="12" w:space="0"/>
              <w:bottom w:val="single" w:color="000000" w:sz="4" w:space="0"/>
              <w:right w:val="single" w:color="000000" w:sz="4" w:space="0"/>
            </w:tcBorders>
            <w:vAlign w:val="center"/>
          </w:tcPr>
          <w:p w14:paraId="6189EEB2">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w:t>
            </w:r>
          </w:p>
        </w:tc>
        <w:tc>
          <w:tcPr>
            <w:tcW w:w="3675" w:type="dxa"/>
            <w:tcBorders>
              <w:top w:val="single" w:color="000000" w:sz="4" w:space="0"/>
              <w:left w:val="single" w:color="000000" w:sz="4" w:space="0"/>
              <w:bottom w:val="single" w:color="000000" w:sz="4" w:space="0"/>
              <w:right w:val="single" w:color="000000" w:sz="4" w:space="0"/>
            </w:tcBorders>
            <w:vAlign w:val="center"/>
          </w:tcPr>
          <w:p w14:paraId="0420AC32">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完成上下闸首混凝土浇筑</w:t>
            </w:r>
          </w:p>
        </w:tc>
        <w:tc>
          <w:tcPr>
            <w:tcW w:w="2127" w:type="dxa"/>
            <w:tcBorders>
              <w:top w:val="single" w:color="000000" w:sz="4" w:space="0"/>
              <w:left w:val="single" w:color="000000" w:sz="4" w:space="0"/>
              <w:bottom w:val="single" w:color="000000" w:sz="4" w:space="0"/>
              <w:right w:val="single" w:color="000000" w:sz="4" w:space="0"/>
            </w:tcBorders>
            <w:vAlign w:val="center"/>
          </w:tcPr>
          <w:p w14:paraId="60656214">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2028年10月30日</w:t>
            </w:r>
          </w:p>
        </w:tc>
        <w:tc>
          <w:tcPr>
            <w:tcW w:w="1863" w:type="dxa"/>
            <w:tcBorders>
              <w:top w:val="single" w:color="000000" w:sz="4" w:space="0"/>
              <w:left w:val="single" w:color="000000" w:sz="4" w:space="0"/>
              <w:bottom w:val="single" w:color="000000" w:sz="4" w:space="0"/>
              <w:right w:val="single" w:color="000000" w:sz="12" w:space="0"/>
            </w:tcBorders>
            <w:vAlign w:val="center"/>
          </w:tcPr>
          <w:p w14:paraId="71CE5C85">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5000</w:t>
            </w:r>
          </w:p>
        </w:tc>
      </w:tr>
      <w:tr w14:paraId="54A06030">
        <w:tblPrEx>
          <w:tblCellMar>
            <w:top w:w="0" w:type="dxa"/>
            <w:left w:w="0" w:type="dxa"/>
            <w:bottom w:w="0" w:type="dxa"/>
            <w:right w:w="0" w:type="dxa"/>
          </w:tblCellMar>
        </w:tblPrEx>
        <w:trPr>
          <w:trHeight w:val="410" w:hRule="exact"/>
        </w:trPr>
        <w:tc>
          <w:tcPr>
            <w:tcW w:w="843" w:type="dxa"/>
            <w:tcBorders>
              <w:top w:val="single" w:color="000000" w:sz="4" w:space="0"/>
              <w:left w:val="single" w:color="000000" w:sz="12" w:space="0"/>
              <w:bottom w:val="single" w:color="000000" w:sz="4" w:space="0"/>
              <w:right w:val="single" w:color="000000" w:sz="4" w:space="0"/>
            </w:tcBorders>
            <w:vAlign w:val="center"/>
          </w:tcPr>
          <w:p w14:paraId="54B01C28">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ascii="宋体" w:hAnsi="宋体" w:eastAsia="宋体" w:cs="宋体"/>
                <w:b w:val="0"/>
                <w:bCs w:val="0"/>
                <w:i w:val="0"/>
                <w:snapToGrid w:val="0"/>
                <w:spacing w:val="0"/>
                <w:w w:val="100"/>
                <w:position w:val="0"/>
                <w:sz w:val="21"/>
                <w:szCs w:val="21"/>
                <w:lang w:val="en-US" w:eastAsia="zh-CN"/>
              </w:rPr>
            </w:pPr>
            <w:ins w:id="910" w:author="羊" w:date="2026-02-27T11:25:06Z">
              <w:r>
                <w:rPr>
                  <w:rFonts w:hint="eastAsia" w:ascii="宋体" w:hAnsi="宋体" w:eastAsia="宋体" w:cs="宋体"/>
                  <w:b w:val="0"/>
                  <w:bCs w:val="0"/>
                  <w:i w:val="0"/>
                  <w:snapToGrid w:val="0"/>
                  <w:spacing w:val="0"/>
                  <w:w w:val="100"/>
                  <w:position w:val="0"/>
                  <w:sz w:val="21"/>
                  <w:szCs w:val="21"/>
                  <w:lang w:val="en-US" w:eastAsia="zh-CN"/>
                </w:rPr>
                <w:t>2</w:t>
              </w:r>
            </w:ins>
          </w:p>
        </w:tc>
        <w:tc>
          <w:tcPr>
            <w:tcW w:w="3675" w:type="dxa"/>
            <w:tcBorders>
              <w:top w:val="single" w:color="000000" w:sz="4" w:space="0"/>
              <w:left w:val="single" w:color="000000" w:sz="4" w:space="0"/>
              <w:bottom w:val="single" w:color="000000" w:sz="4" w:space="0"/>
              <w:right w:val="single" w:color="000000" w:sz="4" w:space="0"/>
            </w:tcBorders>
            <w:vAlign w:val="center"/>
          </w:tcPr>
          <w:p w14:paraId="2C529FA6">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完成船闸主体工程</w:t>
            </w:r>
          </w:p>
        </w:tc>
        <w:tc>
          <w:tcPr>
            <w:tcW w:w="2127" w:type="dxa"/>
            <w:tcBorders>
              <w:top w:val="single" w:color="000000" w:sz="4" w:space="0"/>
              <w:left w:val="single" w:color="000000" w:sz="4" w:space="0"/>
              <w:bottom w:val="single" w:color="000000" w:sz="4" w:space="0"/>
              <w:right w:val="single" w:color="000000" w:sz="4" w:space="0"/>
            </w:tcBorders>
            <w:vAlign w:val="center"/>
          </w:tcPr>
          <w:p w14:paraId="78B25C28">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2029年4月30日</w:t>
            </w:r>
          </w:p>
        </w:tc>
        <w:tc>
          <w:tcPr>
            <w:tcW w:w="1863" w:type="dxa"/>
            <w:tcBorders>
              <w:top w:val="single" w:color="000000" w:sz="4" w:space="0"/>
              <w:left w:val="single" w:color="000000" w:sz="4" w:space="0"/>
              <w:bottom w:val="single" w:color="000000" w:sz="4" w:space="0"/>
              <w:right w:val="single" w:color="000000" w:sz="12" w:space="0"/>
            </w:tcBorders>
            <w:vAlign w:val="center"/>
          </w:tcPr>
          <w:p w14:paraId="25CCD24B">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5000</w:t>
            </w:r>
          </w:p>
        </w:tc>
      </w:tr>
      <w:tr w14:paraId="03F4AEC7">
        <w:tblPrEx>
          <w:tblCellMar>
            <w:top w:w="0" w:type="dxa"/>
            <w:left w:w="0" w:type="dxa"/>
            <w:bottom w:w="0" w:type="dxa"/>
            <w:right w:w="0" w:type="dxa"/>
          </w:tblCellMar>
        </w:tblPrEx>
        <w:trPr>
          <w:trHeight w:val="410" w:hRule="exact"/>
        </w:trPr>
        <w:tc>
          <w:tcPr>
            <w:tcW w:w="843" w:type="dxa"/>
            <w:tcBorders>
              <w:top w:val="single" w:color="000000" w:sz="4" w:space="0"/>
              <w:left w:val="single" w:color="000000" w:sz="12" w:space="0"/>
              <w:bottom w:val="single" w:color="000000" w:sz="4" w:space="0"/>
              <w:right w:val="single" w:color="000000" w:sz="4" w:space="0"/>
            </w:tcBorders>
            <w:vAlign w:val="center"/>
          </w:tcPr>
          <w:p w14:paraId="3B659D65">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ascii="宋体" w:hAnsi="宋体" w:eastAsia="宋体" w:cs="宋体"/>
                <w:b w:val="0"/>
                <w:bCs w:val="0"/>
                <w:i w:val="0"/>
                <w:snapToGrid w:val="0"/>
                <w:spacing w:val="0"/>
                <w:w w:val="100"/>
                <w:position w:val="0"/>
                <w:sz w:val="21"/>
                <w:szCs w:val="21"/>
                <w:lang w:val="en-US" w:eastAsia="zh-CN"/>
              </w:rPr>
            </w:pPr>
            <w:ins w:id="911" w:author="羊" w:date="2026-02-27T11:25:07Z">
              <w:r>
                <w:rPr>
                  <w:rFonts w:hint="eastAsia" w:ascii="宋体" w:hAnsi="宋体" w:eastAsia="宋体" w:cs="宋体"/>
                  <w:b w:val="0"/>
                  <w:bCs w:val="0"/>
                  <w:i w:val="0"/>
                  <w:snapToGrid w:val="0"/>
                  <w:spacing w:val="0"/>
                  <w:w w:val="100"/>
                  <w:position w:val="0"/>
                  <w:sz w:val="21"/>
                  <w:szCs w:val="21"/>
                  <w:lang w:val="en-US" w:eastAsia="zh-CN"/>
                </w:rPr>
                <w:t>3</w:t>
              </w:r>
            </w:ins>
          </w:p>
        </w:tc>
        <w:tc>
          <w:tcPr>
            <w:tcW w:w="3675" w:type="dxa"/>
            <w:tcBorders>
              <w:top w:val="single" w:color="000000" w:sz="4" w:space="0"/>
              <w:left w:val="single" w:color="000000" w:sz="4" w:space="0"/>
              <w:bottom w:val="single" w:color="000000" w:sz="4" w:space="0"/>
              <w:right w:val="single" w:color="000000" w:sz="4" w:space="0"/>
            </w:tcBorders>
            <w:vAlign w:val="center"/>
          </w:tcPr>
          <w:p w14:paraId="33FE94DA">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具备通航条件</w:t>
            </w:r>
          </w:p>
        </w:tc>
        <w:tc>
          <w:tcPr>
            <w:tcW w:w="2127" w:type="dxa"/>
            <w:tcBorders>
              <w:top w:val="single" w:color="000000" w:sz="4" w:space="0"/>
              <w:left w:val="single" w:color="000000" w:sz="4" w:space="0"/>
              <w:bottom w:val="single" w:color="000000" w:sz="4" w:space="0"/>
              <w:right w:val="single" w:color="000000" w:sz="4" w:space="0"/>
            </w:tcBorders>
            <w:vAlign w:val="center"/>
          </w:tcPr>
          <w:p w14:paraId="6DD36356">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2029年8月31日</w:t>
            </w:r>
          </w:p>
        </w:tc>
        <w:tc>
          <w:tcPr>
            <w:tcW w:w="1863" w:type="dxa"/>
            <w:tcBorders>
              <w:top w:val="single" w:color="000000" w:sz="4" w:space="0"/>
              <w:left w:val="single" w:color="000000" w:sz="4" w:space="0"/>
              <w:bottom w:val="single" w:color="000000" w:sz="4" w:space="0"/>
              <w:right w:val="single" w:color="000000" w:sz="12" w:space="0"/>
            </w:tcBorders>
            <w:vAlign w:val="center"/>
          </w:tcPr>
          <w:p w14:paraId="71BFCB3B">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10000</w:t>
            </w:r>
          </w:p>
        </w:tc>
      </w:tr>
      <w:tr w14:paraId="3A1A8562">
        <w:tblPrEx>
          <w:tblCellMar>
            <w:top w:w="0" w:type="dxa"/>
            <w:left w:w="0" w:type="dxa"/>
            <w:bottom w:w="0" w:type="dxa"/>
            <w:right w:w="0" w:type="dxa"/>
          </w:tblCellMar>
        </w:tblPrEx>
        <w:trPr>
          <w:trHeight w:val="420" w:hRule="exact"/>
        </w:trPr>
        <w:tc>
          <w:tcPr>
            <w:tcW w:w="843" w:type="dxa"/>
            <w:tcBorders>
              <w:top w:val="single" w:color="000000" w:sz="4" w:space="0"/>
              <w:left w:val="single" w:color="000000" w:sz="12" w:space="0"/>
              <w:bottom w:val="single" w:color="000000" w:sz="12" w:space="0"/>
              <w:right w:val="single" w:color="000000" w:sz="4" w:space="0"/>
            </w:tcBorders>
            <w:vAlign w:val="center"/>
          </w:tcPr>
          <w:p w14:paraId="506CAA79">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ascii="宋体" w:hAnsi="宋体" w:eastAsia="宋体" w:cs="宋体"/>
                <w:b w:val="0"/>
                <w:bCs w:val="0"/>
                <w:i w:val="0"/>
                <w:snapToGrid w:val="0"/>
                <w:spacing w:val="0"/>
                <w:w w:val="100"/>
                <w:position w:val="0"/>
                <w:sz w:val="21"/>
                <w:szCs w:val="21"/>
                <w:lang w:val="en-US" w:eastAsia="zh-CN"/>
              </w:rPr>
            </w:pPr>
            <w:ins w:id="912" w:author="羊" w:date="2026-02-27T11:25:08Z">
              <w:r>
                <w:rPr>
                  <w:rFonts w:hint="eastAsia" w:ascii="宋体" w:hAnsi="宋体" w:eastAsia="宋体" w:cs="宋体"/>
                  <w:b w:val="0"/>
                  <w:bCs w:val="0"/>
                  <w:i w:val="0"/>
                  <w:snapToGrid w:val="0"/>
                  <w:spacing w:val="0"/>
                  <w:w w:val="100"/>
                  <w:position w:val="0"/>
                  <w:sz w:val="21"/>
                  <w:szCs w:val="21"/>
                  <w:lang w:val="en-US" w:eastAsia="zh-CN"/>
                </w:rPr>
                <w:t>4</w:t>
              </w:r>
            </w:ins>
          </w:p>
        </w:tc>
        <w:tc>
          <w:tcPr>
            <w:tcW w:w="3675" w:type="dxa"/>
            <w:tcBorders>
              <w:top w:val="single" w:color="000000" w:sz="4" w:space="0"/>
              <w:left w:val="single" w:color="000000" w:sz="4" w:space="0"/>
              <w:bottom w:val="single" w:color="000000" w:sz="12" w:space="0"/>
              <w:right w:val="single" w:color="000000" w:sz="4" w:space="0"/>
            </w:tcBorders>
            <w:vAlign w:val="center"/>
          </w:tcPr>
          <w:p w14:paraId="75C55B6D">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完成鱼道建设</w:t>
            </w:r>
          </w:p>
        </w:tc>
        <w:tc>
          <w:tcPr>
            <w:tcW w:w="2127" w:type="dxa"/>
            <w:tcBorders>
              <w:top w:val="single" w:color="000000" w:sz="4" w:space="0"/>
              <w:left w:val="single" w:color="000000" w:sz="4" w:space="0"/>
              <w:bottom w:val="single" w:color="000000" w:sz="12" w:space="0"/>
              <w:right w:val="single" w:color="000000" w:sz="4" w:space="0"/>
            </w:tcBorders>
            <w:vAlign w:val="center"/>
          </w:tcPr>
          <w:p w14:paraId="2856B329">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2030年4月30日</w:t>
            </w:r>
          </w:p>
        </w:tc>
        <w:tc>
          <w:tcPr>
            <w:tcW w:w="1863" w:type="dxa"/>
            <w:tcBorders>
              <w:top w:val="single" w:color="000000" w:sz="4" w:space="0"/>
              <w:left w:val="single" w:color="000000" w:sz="4" w:space="0"/>
              <w:bottom w:val="single" w:color="000000" w:sz="12" w:space="0"/>
              <w:right w:val="single" w:color="000000" w:sz="12" w:space="0"/>
            </w:tcBorders>
            <w:vAlign w:val="center"/>
          </w:tcPr>
          <w:p w14:paraId="02DA7A2C">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5000</w:t>
            </w:r>
          </w:p>
        </w:tc>
      </w:tr>
    </w:tbl>
    <w:p w14:paraId="56A86431">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6BEE3D9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hint="eastAsia" w:ascii="宋体" w:hAnsi="宋体" w:eastAsia="宋体" w:cs="宋体"/>
          <w:b w:val="0"/>
          <w:bCs w:val="0"/>
          <w:i w:val="0"/>
          <w:snapToGrid w:val="0"/>
          <w:spacing w:val="0"/>
          <w:w w:val="100"/>
          <w:position w:val="0"/>
          <w:sz w:val="21"/>
          <w:szCs w:val="21"/>
          <w:lang w:eastAsia="zh-CN"/>
        </w:rPr>
      </w:pPr>
      <w:r>
        <w:rPr>
          <w:rFonts w:ascii="宋体" w:hAnsi="宋体" w:eastAsia="宋体" w:cs="宋体"/>
          <w:b w:val="0"/>
          <w:bCs w:val="0"/>
          <w:i w:val="0"/>
          <w:snapToGrid w:val="0"/>
          <w:spacing w:val="0"/>
          <w:w w:val="100"/>
          <w:position w:val="0"/>
          <w:sz w:val="21"/>
          <w:szCs w:val="21"/>
        </w:rPr>
        <w:t>（2）全部逾期交工（完工）违约金的总限额为不应超过合同价的5%。超过合同价的5%，招标人有权解除合同（非承包人原因的除外）</w:t>
      </w:r>
      <w:ins w:id="913" w:author="羊" w:date="2026-02-27T11:26:46Z">
        <w:r>
          <w:rPr>
            <w:rFonts w:hint="eastAsia" w:cs="宋体"/>
            <w:b w:val="0"/>
            <w:bCs w:val="0"/>
            <w:i w:val="0"/>
            <w:snapToGrid w:val="0"/>
            <w:spacing w:val="0"/>
            <w:w w:val="100"/>
            <w:position w:val="0"/>
            <w:sz w:val="21"/>
            <w:szCs w:val="21"/>
            <w:lang w:eastAsia="zh-CN"/>
          </w:rPr>
          <w:t>。</w:t>
        </w:r>
      </w:ins>
    </w:p>
    <w:p w14:paraId="6A34129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由于承包人原因，未能按合同进度计划完成工作，或监理人认为承包人工作进度不能满足合同工期要求的，承包人应采取措施加快进度，并承担加快进度所增加的费用。由于承包人原因造成工期延误，承包人应支付逾期竣（完）工违约金。承包人支付逾期竣（完）工违约金，不免除承包人完成工作及修补缺陷的义务。</w:t>
      </w:r>
    </w:p>
    <w:p w14:paraId="6EF0A53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67" w:name="11.6工期提前"/>
      <w:bookmarkEnd w:id="267"/>
      <w:r>
        <w:rPr>
          <w:rFonts w:ascii="宋体" w:hAnsi="宋体" w:eastAsia="宋体" w:cs="宋体"/>
          <w:b w:val="0"/>
          <w:bCs w:val="0"/>
          <w:i w:val="0"/>
          <w:snapToGrid w:val="0"/>
          <w:spacing w:val="0"/>
          <w:w w:val="100"/>
          <w:position w:val="0"/>
          <w:sz w:val="21"/>
          <w:szCs w:val="21"/>
        </w:rPr>
        <w:t>11.6工期提前</w:t>
      </w:r>
    </w:p>
    <w:p w14:paraId="6374C03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本款补充11.6.1、11.6.2项如下：</w:t>
      </w:r>
    </w:p>
    <w:p w14:paraId="7A9FF2F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11.6.1工期提前的资金约定</w:t>
      </w:r>
    </w:p>
    <w:p w14:paraId="266F280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（1）当项目需要提前交工（完工）或项目工期按照第</w:t>
      </w:r>
      <w:r>
        <w:rPr>
          <w:rFonts w:ascii="宋体" w:hAnsi="宋体" w:eastAsia="宋体" w:cs="宋体"/>
          <w:b w:val="0"/>
          <w:bCs w:val="0"/>
          <w:i w:val="0"/>
          <w:snapToGrid w:val="0"/>
          <w:spacing w:val="0"/>
          <w:w w:val="100"/>
          <w:position w:val="0"/>
          <w:sz w:val="21"/>
          <w:szCs w:val="21"/>
          <w:u w:val="single" w:color="000000"/>
        </w:rPr>
        <w:t>11.3款〔发包人的工期延误〕</w:t>
      </w:r>
      <w:r>
        <w:rPr>
          <w:rFonts w:ascii="宋体" w:hAnsi="宋体" w:eastAsia="宋体" w:cs="宋体"/>
          <w:b w:val="0"/>
          <w:bCs w:val="0"/>
          <w:i w:val="0"/>
          <w:snapToGrid w:val="0"/>
          <w:spacing w:val="0"/>
          <w:w w:val="100"/>
          <w:position w:val="0"/>
          <w:sz w:val="21"/>
          <w:szCs w:val="21"/>
        </w:rPr>
        <w:t>约定顺延后需要提前交工（完工）的，发包人应通过监理人向承包人下达提前交工（完工）指示。承包人同意提前交工（完工）的，应向发包人和监理人提交提前交工（完工）方案，提前交工（完工）方案经监理人和发包人审批后生效。由此增加的费用按照第</w:t>
      </w:r>
      <w:r>
        <w:rPr>
          <w:rFonts w:ascii="宋体" w:hAnsi="宋体" w:eastAsia="宋体" w:cs="宋体"/>
          <w:b w:val="0"/>
          <w:bCs w:val="0"/>
          <w:i w:val="0"/>
          <w:snapToGrid w:val="0"/>
          <w:spacing w:val="0"/>
          <w:w w:val="100"/>
          <w:position w:val="0"/>
          <w:sz w:val="21"/>
          <w:szCs w:val="21"/>
          <w:u w:val="single" w:color="000000"/>
        </w:rPr>
        <w:t>15.4款〔变更的估价原则〕</w:t>
      </w:r>
      <w:r>
        <w:rPr>
          <w:rFonts w:ascii="宋体" w:hAnsi="宋体" w:eastAsia="宋体" w:cs="宋体"/>
          <w:b w:val="0"/>
          <w:bCs w:val="0"/>
          <w:i w:val="0"/>
          <w:snapToGrid w:val="0"/>
          <w:spacing w:val="0"/>
          <w:w w:val="100"/>
          <w:position w:val="0"/>
          <w:sz w:val="21"/>
          <w:szCs w:val="21"/>
        </w:rPr>
        <w:t>约定执行。</w:t>
      </w:r>
    </w:p>
    <w:p w14:paraId="6DA4DB2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（2）发包人不得随意要求承包人提前交工（完工），承包人也不得随意提出提前交工（完工）的建议。如遇特殊情况，确需将工期提前的，发包人和承包人必须采取有效措施，确保工程质量。</w:t>
      </w:r>
    </w:p>
    <w:p w14:paraId="77D1633E">
      <w:pPr>
        <w:pStyle w:val="12"/>
        <w:keepNext w:val="0"/>
        <w:keepLines w:val="0"/>
        <w:pageBreakBefore w:val="0"/>
        <w:widowControl w:val="0"/>
        <w:tabs>
          <w:tab w:val="left" w:pos="410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11.6.2提前交工（完工）的奖励：</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5000元/天，不超过签约合同价的1%</w:t>
      </w:r>
      <w:r>
        <w:rPr>
          <w:rFonts w:ascii="宋体" w:hAnsi="宋体" w:eastAsia="宋体" w:cs="宋体"/>
          <w:b w:val="0"/>
          <w:bCs w:val="0"/>
          <w:i w:val="0"/>
          <w:snapToGrid w:val="0"/>
          <w:spacing w:val="0"/>
          <w:w w:val="100"/>
          <w:position w:val="0"/>
          <w:sz w:val="21"/>
          <w:szCs w:val="21"/>
        </w:rPr>
        <w:t>。</w:t>
      </w:r>
    </w:p>
    <w:p w14:paraId="6D4F8CDD">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268" w:name="_bookmark122"/>
      <w:bookmarkEnd w:id="268"/>
      <w:bookmarkStart w:id="269" w:name="12.暂停施工"/>
      <w:bookmarkEnd w:id="269"/>
      <w:r>
        <w:rPr>
          <w:rFonts w:ascii="宋体" w:hAnsi="宋体" w:eastAsia="宋体" w:cs="宋体"/>
          <w:b/>
          <w:bCs/>
          <w:i w:val="0"/>
          <w:snapToGrid w:val="0"/>
          <w:spacing w:val="0"/>
          <w:w w:val="100"/>
          <w:position w:val="0"/>
          <w:sz w:val="21"/>
          <w:szCs w:val="21"/>
        </w:rPr>
        <w:t>12.暂停施工</w:t>
      </w:r>
    </w:p>
    <w:p w14:paraId="18DBA0D8">
      <w:pPr>
        <w:pStyle w:val="12"/>
        <w:keepNext w:val="0"/>
        <w:keepLines w:val="0"/>
        <w:pageBreakBefore w:val="0"/>
        <w:widowControl w:val="0"/>
        <w:tabs>
          <w:tab w:val="left" w:pos="116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70" w:name="12.1  承包人暂停施工的责任"/>
      <w:bookmarkEnd w:id="270"/>
      <w:r>
        <w:rPr>
          <w:rFonts w:ascii="宋体" w:hAnsi="宋体" w:eastAsia="宋体" w:cs="宋体"/>
          <w:b w:val="0"/>
          <w:bCs w:val="0"/>
          <w:i w:val="0"/>
          <w:snapToGrid w:val="0"/>
          <w:spacing w:val="0"/>
          <w:w w:val="100"/>
          <w:position w:val="0"/>
          <w:sz w:val="21"/>
          <w:szCs w:val="21"/>
        </w:rPr>
        <w:t>12.1</w:t>
      </w:r>
      <w:ins w:id="914" w:author="羊" w:date="2026-02-27T11:27:06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承包人暂停施工的责任</w:t>
      </w:r>
    </w:p>
    <w:p w14:paraId="58AD376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(5)承包人承担暂停施工责任的其它情形：</w:t>
      </w:r>
      <w:r>
        <w:rPr>
          <w:rFonts w:ascii="宋体" w:hAnsi="宋体" w:eastAsia="宋体" w:cs="宋体"/>
          <w:b w:val="0"/>
          <w:bCs w:val="0"/>
          <w:i w:val="0"/>
          <w:snapToGrid w:val="0"/>
          <w:spacing w:val="0"/>
          <w:w w:val="100"/>
          <w:position w:val="0"/>
          <w:sz w:val="21"/>
          <w:szCs w:val="21"/>
          <w:u w:val="single" w:color="000000"/>
        </w:rPr>
        <w:t>因承包人原因引起的质量、安全整改、返工、事故处理等暂停施工，因天气原因引起的暂停（合同约定的异常恶劣气候条件除外）</w:t>
      </w:r>
      <w:r>
        <w:rPr>
          <w:rFonts w:ascii="宋体" w:hAnsi="宋体" w:eastAsia="宋体" w:cs="宋体"/>
          <w:b w:val="0"/>
          <w:bCs w:val="0"/>
          <w:i w:val="0"/>
          <w:snapToGrid w:val="0"/>
          <w:spacing w:val="0"/>
          <w:w w:val="100"/>
          <w:position w:val="0"/>
          <w:sz w:val="21"/>
          <w:szCs w:val="21"/>
        </w:rPr>
        <w:t>。</w:t>
      </w:r>
      <w:r>
        <w:rPr>
          <w:rFonts w:ascii="宋体" w:hAnsi="宋体" w:eastAsia="宋体" w:cs="宋体"/>
          <w:b w:val="0"/>
          <w:bCs w:val="0"/>
          <w:i w:val="0"/>
          <w:snapToGrid w:val="0"/>
          <w:spacing w:val="0"/>
          <w:w w:val="100"/>
          <w:position w:val="0"/>
          <w:sz w:val="21"/>
          <w:szCs w:val="21"/>
          <w:u w:val="single" w:color="000000"/>
        </w:rPr>
        <w:t>因承包人原因引起的暂停施工，承包人应承担由此增加的费用和（或）延误的工期。</w:t>
      </w:r>
    </w:p>
    <w:p w14:paraId="3D1F8FBB">
      <w:pPr>
        <w:pStyle w:val="12"/>
        <w:keepNext w:val="0"/>
        <w:keepLines w:val="0"/>
        <w:pageBreakBefore w:val="0"/>
        <w:widowControl w:val="0"/>
        <w:tabs>
          <w:tab w:val="left" w:pos="116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71" w:name="12.2  发包人暂停施工的责任"/>
      <w:bookmarkEnd w:id="271"/>
      <w:r>
        <w:rPr>
          <w:rFonts w:ascii="宋体" w:hAnsi="宋体" w:eastAsia="宋体" w:cs="宋体"/>
          <w:b w:val="0"/>
          <w:bCs w:val="0"/>
          <w:i w:val="0"/>
          <w:snapToGrid w:val="0"/>
          <w:spacing w:val="0"/>
          <w:w w:val="100"/>
          <w:position w:val="0"/>
          <w:sz w:val="21"/>
          <w:szCs w:val="21"/>
        </w:rPr>
        <w:t>12.2</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发包人暂停施工的责任</w:t>
      </w:r>
    </w:p>
    <w:p w14:paraId="1CC0CCB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(3)发包人承担暂停施工责任的其它情形</w:t>
      </w:r>
      <w:r>
        <w:rPr>
          <w:rFonts w:ascii="宋体" w:hAnsi="宋体" w:eastAsia="宋体" w:cs="宋体"/>
          <w:b w:val="0"/>
          <w:bCs w:val="0"/>
          <w:i w:val="0"/>
          <w:snapToGrid w:val="0"/>
          <w:spacing w:val="0"/>
          <w:w w:val="100"/>
          <w:position w:val="0"/>
          <w:sz w:val="21"/>
          <w:szCs w:val="21"/>
          <w:u w:val="single" w:color="000000"/>
        </w:rPr>
        <w:t>：暂停施工持续30天以上不复工的，且不属于第12.1款〔承包人暂停施工的责任〕及第21条〔不可抗力〕约定的情形，并影响到整个工程以及合同目的实现的，承包人有权提出价格调整要求，或者解除合同。解除合同的，按照第22.2.3项〔发包人违约解除合同〕执行。</w:t>
      </w:r>
    </w:p>
    <w:p w14:paraId="249F779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15" w:author="羊" w:date="2026-02-27T11:27:1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本条补充12.6、12.7款如下：</w:t>
      </w:r>
      <w:bookmarkStart w:id="272" w:name="12.6暂停施工期间的工程照管"/>
      <w:bookmarkEnd w:id="272"/>
    </w:p>
    <w:p w14:paraId="5C65DF8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12.6暂停施工期间的工程照管</w:t>
      </w:r>
    </w:p>
    <w:p w14:paraId="241D9F2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16" w:author="羊" w:date="2026-02-27T11:27:3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暂停施工期间，承包人应负责妥善照管工程并提供安全保障，由此增加的费用由责任方承担。</w:t>
      </w:r>
      <w:bookmarkStart w:id="273" w:name="12.7 暂停施工的措施"/>
      <w:bookmarkEnd w:id="273"/>
    </w:p>
    <w:p w14:paraId="3694F18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17" w:author="羊" w:date="2026-02-27T11:27:4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12.7暂停施工的措施</w:t>
      </w:r>
    </w:p>
    <w:p w14:paraId="3748358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18" w:author="羊" w:date="2026-02-27T11:27:2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暂停施工期间，发包人和承包人均应采取必要的措施确保工程质量及安全，防止因暂停施工扩大损失。</w:t>
      </w:r>
      <w:bookmarkStart w:id="274" w:name="_bookmark123"/>
      <w:bookmarkEnd w:id="274"/>
      <w:bookmarkStart w:id="275" w:name="13.工程质量"/>
      <w:bookmarkEnd w:id="275"/>
    </w:p>
    <w:p w14:paraId="4D0A313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r>
        <w:rPr>
          <w:rFonts w:ascii="宋体" w:hAnsi="宋体" w:eastAsia="宋体" w:cs="宋体"/>
          <w:b/>
          <w:bCs/>
          <w:i w:val="0"/>
          <w:snapToGrid w:val="0"/>
          <w:spacing w:val="0"/>
          <w:w w:val="100"/>
          <w:position w:val="0"/>
          <w:sz w:val="21"/>
          <w:szCs w:val="21"/>
        </w:rPr>
        <w:t>13.工程质量</w:t>
      </w:r>
    </w:p>
    <w:p w14:paraId="768AE34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76" w:name="13.1 工程质量要求"/>
      <w:bookmarkEnd w:id="276"/>
      <w:r>
        <w:rPr>
          <w:rFonts w:ascii="宋体" w:hAnsi="宋体" w:eastAsia="宋体" w:cs="宋体"/>
          <w:b w:val="0"/>
          <w:bCs w:val="0"/>
          <w:i w:val="0"/>
          <w:snapToGrid w:val="0"/>
          <w:spacing w:val="0"/>
          <w:w w:val="100"/>
          <w:position w:val="0"/>
          <w:sz w:val="21"/>
          <w:szCs w:val="21"/>
        </w:rPr>
        <w:t>13.1工程质量要求</w:t>
      </w:r>
    </w:p>
    <w:p w14:paraId="7FA4F3F2">
      <w:pPr>
        <w:pStyle w:val="12"/>
        <w:keepNext w:val="0"/>
        <w:keepLines w:val="0"/>
        <w:pageBreakBefore w:val="0"/>
        <w:widowControl w:val="0"/>
        <w:tabs>
          <w:tab w:val="left" w:pos="1372"/>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919" w:author="羊" w:date="2026-02-27T11:27:33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13.1.1</w:t>
      </w:r>
      <w:ins w:id="920" w:author="羊" w:date="2026-02-27T11:27:25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工程质量符合国家有关施工质量验收规范和标准要求，</w:t>
      </w:r>
      <w:r>
        <w:rPr>
          <w:rFonts w:ascii="宋体" w:hAnsi="宋体" w:eastAsia="宋体" w:cs="宋体"/>
          <w:b w:val="0"/>
          <w:bCs w:val="0"/>
          <w:i w:val="0"/>
          <w:snapToGrid w:val="0"/>
          <w:spacing w:val="0"/>
          <w:w w:val="100"/>
          <w:position w:val="0"/>
          <w:sz w:val="21"/>
          <w:szCs w:val="21"/>
          <w:u w:val="single" w:color="000000"/>
        </w:rPr>
        <w:t>达到合格标准。</w:t>
      </w:r>
    </w:p>
    <w:p w14:paraId="3FB9AA30">
      <w:pPr>
        <w:pStyle w:val="12"/>
        <w:keepNext w:val="0"/>
        <w:keepLines w:val="0"/>
        <w:pageBreakBefore w:val="0"/>
        <w:widowControl w:val="0"/>
        <w:tabs>
          <w:tab w:val="left" w:pos="137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增加：</w:t>
      </w:r>
    </w:p>
    <w:p w14:paraId="73D94D0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13.1.4质量要求</w:t>
      </w:r>
    </w:p>
    <w:p w14:paraId="2FB75AC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（1）设备材料质量标准：工程所有物资（设备、材料）采购质量须符合设计图纸及国家、地方有关标准、规范的要求。</w:t>
      </w:r>
    </w:p>
    <w:p w14:paraId="30824D5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施工质量标准：符合强制性质量标准，符合国家和重庆市现行有关施工质量验收规范要求，并达到合格标准。同时须满足交通运输部颁发的《水运工程施工标准化建设指南》（2019年）,《重庆市水运工程施工标准化指南》、《交通运输部办公厅关于印发公路水运品质工程评价标准（试行）的通知》（交办安监〔2017〕199号）等要求，严格按照规定标准实施工程施工标准化和品质工程建设。行业质量监督部门一次性抽检合格率</w:t>
      </w:r>
      <w:ins w:id="921" w:author="羊" w:date="2026-02-26T16:42:55Z">
        <w:r>
          <w:rPr>
            <w:rFonts w:hint="eastAsia" w:cs="宋体"/>
            <w:b w:val="0"/>
            <w:bCs w:val="0"/>
            <w:i w:val="0"/>
            <w:snapToGrid w:val="0"/>
            <w:spacing w:val="0"/>
            <w:w w:val="100"/>
            <w:position w:val="0"/>
            <w:sz w:val="21"/>
            <w:szCs w:val="21"/>
            <w:lang w:eastAsia="zh-CN"/>
          </w:rPr>
          <w:t>，</w:t>
        </w:r>
      </w:ins>
      <w:ins w:id="922" w:author="羊" w:date="2026-02-26T16:42:58Z">
        <w:r>
          <w:rPr>
            <w:rFonts w:hint="eastAsia" w:cs="宋体"/>
            <w:b w:val="0"/>
            <w:bCs w:val="0"/>
            <w:i w:val="0"/>
            <w:snapToGrid w:val="0"/>
            <w:spacing w:val="0"/>
            <w:w w:val="100"/>
            <w:position w:val="0"/>
            <w:sz w:val="21"/>
            <w:szCs w:val="21"/>
            <w:lang w:val="en-US" w:eastAsia="zh-CN"/>
          </w:rPr>
          <w:t>年</w:t>
        </w:r>
      </w:ins>
      <w:ins w:id="923" w:author="羊" w:date="2026-02-26T16:43:04Z">
        <w:r>
          <w:rPr>
            <w:rFonts w:hint="eastAsia" w:cs="宋体"/>
            <w:b w:val="0"/>
            <w:bCs w:val="0"/>
            <w:i w:val="0"/>
            <w:snapToGrid w:val="0"/>
            <w:spacing w:val="0"/>
            <w:w w:val="100"/>
            <w:position w:val="0"/>
            <w:sz w:val="21"/>
            <w:szCs w:val="21"/>
            <w:lang w:val="en-US" w:eastAsia="zh-CN"/>
          </w:rPr>
          <w:t>平</w:t>
        </w:r>
      </w:ins>
      <w:ins w:id="924" w:author="羊" w:date="2026-02-26T16:42:58Z">
        <w:r>
          <w:rPr>
            <w:rFonts w:hint="eastAsia" w:cs="宋体"/>
            <w:b w:val="0"/>
            <w:bCs w:val="0"/>
            <w:i w:val="0"/>
            <w:snapToGrid w:val="0"/>
            <w:spacing w:val="0"/>
            <w:w w:val="100"/>
            <w:position w:val="0"/>
            <w:sz w:val="21"/>
            <w:szCs w:val="21"/>
            <w:lang w:val="en-US" w:eastAsia="zh-CN"/>
          </w:rPr>
          <w:t>均</w:t>
        </w:r>
      </w:ins>
      <w:r>
        <w:rPr>
          <w:rFonts w:ascii="宋体" w:hAnsi="宋体" w:eastAsia="宋体" w:cs="宋体"/>
          <w:b w:val="0"/>
          <w:bCs w:val="0"/>
          <w:i w:val="0"/>
          <w:snapToGrid w:val="0"/>
          <w:spacing w:val="0"/>
          <w:w w:val="100"/>
          <w:position w:val="0"/>
          <w:sz w:val="21"/>
          <w:szCs w:val="21"/>
        </w:rPr>
        <w:t>达到97%以上。</w:t>
      </w:r>
    </w:p>
    <w:p w14:paraId="7457E6D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（3）环水保质量标准：满足国家和重庆市及本项目批复文件中环境保护和水土保持相关要求。</w:t>
      </w:r>
    </w:p>
    <w:p w14:paraId="7FA269F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25" w:author="羊" w:date="2026-02-27T11:28:1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（4）安全目标：符合国家、行业及重庆市相关法律法规的要求，且应达到“零死亡”安全目标。</w:t>
      </w:r>
    </w:p>
    <w:p w14:paraId="314476A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13.2承包人的质量管理</w:t>
      </w:r>
    </w:p>
    <w:p w14:paraId="174F163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13.2.1承包人应在施工场地设置专门的质量管理机构，配备专职质量检查人员，建立完善的质量检查制度，健全完善的质量保证体系。承包人应按技术标准和要求(合同技术条款)约定的内容，编制工程质量保证措施文件，包括质量检查机构的组织和岗位责任、质量检查人员的组成、质量检查程序和实施细则等，在收到开工通知后的14天内提交监理人审批。监理人应在14日内批复承包人。</w:t>
      </w:r>
    </w:p>
    <w:p w14:paraId="063E353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增加：</w:t>
      </w:r>
    </w:p>
    <w:p w14:paraId="4C58897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26" w:author="羊" w:date="2026-02-26T17:57:11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u w:val="single" w:color="000000"/>
        </w:rPr>
        <w:t>13.2.3发包人将委托第三方开展工程质量检测，承包人应配合开展工作，提供便利的检测条件。检测不合格的，承包人应采取措施进行整改，经验证不满足工程安全的，应返工处理；经验证可满足工程安全，应对不合格部分进行折价计价或返工。</w:t>
      </w:r>
    </w:p>
    <w:p w14:paraId="089CDE5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27" w:author="羊" w:date="2026-02-26T17:57:58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u w:val="single" w:color="000000"/>
        </w:rPr>
        <w:t>不符合强制质量规定、强制质量技术标准、强制设计技术要求等质量强制要求的的，须返工处理。</w:t>
      </w:r>
      <w:bookmarkStart w:id="277" w:name="13.6 清除不合格工程"/>
      <w:bookmarkEnd w:id="277"/>
    </w:p>
    <w:p w14:paraId="2F849D9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28" w:author="羊" w:date="2026-02-26T17:57:56Z"/>
          <w:rFonts w:ascii="宋体" w:hAnsi="宋体" w:eastAsia="宋体" w:cs="宋体"/>
          <w:b w:val="0"/>
          <w:bCs w:val="0"/>
          <w:i w:val="0"/>
          <w:snapToGrid w:val="0"/>
          <w:spacing w:val="0"/>
          <w:w w:val="100"/>
          <w:position w:val="0"/>
          <w:sz w:val="21"/>
          <w:szCs w:val="21"/>
          <w:u w:val="single" w:color="000000"/>
          <w:lang w:eastAsia="zh-CN"/>
        </w:rPr>
      </w:pPr>
      <w:ins w:id="929" w:author="羊" w:date="2026-02-26T17:57:56Z">
        <w:r>
          <w:rPr>
            <w:rFonts w:ascii="宋体" w:hAnsi="宋体" w:eastAsia="宋体" w:cs="宋体"/>
            <w:b w:val="0"/>
            <w:bCs w:val="0"/>
            <w:i w:val="0"/>
            <w:snapToGrid w:val="0"/>
            <w:spacing w:val="0"/>
            <w:w w:val="100"/>
            <w:position w:val="0"/>
            <w:sz w:val="21"/>
            <w:szCs w:val="21"/>
            <w:u w:val="single" w:color="000000"/>
            <w:lang w:eastAsia="zh-CN"/>
          </w:rPr>
          <w:t>如果承包人对发包人委托的第三方检测结果有异议，应赋予施工方有提出申诉或申诉的权利。如果施工方有异议，可以共同委托其它专业机构进行检测，检测结果证明发包人委托的检测机构检测结果错误的，应当由发包人承担相应费用并因检测导致的工期延误责任。如果发包人委托的第三方检测机构出具的检测结果无误，由承包人承担费用和工期延误责任。</w:t>
        </w:r>
      </w:ins>
    </w:p>
    <w:p w14:paraId="5B86C81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13.6清除不合格工程</w:t>
      </w:r>
    </w:p>
    <w:p w14:paraId="56D8146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本款补充13.6.3项如下：</w:t>
      </w:r>
    </w:p>
    <w:p w14:paraId="6C70BED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13.6.3按</w:t>
      </w:r>
      <w:r>
        <w:rPr>
          <w:rFonts w:ascii="宋体" w:hAnsi="宋体" w:eastAsia="宋体" w:cs="宋体"/>
          <w:b w:val="0"/>
          <w:bCs w:val="0"/>
          <w:i w:val="0"/>
          <w:snapToGrid w:val="0"/>
          <w:spacing w:val="0"/>
          <w:w w:val="100"/>
          <w:position w:val="0"/>
          <w:sz w:val="21"/>
          <w:szCs w:val="21"/>
          <w:u w:val="single" w:color="000000"/>
        </w:rPr>
        <w:t>《水运工程质量检验标准》(JTS257-2008)及其它现行有效的质量验收评定标准要求执行。</w:t>
      </w:r>
      <w:r>
        <w:rPr>
          <w:rFonts w:ascii="宋体" w:hAnsi="宋体" w:eastAsia="宋体" w:cs="宋体"/>
          <w:b w:val="0"/>
          <w:bCs w:val="0"/>
          <w:i w:val="0"/>
          <w:snapToGrid w:val="0"/>
          <w:spacing w:val="0"/>
          <w:w w:val="100"/>
          <w:position w:val="0"/>
          <w:sz w:val="21"/>
          <w:szCs w:val="21"/>
        </w:rPr>
        <w:t>质量事故处理的约定：</w:t>
      </w:r>
    </w:p>
    <w:p w14:paraId="126B31A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（1）合同履行过程中，发生工程质量事故的调查处理按照国家及重庆市现行规定处理。</w:t>
      </w:r>
    </w:p>
    <w:p w14:paraId="090AD7F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发包人在对工程质量、安全和环境保护、水土保持等建设全过程管理中发现有技术、质量和其他问题的，可通过监理人责令承包人返工或整改；对存在的隐患，有权责令承包人予以解决，承包人按照合同中其他条款约定承担违约责任。</w:t>
      </w:r>
    </w:p>
    <w:p w14:paraId="691A1BC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工程施工过程中发生事故的，承包人应立即通知监理人，监理人应立即通知发包人。发包人和承包人应立即组织人员和设备进行紧急抢救和抢修，减少人员伤亡和财产损失，防止事故扩大，并保护事故现场。需要移动现场物品时，应作出标记和书面记录，妥善保管有关证据。发包人和承包人应按国家有关规定，及时如实地向有关部门报告事故发生的情况，以及正在采取的紧急措施等。</w:t>
      </w:r>
    </w:p>
    <w:p w14:paraId="593801C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78" w:name="13.7质量评定"/>
      <w:bookmarkEnd w:id="278"/>
      <w:r>
        <w:rPr>
          <w:rFonts w:ascii="宋体" w:hAnsi="宋体" w:eastAsia="宋体" w:cs="宋体"/>
          <w:b w:val="0"/>
          <w:bCs w:val="0"/>
          <w:i w:val="0"/>
          <w:snapToGrid w:val="0"/>
          <w:spacing w:val="0"/>
          <w:w w:val="100"/>
          <w:position w:val="0"/>
          <w:sz w:val="21"/>
          <w:szCs w:val="21"/>
        </w:rPr>
        <w:t>13.7质量评定</w:t>
      </w:r>
    </w:p>
    <w:p w14:paraId="2C2D383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13.7.4重要隐蔽单元工程和关键部位单元工程质量评定的约定：</w:t>
      </w:r>
      <w:r>
        <w:rPr>
          <w:rFonts w:ascii="宋体" w:hAnsi="宋体" w:eastAsia="宋体" w:cs="宋体"/>
          <w:b w:val="0"/>
          <w:bCs w:val="0"/>
          <w:i w:val="0"/>
          <w:snapToGrid w:val="0"/>
          <w:spacing w:val="0"/>
          <w:w w:val="100"/>
          <w:position w:val="0"/>
          <w:sz w:val="21"/>
          <w:szCs w:val="21"/>
          <w:u w:val="single" w:color="000000"/>
        </w:rPr>
        <w:t>符合《水运工程质量检验标准》(JTS257-2008)及其它现行有效的质量验收评定标准要求。承包人应在重要隐蔽单元工程和关键部位单元工程质量自评合格后，由监理人组织发包人、设计单位、承包人等单位组成的联合小组，共同检查核定其质量等级并填写签证表。</w:t>
      </w:r>
    </w:p>
    <w:p w14:paraId="449B4B7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30" w:author="羊" w:date="2026-02-27T11:29:1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13.7.7工程合格标准为：</w:t>
      </w:r>
      <w:r>
        <w:rPr>
          <w:rFonts w:ascii="宋体" w:hAnsi="宋体" w:eastAsia="宋体" w:cs="宋体"/>
          <w:b w:val="0"/>
          <w:bCs w:val="0"/>
          <w:i w:val="0"/>
          <w:snapToGrid w:val="0"/>
          <w:spacing w:val="0"/>
          <w:w w:val="100"/>
          <w:position w:val="0"/>
          <w:sz w:val="21"/>
          <w:szCs w:val="21"/>
          <w:u w:val="single" w:color="000000"/>
        </w:rPr>
        <w:t>按国家现行质量评定规程规定执行</w:t>
      </w:r>
      <w:r>
        <w:rPr>
          <w:rFonts w:ascii="宋体" w:hAnsi="宋体" w:eastAsia="宋体" w:cs="宋体"/>
          <w:b w:val="0"/>
          <w:bCs w:val="0"/>
          <w:i w:val="0"/>
          <w:snapToGrid w:val="0"/>
          <w:spacing w:val="0"/>
          <w:w w:val="100"/>
          <w:position w:val="0"/>
          <w:sz w:val="21"/>
          <w:szCs w:val="21"/>
        </w:rPr>
        <w:t>；优良标准为：</w:t>
      </w:r>
      <w:r>
        <w:rPr>
          <w:rFonts w:ascii="宋体" w:hAnsi="宋体" w:eastAsia="宋体" w:cs="宋体"/>
          <w:b w:val="0"/>
          <w:bCs w:val="0"/>
          <w:i w:val="0"/>
          <w:snapToGrid w:val="0"/>
          <w:spacing w:val="0"/>
          <w:w w:val="100"/>
          <w:position w:val="0"/>
          <w:sz w:val="21"/>
          <w:szCs w:val="21"/>
          <w:u w:val="single" w:color="000000"/>
        </w:rPr>
        <w:t>按国家现行质量评定规程规定执行。本项目的一次抽检合格率不得低于发包人每年的考核目标值，</w:t>
      </w:r>
      <w:r>
        <w:rPr>
          <w:rFonts w:ascii="宋体" w:hAnsi="宋体" w:eastAsia="宋体" w:cs="宋体"/>
          <w:b w:val="0"/>
          <w:bCs w:val="0"/>
          <w:i w:val="0"/>
          <w:snapToGrid w:val="0"/>
          <w:spacing w:val="0"/>
          <w:w w:val="100"/>
          <w:position w:val="0"/>
          <w:sz w:val="21"/>
          <w:szCs w:val="21"/>
        </w:rPr>
        <w:t>原则上不低于97%。</w:t>
      </w:r>
      <w:r>
        <w:rPr>
          <w:rFonts w:ascii="宋体" w:hAnsi="宋体" w:eastAsia="宋体" w:cs="宋体"/>
          <w:b w:val="0"/>
          <w:bCs w:val="0"/>
          <w:i w:val="0"/>
          <w:snapToGrid w:val="0"/>
          <w:spacing w:val="0"/>
          <w:w w:val="100"/>
          <w:position w:val="0"/>
          <w:sz w:val="21"/>
          <w:szCs w:val="21"/>
          <w:u w:val="single" w:color="000000"/>
        </w:rPr>
        <w:t>单位工程和分部工程质量评定70％以上达到</w:t>
      </w:r>
      <w:ins w:id="931" w:author="羊" w:date="2026-02-26T18:14:48Z">
        <w:r>
          <w:rPr>
            <w:rFonts w:hint="eastAsia" w:cs="宋体"/>
            <w:b w:val="0"/>
            <w:bCs w:val="0"/>
            <w:i w:val="0"/>
            <w:snapToGrid w:val="0"/>
            <w:spacing w:val="0"/>
            <w:w w:val="100"/>
            <w:position w:val="0"/>
            <w:sz w:val="21"/>
            <w:szCs w:val="21"/>
            <w:u w:val="single" w:color="000000"/>
            <w:lang w:val="en-US" w:eastAsia="zh-CN"/>
          </w:rPr>
          <w:t>合格</w:t>
        </w:r>
      </w:ins>
      <w:del w:id="932" w:author="羊" w:date="2026-02-26T18:14:46Z">
        <w:r>
          <w:rPr>
            <w:rFonts w:ascii="宋体" w:hAnsi="宋体" w:eastAsia="宋体" w:cs="宋体"/>
            <w:b w:val="0"/>
            <w:bCs w:val="0"/>
            <w:i w:val="0"/>
            <w:snapToGrid w:val="0"/>
            <w:spacing w:val="0"/>
            <w:w w:val="100"/>
            <w:position w:val="0"/>
            <w:sz w:val="21"/>
            <w:szCs w:val="21"/>
            <w:u w:val="single" w:color="000000"/>
          </w:rPr>
          <w:delText>优良</w:delText>
        </w:r>
      </w:del>
      <w:r>
        <w:rPr>
          <w:rFonts w:ascii="宋体" w:hAnsi="宋体" w:eastAsia="宋体" w:cs="宋体"/>
          <w:b w:val="0"/>
          <w:bCs w:val="0"/>
          <w:i w:val="0"/>
          <w:snapToGrid w:val="0"/>
          <w:spacing w:val="0"/>
          <w:w w:val="100"/>
          <w:position w:val="0"/>
          <w:sz w:val="21"/>
          <w:szCs w:val="21"/>
          <w:u w:val="single" w:color="000000"/>
        </w:rPr>
        <w:t>等级，单元工程质量评定85%以上达到优良等级</w:t>
      </w:r>
      <w:r>
        <w:rPr>
          <w:rFonts w:ascii="宋体" w:hAnsi="宋体" w:eastAsia="宋体" w:cs="宋体"/>
          <w:b w:val="0"/>
          <w:bCs w:val="0"/>
          <w:i w:val="0"/>
          <w:snapToGrid w:val="0"/>
          <w:spacing w:val="0"/>
          <w:w w:val="100"/>
          <w:position w:val="0"/>
          <w:sz w:val="21"/>
          <w:szCs w:val="21"/>
        </w:rPr>
        <w:t>。达到优良的奖金为：</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w:t>
      </w:r>
      <w:ins w:id="933" w:author="羊" w:date="2026-02-26T18:14:09Z">
        <w:r>
          <w:rPr>
            <w:rFonts w:hint="eastAsia" w:cs="宋体"/>
            <w:b w:val="0"/>
            <w:bCs w:val="0"/>
            <w:i w:val="0"/>
            <w:snapToGrid w:val="0"/>
            <w:spacing w:val="0"/>
            <w:w w:val="100"/>
            <w:position w:val="0"/>
            <w:sz w:val="21"/>
            <w:szCs w:val="21"/>
            <w:u w:val="single" w:color="000000"/>
            <w:lang w:val="en-US" w:eastAsia="zh-CN"/>
          </w:rPr>
          <w:t xml:space="preserve"> </w:t>
        </w:r>
      </w:ins>
      <w:r>
        <w:rPr>
          <w:rFonts w:ascii="宋体" w:hAnsi="宋体" w:eastAsia="宋体" w:cs="宋体"/>
          <w:b w:val="0"/>
          <w:bCs w:val="0"/>
          <w:i w:val="0"/>
          <w:snapToGrid w:val="0"/>
          <w:spacing w:val="0"/>
          <w:w w:val="100"/>
          <w:position w:val="0"/>
          <w:sz w:val="21"/>
          <w:szCs w:val="21"/>
        </w:rPr>
        <w:t>。</w:t>
      </w:r>
      <w:bookmarkStart w:id="279" w:name="13.8  质量事故处理"/>
      <w:bookmarkEnd w:id="279"/>
    </w:p>
    <w:p w14:paraId="33B8FA6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13.8</w:t>
      </w:r>
      <w:ins w:id="934" w:author="羊" w:date="2026-02-27T11:29:26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质量事故处理</w:t>
      </w:r>
    </w:p>
    <w:p w14:paraId="7C0D203A">
      <w:pPr>
        <w:pStyle w:val="12"/>
        <w:keepNext w:val="0"/>
        <w:keepLines w:val="0"/>
        <w:pageBreakBefore w:val="0"/>
        <w:widowControl w:val="0"/>
        <w:tabs>
          <w:tab w:val="left" w:pos="614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13.8.4工程竣工验收时，</w:t>
      </w:r>
      <w:r>
        <w:rPr>
          <w:rFonts w:ascii="宋体" w:hAnsi="宋体" w:eastAsia="宋体" w:cs="宋体"/>
          <w:b w:val="0"/>
          <w:bCs w:val="0"/>
          <w:i w:val="0"/>
          <w:snapToGrid w:val="0"/>
          <w:spacing w:val="0"/>
          <w:w w:val="100"/>
          <w:position w:val="0"/>
          <w:sz w:val="21"/>
          <w:szCs w:val="21"/>
          <w:u w:val="single" w:color="000000"/>
        </w:rPr>
        <w:t>承包人、监理人协助发包人</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向竣工验收委员会汇报并提交历次质量缺陷处理的备案资料。</w:t>
      </w:r>
    </w:p>
    <w:p w14:paraId="0A65F08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增加：</w:t>
      </w:r>
    </w:p>
    <w:p w14:paraId="46997AF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13.8.5</w:t>
      </w:r>
      <w:r>
        <w:rPr>
          <w:rFonts w:ascii="宋体" w:hAnsi="宋体" w:eastAsia="宋体" w:cs="宋体"/>
          <w:b w:val="0"/>
          <w:bCs w:val="0"/>
          <w:i w:val="0"/>
          <w:snapToGrid w:val="0"/>
          <w:spacing w:val="0"/>
          <w:w w:val="100"/>
          <w:position w:val="0"/>
          <w:sz w:val="21"/>
          <w:szCs w:val="21"/>
          <w:u w:val="single" w:color="000000"/>
        </w:rPr>
        <w:t>因承包人原因造成工程质量质量事故的，承包人应承担因质量事故造成的损失外，还应向发包人支付违约金，支付违约金标准为：</w:t>
      </w:r>
    </w:p>
    <w:p w14:paraId="6C49516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（1）发生一般质量事故的，承包人支付违约金金额为20万元/次。</w:t>
      </w:r>
    </w:p>
    <w:p w14:paraId="30A41BF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（2）发生较大质量事故的，承包人支付违约金金额为60万元/次。</w:t>
      </w:r>
    </w:p>
    <w:p w14:paraId="1D69A47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（3）发生重大质量事故的，承包人支付违约金金额为150万元/次。</w:t>
      </w:r>
    </w:p>
    <w:p w14:paraId="1EFAC70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（4）发生特别重大质量事故的，承包人支付违约金金额为300万元/次。</w:t>
      </w:r>
    </w:p>
    <w:p w14:paraId="0EE3DB6D">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280" w:name="_bookmark124"/>
      <w:bookmarkEnd w:id="280"/>
      <w:bookmarkStart w:id="281" w:name="14. 试验和检验"/>
      <w:bookmarkEnd w:id="281"/>
      <w:r>
        <w:rPr>
          <w:rFonts w:ascii="宋体" w:hAnsi="宋体" w:eastAsia="宋体" w:cs="宋体"/>
          <w:b/>
          <w:bCs/>
          <w:i w:val="0"/>
          <w:snapToGrid w:val="0"/>
          <w:spacing w:val="0"/>
          <w:w w:val="100"/>
          <w:position w:val="0"/>
          <w:sz w:val="21"/>
          <w:szCs w:val="21"/>
        </w:rPr>
        <w:t>14.试验和检验</w:t>
      </w:r>
    </w:p>
    <w:p w14:paraId="4E5C2C6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82" w:name="14.1材料、工程设备和工程的试验和检验"/>
      <w:bookmarkEnd w:id="282"/>
      <w:r>
        <w:rPr>
          <w:rFonts w:ascii="宋体" w:hAnsi="宋体" w:eastAsia="宋体" w:cs="宋体"/>
          <w:b w:val="0"/>
          <w:bCs w:val="0"/>
          <w:i w:val="0"/>
          <w:snapToGrid w:val="0"/>
          <w:spacing w:val="0"/>
          <w:w w:val="100"/>
          <w:position w:val="0"/>
          <w:sz w:val="21"/>
          <w:szCs w:val="21"/>
        </w:rPr>
        <w:t>14.1材料、工程设备和工程的试验和检验</w:t>
      </w:r>
    </w:p>
    <w:p w14:paraId="0DB8358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14.1.5水工金属结构、启闭机、船闸集中控制设备及船闸配电设备进场后，承包人组织</w:t>
      </w:r>
      <w:r>
        <w:rPr>
          <w:rFonts w:ascii="宋体" w:hAnsi="宋体" w:eastAsia="宋体" w:cs="宋体"/>
          <w:b w:val="0"/>
          <w:bCs w:val="0"/>
          <w:i w:val="0"/>
          <w:snapToGrid w:val="0"/>
          <w:spacing w:val="0"/>
          <w:w w:val="100"/>
          <w:position w:val="0"/>
          <w:sz w:val="21"/>
          <w:szCs w:val="21"/>
          <w:u w:val="single" w:color="000000"/>
        </w:rPr>
        <w:t>制造厂家代表、设计单位、监理等</w:t>
      </w:r>
      <w:r>
        <w:rPr>
          <w:rFonts w:ascii="宋体" w:hAnsi="宋体" w:eastAsia="宋体" w:cs="宋体"/>
          <w:b w:val="0"/>
          <w:bCs w:val="0"/>
          <w:i w:val="0"/>
          <w:snapToGrid w:val="0"/>
          <w:spacing w:val="0"/>
          <w:w w:val="100"/>
          <w:position w:val="0"/>
          <w:sz w:val="21"/>
          <w:szCs w:val="21"/>
        </w:rPr>
        <w:t>按合同进行交货检查和验收。</w:t>
      </w:r>
    </w:p>
    <w:p w14:paraId="1C38A16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14.1.6本工程实行见证取样的试块、试件及有关材料：</w:t>
      </w:r>
      <w:r>
        <w:rPr>
          <w:rFonts w:ascii="宋体" w:hAnsi="宋体" w:eastAsia="宋体" w:cs="宋体"/>
          <w:b w:val="0"/>
          <w:bCs w:val="0"/>
          <w:i w:val="0"/>
          <w:snapToGrid w:val="0"/>
          <w:spacing w:val="0"/>
          <w:w w:val="100"/>
          <w:position w:val="0"/>
          <w:sz w:val="21"/>
          <w:szCs w:val="21"/>
          <w:u w:val="single" w:color="000000"/>
        </w:rPr>
        <w:t>试块、试件及有关材料，全部实行监理人见证取样。见证取样资料由承包人制备，记录应真实齐全，监理人、承包人等参与见证取样人员均应在相关文件上签字。</w:t>
      </w:r>
    </w:p>
    <w:p w14:paraId="454FDE4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本款补充14.1.7、14.1.8项如下：</w:t>
      </w:r>
    </w:p>
    <w:p w14:paraId="3A76224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14.1.7试验设备施工现场需要配置的试验场所：满足国家和重庆市相关规范要求和工程施工的需要。施工现场需要配备的试验设备：满足国家和重庆市相关规范要求和工程施工的需要。施工现场需要具备的其他试验条件：满足国家和重庆市相关规范要求和工程施工的需要。</w:t>
      </w:r>
    </w:p>
    <w:p w14:paraId="01B8A8F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14.1.8承包人须自建实验室，实验室应符合《水运工程质量检验标准》(JTS257-2008)等文件规定，并取得政府质量监督机构的备案后才能开展试验工作。若部分试验工作需外委的则需选择具有相应资质检测单位进行施工质量检测。外委检测项目需事先报监理审核，并征得发包人书面同意后实施，外委检测单位不能和监理抽检、发包人抽检及验收检测为同一家单位。施工一般检测所需费用由承包人在工程承包费中支付，第三方检测所需费用由发包人承担。承包人应在开展检测工作前编制施工检测实施方案，实施方案中检测项目及频次必须满足验收评定标准及规程、规范的要求，并经发包人组织评审后实施。</w:t>
      </w:r>
    </w:p>
    <w:p w14:paraId="24D608F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83" w:name="14.3 现场工艺试验"/>
      <w:bookmarkEnd w:id="283"/>
      <w:r>
        <w:rPr>
          <w:rFonts w:ascii="宋体" w:hAnsi="宋体" w:eastAsia="宋体" w:cs="宋体"/>
          <w:b w:val="0"/>
          <w:bCs w:val="0"/>
          <w:i w:val="0"/>
          <w:snapToGrid w:val="0"/>
          <w:spacing w:val="0"/>
          <w:w w:val="100"/>
          <w:position w:val="0"/>
          <w:sz w:val="21"/>
          <w:szCs w:val="21"/>
        </w:rPr>
        <w:t>14.3现场工艺试验</w:t>
      </w:r>
    </w:p>
    <w:p w14:paraId="6BC3714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本款补充14.3.1、14.3.2项如下：</w:t>
      </w:r>
    </w:p>
    <w:p w14:paraId="4467021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14.3.1若因承包人取样、制样、送检及相关配合不及时而导致工程的工期和费用增加，影响的工期不</w:t>
      </w:r>
      <w:ins w:id="935" w:author="羊" w:date="2026-02-27T11:29:58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予延长，增加费用由承包人承担。</w:t>
      </w:r>
    </w:p>
    <w:p w14:paraId="112CD90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14.3.2检测试验不合格的项目，其缺陷处理和复测费用由承包人承担，工期不予延长。</w:t>
      </w:r>
    </w:p>
    <w:p w14:paraId="727412D6">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284" w:name="_bookmark125"/>
      <w:bookmarkEnd w:id="284"/>
      <w:bookmarkStart w:id="285" w:name="15.变更"/>
      <w:bookmarkEnd w:id="285"/>
      <w:r>
        <w:rPr>
          <w:rFonts w:ascii="宋体" w:hAnsi="宋体" w:eastAsia="宋体" w:cs="宋体"/>
          <w:b/>
          <w:bCs/>
          <w:i w:val="0"/>
          <w:snapToGrid w:val="0"/>
          <w:spacing w:val="0"/>
          <w:w w:val="100"/>
          <w:position w:val="0"/>
          <w:sz w:val="21"/>
          <w:szCs w:val="21"/>
        </w:rPr>
        <w:t>15.变更</w:t>
      </w:r>
    </w:p>
    <w:p w14:paraId="72162E98">
      <w:pPr>
        <w:pStyle w:val="12"/>
        <w:keepNext w:val="0"/>
        <w:keepLines w:val="0"/>
        <w:pageBreakBefore w:val="0"/>
        <w:widowControl w:val="0"/>
        <w:tabs>
          <w:tab w:val="left" w:pos="116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86" w:name="15.1  变更的范围和内容"/>
      <w:bookmarkEnd w:id="286"/>
      <w:r>
        <w:rPr>
          <w:rFonts w:ascii="宋体" w:hAnsi="宋体" w:eastAsia="宋体" w:cs="宋体"/>
          <w:b w:val="0"/>
          <w:bCs w:val="0"/>
          <w:i w:val="0"/>
          <w:snapToGrid w:val="0"/>
          <w:spacing w:val="0"/>
          <w:w w:val="100"/>
          <w:position w:val="0"/>
          <w:sz w:val="21"/>
          <w:szCs w:val="21"/>
        </w:rPr>
        <w:t>15.1</w:t>
      </w:r>
      <w:ins w:id="936" w:author="羊" w:date="2026-02-27T11:30:09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变更的范围和内容在履行合同中发生以下情形之一，应按照本条规定进行变更。</w:t>
      </w:r>
    </w:p>
    <w:p w14:paraId="5CDA45A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（1）增加或减少合同中任何工作，或追加额外的工作；</w:t>
      </w:r>
    </w:p>
    <w:p w14:paraId="5D4D916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（2）改变合同中任何工作的质量标准或其他特性；</w:t>
      </w:r>
    </w:p>
    <w:p w14:paraId="004889F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（3）改变工程的基线、标高、位置和尺寸；</w:t>
      </w:r>
    </w:p>
    <w:p w14:paraId="71927CA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（4）适用于工程的标准和（或）规范变化导致需要对工程进行改变，且该改变导致工期和（或）费用变化的；</w:t>
      </w:r>
    </w:p>
    <w:p w14:paraId="4589ACF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（5）实施内容变更，包括实施地点、投资规模、结构型式、采购数量、服务内容等进行的调整，以及因此导致的合同价格、工期变更；</w:t>
      </w:r>
    </w:p>
    <w:p w14:paraId="2EC6C7E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（7）项目管理人员变更；</w:t>
      </w:r>
    </w:p>
    <w:p w14:paraId="64E61F4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（8）因人工、原材料等价格变化导致的合同总价变更；</w:t>
      </w:r>
    </w:p>
    <w:p w14:paraId="25A80D1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（9）在履行合同中发生以下情形之一，均不调整该项目的单价：</w:t>
      </w:r>
    </w:p>
    <w:p w14:paraId="5B839B5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①取消合同中任何一项工作；</w:t>
      </w:r>
    </w:p>
    <w:p w14:paraId="293A40D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②改变合同工程的基线、标高、位置或尺寸；</w:t>
      </w:r>
    </w:p>
    <w:p w14:paraId="5ED66D6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③改变合同中任何一项工作的施工时间或顺序；</w:t>
      </w:r>
    </w:p>
    <w:p w14:paraId="74A697C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④为完成工程需要追加的额外工作；</w:t>
      </w:r>
    </w:p>
    <w:p w14:paraId="359271A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37" w:author="羊" w:date="2026-02-27T11:30:3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⑤增加或减少工程量。</w:t>
      </w:r>
    </w:p>
    <w:p w14:paraId="678832A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合同变更应当符合国家法律法规、强制标准和技术规范的要求，且合同变更后更加有利于工程的建设、运营、安全、节约资金、保护生态环境或者实现功能要求。发包人对项目合同变更承担主体责任。项目合同变更应当按照《重庆市政府投资项目合同变更管理暂行办法》要求进行信息公开。项目合同变更未获得通过的，发包人和承包人均不得擅自变更原合同约定事项，且不得就同一理由同一事项再提出变更。</w:t>
      </w:r>
    </w:p>
    <w:p w14:paraId="7E3E0B5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承包人对其提供的材料、工程设备、施工、无负荷试车、热负荷试车及图纸参数存在的缺陷，自费修正、调整和完善，不属于变更。</w:t>
      </w:r>
    </w:p>
    <w:p w14:paraId="1B5E700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87" w:name="15.2 变更权"/>
      <w:bookmarkEnd w:id="287"/>
      <w:r>
        <w:rPr>
          <w:rFonts w:ascii="宋体" w:hAnsi="宋体" w:eastAsia="宋体" w:cs="宋体"/>
          <w:b w:val="0"/>
          <w:bCs w:val="0"/>
          <w:i w:val="0"/>
          <w:snapToGrid w:val="0"/>
          <w:spacing w:val="0"/>
          <w:w w:val="100"/>
          <w:position w:val="0"/>
          <w:sz w:val="21"/>
          <w:szCs w:val="21"/>
        </w:rPr>
        <w:t>15.2变更权</w:t>
      </w:r>
    </w:p>
    <w:p w14:paraId="3AABBC8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38" w:author="羊" w:date="2026-02-27T11:30:4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本款补充15.2.1、15.2.2项如下：</w:t>
      </w:r>
    </w:p>
    <w:p w14:paraId="0267DDE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15.2.1发包人和监理人提出变更</w:t>
      </w:r>
    </w:p>
    <w:p w14:paraId="089EE3B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和监理人均可以提出变更。变更指示均通过监理人以书面形式发出，监理人发出变更指示前应征得发包人同意。承包人收到经发包人签认的变更指示后，方可实施变更。未取得经发包人签认的变更指示，承包人不得实施任何变更。</w:t>
      </w:r>
    </w:p>
    <w:p w14:paraId="5F6E01D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涉及设计变更的，应由设计人提供变更后的图纸和说明，交由发包人同意后由监理人以书面形式发出。如变更超过原设计标准或批准的建设规模时，由发包人及时办理规划、设计变更等审批手续。</w:t>
      </w:r>
    </w:p>
    <w:p w14:paraId="3917311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若出现重大设计变更，变更后的内容超出承包人资质或能力范围的，发包人将另行依法招标选择承包单位，无需征得承包人同意。</w:t>
      </w:r>
    </w:p>
    <w:p w14:paraId="187F97B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39" w:author="羊" w:date="2026-02-27T11:31:0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15.2.2承包人提出变更建议</w:t>
      </w:r>
    </w:p>
    <w:p w14:paraId="2086B3B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可以向发包人提交书面变更建议，应当以承包人单位名义书面向发包人提出申请，详细说明变更的内容、理由，以及该变更对项目的工期、投资、质量、安全、运营管理、生态环境等的影响，客观反映项目合同变更的必要性和可行性，包括：</w:t>
      </w:r>
      <w:r>
        <w:rPr>
          <w:rFonts w:ascii="宋体" w:hAnsi="宋体" w:eastAsia="宋体" w:cs="宋体"/>
          <w:b w:val="0"/>
          <w:bCs w:val="0"/>
          <w:i w:val="0"/>
          <w:snapToGrid w:val="0"/>
          <w:spacing w:val="0"/>
          <w:w w:val="100"/>
          <w:position w:val="0"/>
          <w:sz w:val="21"/>
          <w:szCs w:val="21"/>
          <w:u w:val="single" w:color="000000"/>
        </w:rPr>
        <w:t>缩短工期，降低发包人的工程、施工、维护、营运的费用，提高竣工工程的效率或价值，给发包人带来的长远利益和其他利益。发包人接到此类建议后，可以选择：不采纳/采纳/补充进一步资料的书面通知</w:t>
      </w:r>
      <w:r>
        <w:rPr>
          <w:rFonts w:ascii="宋体" w:hAnsi="宋体" w:eastAsia="宋体" w:cs="宋体"/>
          <w:b w:val="0"/>
          <w:bCs w:val="0"/>
          <w:i w:val="0"/>
          <w:snapToGrid w:val="0"/>
          <w:spacing w:val="0"/>
          <w:w w:val="100"/>
          <w:position w:val="0"/>
          <w:sz w:val="21"/>
          <w:szCs w:val="21"/>
        </w:rPr>
        <w:t>。</w:t>
      </w:r>
    </w:p>
    <w:p w14:paraId="1189238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如果发包人对承包人已实施的施工项目在发出重大设计变更之前要求承包人提出一份建议，那么，承包人应尽快提出：</w:t>
      </w:r>
    </w:p>
    <w:p w14:paraId="7C55AC8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（1）对所提方案和（或）待做工作及其实施计划的说明</w:t>
      </w:r>
      <w:r>
        <w:rPr>
          <w:rFonts w:ascii="宋体" w:hAnsi="宋体" w:eastAsia="宋体" w:cs="宋体"/>
          <w:b w:val="0"/>
          <w:bCs w:val="0"/>
          <w:i w:val="0"/>
          <w:snapToGrid w:val="0"/>
          <w:spacing w:val="0"/>
          <w:w w:val="100"/>
          <w:position w:val="0"/>
          <w:sz w:val="21"/>
          <w:szCs w:val="21"/>
        </w:rPr>
        <w:t>；</w:t>
      </w:r>
    </w:p>
    <w:p w14:paraId="73D9E67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（2）承包人按照对工程进度计划进行必要修改的建议</w:t>
      </w:r>
      <w:r>
        <w:rPr>
          <w:rFonts w:ascii="宋体" w:hAnsi="宋体" w:eastAsia="宋体" w:cs="宋体"/>
          <w:b w:val="0"/>
          <w:bCs w:val="0"/>
          <w:i w:val="0"/>
          <w:snapToGrid w:val="0"/>
          <w:spacing w:val="0"/>
          <w:w w:val="100"/>
          <w:position w:val="0"/>
          <w:sz w:val="21"/>
          <w:szCs w:val="21"/>
        </w:rPr>
        <w:t>；</w:t>
      </w:r>
    </w:p>
    <w:p w14:paraId="685DC09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40" w:author="羊" w:date="2026-02-27T11:31:2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（3）承包人发生较大返工损失增加费用的建议</w:t>
      </w:r>
      <w:r>
        <w:rPr>
          <w:rFonts w:ascii="宋体" w:hAnsi="宋体" w:eastAsia="宋体" w:cs="宋体"/>
          <w:b w:val="0"/>
          <w:bCs w:val="0"/>
          <w:i w:val="0"/>
          <w:snapToGrid w:val="0"/>
          <w:spacing w:val="0"/>
          <w:w w:val="100"/>
          <w:position w:val="0"/>
          <w:sz w:val="21"/>
          <w:szCs w:val="21"/>
        </w:rPr>
        <w:t>。</w:t>
      </w:r>
    </w:p>
    <w:p w14:paraId="6F4150B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41" w:author="羊" w:date="2026-02-27T11:31:2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发包人在收到上述建议书后，应尽快给予批准、否决或提出意见</w:t>
      </w:r>
      <w:r>
        <w:rPr>
          <w:rFonts w:ascii="宋体" w:hAnsi="宋体" w:eastAsia="宋体" w:cs="宋体"/>
          <w:b w:val="0"/>
          <w:bCs w:val="0"/>
          <w:i w:val="0"/>
          <w:snapToGrid w:val="0"/>
          <w:spacing w:val="0"/>
          <w:w w:val="100"/>
          <w:position w:val="0"/>
          <w:sz w:val="21"/>
          <w:szCs w:val="21"/>
        </w:rPr>
        <w:t>。</w:t>
      </w:r>
      <w:bookmarkStart w:id="288" w:name="15.3 变更程序"/>
      <w:bookmarkEnd w:id="288"/>
    </w:p>
    <w:p w14:paraId="282216F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15.3变更程序</w:t>
      </w:r>
    </w:p>
    <w:p w14:paraId="4B3D54E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15.3.1变更的提出本项补充（5）（6）目如下：</w:t>
      </w:r>
    </w:p>
    <w:p w14:paraId="6986EA2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（5）一般设计变更：承包人收到监理人下达的变更指示后，应按照监理人下达的变更指示执行，并书面说明实施该变更指示对合同价格和工期的影响，按照第15.4项〔变更的估价原则〕约定执行。</w:t>
      </w:r>
    </w:p>
    <w:p w14:paraId="04241C8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418" w:leftChars="190" w:right="0" w:firstLine="0" w:firstLineChars="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（6）重大设计变更：需经设计人、监理人和发包人三方签名认可并报相关行业部门审查同意后实施。</w:t>
      </w:r>
      <w:r>
        <w:rPr>
          <w:rFonts w:ascii="宋体" w:hAnsi="宋体" w:eastAsia="宋体" w:cs="宋体"/>
          <w:b w:val="0"/>
          <w:bCs w:val="0"/>
          <w:i w:val="0"/>
          <w:snapToGrid w:val="0"/>
          <w:spacing w:val="0"/>
          <w:w w:val="100"/>
          <w:position w:val="0"/>
          <w:sz w:val="21"/>
          <w:szCs w:val="21"/>
          <w:u w:val="single" w:color="000000"/>
        </w:rPr>
        <w:t>本款补充15.3.4项如下：</w:t>
      </w:r>
    </w:p>
    <w:p w14:paraId="20BA3CB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15.3.4变更报批程序：按照国家和重庆市相关规定和重庆航运建设发展（集团）有限公司《工程建设项目变更管理办法（试行）》执行。相关规定未覆盖的按以下条款执行。</w:t>
      </w:r>
    </w:p>
    <w:p w14:paraId="53511A5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（1）合同变更提出后，应当首先由发包人组织论证。经论证确需变更的，发包人按照《重庆市政府投资项目合同变更管理暂行办法》规定的程序自行决策或者报批；经论证不需要变更的，继续按合同执行。</w:t>
      </w:r>
    </w:p>
    <w:p w14:paraId="3A6FB2A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（2）项目的勘察设计、实施内容等作较大变更的，达到政府审批权限的，应当按照规定的程序报原审批部门审批，承包人应配合。</w:t>
      </w:r>
    </w:p>
    <w:p w14:paraId="74F8048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（3）项目管理人员变更的，应当经发包人同意。变更后的项目管理人员应当符合招标文件和行业主管部门的相关规定。</w:t>
      </w:r>
    </w:p>
    <w:p w14:paraId="55C0F63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（4）因人工、原材料市场价格发生变化导致的合同总价变更，由发包人与承包人按照本招标文件专用合同条款第16条“价格调整”进行变更。</w:t>
      </w:r>
    </w:p>
    <w:p w14:paraId="0612593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（5）项目实施内容无变更，因不可抗力导致的工期变更，由发包人决策同意，并将变更信息推送给行业主管部门；因项目实施内容变更导致的工期变更，与项目实施内容变更一并办理。</w:t>
      </w:r>
    </w:p>
    <w:p w14:paraId="73DA065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89" w:name="15.4 变更的估价原则"/>
      <w:bookmarkEnd w:id="289"/>
      <w:r>
        <w:rPr>
          <w:rFonts w:ascii="宋体" w:hAnsi="宋体" w:eastAsia="宋体" w:cs="宋体"/>
          <w:b w:val="0"/>
          <w:bCs w:val="0"/>
          <w:i w:val="0"/>
          <w:snapToGrid w:val="0"/>
          <w:spacing w:val="0"/>
          <w:w w:val="100"/>
          <w:position w:val="0"/>
          <w:sz w:val="21"/>
          <w:szCs w:val="21"/>
        </w:rPr>
        <w:t>15.4变更的估价原则</w:t>
      </w:r>
    </w:p>
    <w:p w14:paraId="792B507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当发生工程变更时，按《水运工程工程量清单计价规范》（JTS/T271-2020）、《水运建设工程概算预算编制规定》（JTS/T116-2019）、《内河航运水工建筑工程定额》（JTS/T275-1-2019）、《内河航运工程船舶机械艘（台）班费用定额》（JTS/T275-2-2019）、《内河航运工程参考定额》（JTS/T275-4-2019）、《水运工程混凝土和砂浆材料用量定额》（JTS/T277-2019）、《疏浚工程预算定额》（JTS/T278﹣1－2019）、《疏浚工程船舶艘（台）班费用定额》（JTS/T278﹣2－2019）、《重庆市水运建设工程补充预算定额》的通知（渝交港〔2023〕4号）、《重庆市水运工程数码电子雷管补充定额》（渝交港〔2024〕15号）、《20kV及以下配电网工程工程量清单计价规范》（2018版）、《电网技术改造工程工程量清单计价规范》(2018版)、《20kV及以下配电网工程建设预算编制与计算规定》（2022年版）、《电网技术改造、检修工程预算编制与计算规定》（2020年版）、《电网工程建设预算编制与计算规定》（2018年版）、《电网技术改造工程预算定额》（2020年版）、《电网检修工程预算定额》（2020年版）、《电网拆除工程预算定额》（2020年版）、《电力建设工程概、预算定额》（2018年版）、《20kV及以下配电网工程预算定额》（2022年版）、《重庆市建设工程工程量清单计价规则》（CQJJGZ-2013）、2018年《重庆市房屋建筑与装饰工程计价定额》、2018年《重庆市通用安装工程计价定额》、2018年《重庆市市政工程计价定额》、2018年《重庆市园林绿化工程计价定额》、2018年《重庆市建设工程费用定额》等相关其配套文件（优先执行内河航运定额，内河航运定额中没有的执行水利水电定额，水利水电定额中没有的执行重庆市相应2018定额）规定的计算规则及已标价工程量清单规定的工程量计算规则计量，按以下办法计价：</w:t>
      </w:r>
    </w:p>
    <w:p w14:paraId="724C7B3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15.4.1已标价工程量清单中有相同项目的，按照相同项目单价计算；</w:t>
      </w:r>
    </w:p>
    <w:p w14:paraId="76D8079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15.4.2已标价工程量清单中有类似项目的，参考类似项目单价计算；</w:t>
      </w:r>
    </w:p>
    <w:p w14:paraId="3EA2C14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15.4.3已标价工程量清单中无相同项目亦无类似项目的，按以下定额组价后</w:t>
      </w:r>
      <w:r>
        <w:rPr>
          <w:rFonts w:ascii="宋体" w:hAnsi="宋体" w:eastAsia="宋体" w:cs="宋体"/>
          <w:b w:val="0"/>
          <w:bCs w:val="0"/>
          <w:i w:val="0"/>
          <w:snapToGrid w:val="0"/>
          <w:spacing w:val="0"/>
          <w:w w:val="100"/>
          <w:position w:val="0"/>
          <w:sz w:val="21"/>
          <w:szCs w:val="21"/>
          <w:u w:val="single" w:color="000000"/>
        </w:rPr>
        <w:t>按承包人投标总报价与招标控制价的下浮比例同比例下浮（税前）</w:t>
      </w:r>
      <w:r>
        <w:rPr>
          <w:rFonts w:ascii="宋体" w:hAnsi="宋体" w:eastAsia="宋体" w:cs="宋体"/>
          <w:b w:val="0"/>
          <w:bCs w:val="0"/>
          <w:i w:val="0"/>
          <w:snapToGrid w:val="0"/>
          <w:spacing w:val="0"/>
          <w:w w:val="100"/>
          <w:position w:val="0"/>
          <w:sz w:val="21"/>
          <w:szCs w:val="21"/>
        </w:rPr>
        <w:t>：</w:t>
      </w:r>
    </w:p>
    <w:p w14:paraId="7048D17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执行的定额：《水运工程工程量清单计价规范》（JTS/T271-2020）、《水运建设工程概算预算编制规定》（JTS/T116-2019）、《内河航运水工建筑工程定额》（JTS/T275-1-2019）、《内河航运工程船舶机械艘（台）班费用定额》（JTS/T275-2-2019）、《内河航运工程参考定额》（JTS/T275-4-2019）、《水运工程混凝土和砂浆材料用量定额》（JTS/T277-2019）、《疏浚工程预算定额》（JTS/T278﹣1－2019）、《疏浚工程船舶艘（台）班费用定额》（JTS/T278﹣2－2019）、《重庆市水运建设工程补充预算定额》的通知（渝交港〔2023〕4号）、《重庆市水运工程数码电子雷管补充定额》（渝交港〔2024〕15号）、《20kV及以下配电网工程工程量清单计价规范》（2018版）、《电网技术改造工程工程量清单计价规范》(2018版)、《20kV及以下配电网工程建设预算编制与计算规定》（2022年版）、《电网技术改造、检修工程预算编制与计算规定》（2020年版）、《电网工程建设预算编制与计算规定》（2018年版）、《电网技术改造工程预算定额》（2020年版）、《电网检修工程预算定额》（2020年版）、《电网拆除工程预算定额》（2020年版）、《电力建设工程概、预算定额》（2018年版）、《20kV及以下配电网工程预算定额》（2022年版）、《重庆市建设工程工程量清单计价规则》（CQJJGZ-2013）、2018年《重庆市房屋建筑与装饰工程计价定额》、2018年《重庆市通用安装工程计价定额》、2018年《重庆市市政工程计价定额》、2018年《重庆市园林绿化工程计价定额》、2018年《重庆市建设工程费用定额》等。</w:t>
      </w:r>
    </w:p>
    <w:p w14:paraId="5732679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（1）材料价格</w:t>
      </w:r>
    </w:p>
    <w:p w14:paraId="5FD9060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①投标分项报价及单价表中有相应材料价格的，以分项报价及单价表中的材料价格作为变更项目价款计算的材料价格依据；</w:t>
      </w:r>
    </w:p>
    <w:p w14:paraId="39EAE46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②投标分项报价及单价表中没有相应材料价格的，按变更发生当月的《重庆市交通工程材料价格信息》中工程所在区县材料价格下浮5%作为变更项目价款计算的材料价格依据。《重庆市交通工程材料价格信息》中无工程所在区县材料价格得，按变更当月当月的《重庆工程造价》中工程所在区县材料价格下浮5%作为变更项目价款计算的材料价格依据。当变更实施时间超过一个月的，按变更实施期间相关信息价的平均值下浮5%作为变更项目价款计算的材料价格依据。</w:t>
      </w:r>
    </w:p>
    <w:p w14:paraId="3EA8F4B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③《重庆市交通工程材料价格信息》和《重庆工程造价》中都没有相应材料价格的，以造价咨询单位、发包人、承包人共同认定的的材料价格作为变更项目价款计算的材料价格依据。</w:t>
      </w:r>
    </w:p>
    <w:p w14:paraId="5998519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④上述材料价格运费按照《重庆市交通工程材料价格信息》和《重庆工程造价》约定执行。</w:t>
      </w:r>
    </w:p>
    <w:p w14:paraId="6D67EA0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42" w:author="羊" w:date="2026-02-27T11:32:2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（2）人工价格</w:t>
      </w:r>
    </w:p>
    <w:p w14:paraId="26B22B1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按照投标分项报价及单价表中相应人工格作为变更项目价款计算的</w:t>
      </w:r>
      <w:del w:id="943" w:author="羊" w:date="2026-02-26T17:43:27Z">
        <w:r>
          <w:rPr>
            <w:rFonts w:hint="default" w:ascii="宋体" w:hAnsi="宋体" w:eastAsia="宋体" w:cs="宋体"/>
            <w:b w:val="0"/>
            <w:bCs w:val="0"/>
            <w:i w:val="0"/>
            <w:snapToGrid w:val="0"/>
            <w:spacing w:val="0"/>
            <w:w w:val="100"/>
            <w:position w:val="0"/>
            <w:sz w:val="21"/>
            <w:szCs w:val="21"/>
            <w:lang w:val="en-US"/>
          </w:rPr>
          <w:delText>材料</w:delText>
        </w:r>
      </w:del>
      <w:ins w:id="944" w:author="羊" w:date="2026-02-26T17:43:31Z">
        <w:r>
          <w:rPr>
            <w:rFonts w:hint="eastAsia" w:cs="宋体"/>
            <w:b w:val="0"/>
            <w:bCs w:val="0"/>
            <w:i w:val="0"/>
            <w:snapToGrid w:val="0"/>
            <w:spacing w:val="0"/>
            <w:w w:val="100"/>
            <w:position w:val="0"/>
            <w:sz w:val="21"/>
            <w:szCs w:val="21"/>
            <w:lang w:val="en-US" w:eastAsia="zh-CN"/>
          </w:rPr>
          <w:t>人工</w:t>
        </w:r>
      </w:ins>
      <w:r>
        <w:rPr>
          <w:rFonts w:ascii="宋体" w:hAnsi="宋体" w:eastAsia="宋体" w:cs="宋体"/>
          <w:b w:val="0"/>
          <w:bCs w:val="0"/>
          <w:i w:val="0"/>
          <w:snapToGrid w:val="0"/>
          <w:spacing w:val="0"/>
          <w:w w:val="100"/>
          <w:position w:val="0"/>
          <w:sz w:val="21"/>
          <w:szCs w:val="21"/>
        </w:rPr>
        <w:t>价格依据。</w:t>
      </w:r>
    </w:p>
    <w:p w14:paraId="4E9EFE6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（3）施工机械设备价格</w:t>
      </w:r>
    </w:p>
    <w:p w14:paraId="1067C97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①投标分项报价及单价表中有相应施工机械设备价格的，以分项报价及单价表中的施工机械设备价格作为变更项目价款计算的材料价格依据；</w:t>
      </w:r>
    </w:p>
    <w:p w14:paraId="4BD95AD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45" w:author="羊" w:date="2026-02-27T11:32:3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②投标分项报价及单价表中没有相应施工机械设备价格的，按照相应水运定额执行。</w:t>
      </w:r>
    </w:p>
    <w:p w14:paraId="77E6815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46" w:author="羊" w:date="2026-02-27T11:32:4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按上述原则计算的新增综合单价按承包人报价下浮比例同比例下浮后作为结算依据。承包人报价下浮比例按下列公式计算：承包人报价下浮比例=（1-中标价/招标控制价）×100%。</w:t>
      </w:r>
    </w:p>
    <w:p w14:paraId="4684C8E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本款补充15.4.4、15.4.5项如下：</w:t>
      </w:r>
    </w:p>
    <w:p w14:paraId="1D3CF84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15.4.4</w:t>
      </w:r>
      <w:r>
        <w:rPr>
          <w:rFonts w:ascii="宋体" w:hAnsi="宋体" w:eastAsia="宋体" w:cs="宋体"/>
          <w:b w:val="0"/>
          <w:bCs w:val="0"/>
          <w:i w:val="0"/>
          <w:snapToGrid w:val="0"/>
          <w:spacing w:val="0"/>
          <w:w w:val="100"/>
          <w:position w:val="0"/>
          <w:sz w:val="21"/>
          <w:szCs w:val="21"/>
          <w:u w:val="single" w:color="000000"/>
        </w:rPr>
        <w:t>已标价工程量清单中无相同项目亦无类似项目，也无定额可套用的，由承包人会同监理人、发包人按相关原则、编制方法编制补充，或参照重庆市场相同工作的市场价格上报监理人，最终价格按承包人、监理人、发包人共同询价确认的价格执行。</w:t>
      </w:r>
    </w:p>
    <w:p w14:paraId="291A977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15.4.5工程变更引起施工方案改变并使安全生产费、临时工程费发生变化时，承包人提出调整安全生产费、临时工程费的，应事前将拟实施的方案提交监理人审核报发包人确认，并应详细说明与原方案安全生产费、临时工程费相比的变化情况。拟实施的方案经发承包双方确认后执行，并应按照下列规定调整安全生产费和临时工程费：</w:t>
      </w:r>
    </w:p>
    <w:p w14:paraId="6C10F12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安全生产费应按照实际发生变化的工程项目依据按照财政部安全监督总局关于印发《企业安全生产费用提取和使用管理办法》的通知(财资〔2022〕136号)要求和《重庆市交通局关于印发《重庆市公路水运工程安全生产费用管理办法（试行）》的通知》（渝交委安[2014]32号）的规定，按变更后建筑安装工程项目总造价（不含设备费）的</w:t>
      </w:r>
      <w:r>
        <w:rPr>
          <w:rFonts w:ascii="宋体" w:hAnsi="宋体" w:eastAsia="宋体" w:cs="宋体"/>
          <w:b w:val="0"/>
          <w:bCs w:val="0"/>
          <w:i w:val="0"/>
          <w:snapToGrid w:val="0"/>
          <w:spacing w:val="0"/>
          <w:w w:val="100"/>
          <w:position w:val="0"/>
          <w:sz w:val="21"/>
          <w:szCs w:val="21"/>
          <w:u w:val="single" w:color="000000"/>
        </w:rPr>
        <w:t>1.5%</w:t>
      </w:r>
      <w:r>
        <w:rPr>
          <w:rFonts w:ascii="宋体" w:hAnsi="宋体" w:eastAsia="宋体" w:cs="宋体"/>
          <w:b w:val="0"/>
          <w:bCs w:val="0"/>
          <w:i w:val="0"/>
          <w:snapToGrid w:val="0"/>
          <w:spacing w:val="0"/>
          <w:w w:val="100"/>
          <w:position w:val="0"/>
          <w:sz w:val="21"/>
          <w:szCs w:val="21"/>
        </w:rPr>
        <w:t>标准计提安全生产费用；</w:t>
      </w:r>
    </w:p>
    <w:p w14:paraId="672383D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（2）按总价（或系数）计算的临时工程费，应按照实际发生变化的临时工程费按承包人报价浮动率下浮后的金额计算；</w:t>
      </w:r>
    </w:p>
    <w:p w14:paraId="50DD392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（3）如果承包人未事前将拟实施的方案提交给发包人确认，则应视为工程变更不引起安全生产费和临时工程费的调整或承包人放弃调整该项费用的权利。</w:t>
      </w:r>
    </w:p>
    <w:p w14:paraId="6BB9157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15.4.6因发包人原因造成承包人窝工损失的补偿原则：对因发包人原因造成的总工期延误(关键线路或关键工作的延误)，总工期延误累计未超过3个月（含3个月）的，发包人只承认工期延长，对由此可能对承包人造成的其他损失不予补偿。对总工期延误累计超过3个月的，发包人只对累计超过3个月的延误工期部分的人工窝工和设备闲置进行补偿。人工窝工补偿标准为：按照承包人投标时的人工工日单价×50%，并按监理人确认的因发包人原因造成承包人索赔范围内实际窝工人数每人每天1个工日进行补偿。设备闲置补偿标准为：按照《内河航运工程船舶机械艘（台）班费用定额》（JTS/T275﹣2－2019）中基本折旧费×50%计，并按监理人确认的因发包人原因造成索赔范围内承包人实际窝工的设备类型及数量按每台每天1个闲置台班进行补偿。</w:t>
      </w:r>
    </w:p>
    <w:p w14:paraId="34E1C88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15.4.7因承包人原因导致项目合同变更的，增加的费用由承包人自行承担，发包人不另行支付。</w:t>
      </w:r>
    </w:p>
    <w:p w14:paraId="2F03FB5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290" w:name="15.5承包人的合理化建议"/>
      <w:bookmarkEnd w:id="290"/>
      <w:r>
        <w:rPr>
          <w:rFonts w:ascii="宋体" w:hAnsi="宋体" w:eastAsia="宋体" w:cs="宋体"/>
          <w:b w:val="0"/>
          <w:bCs w:val="0"/>
          <w:i w:val="0"/>
          <w:snapToGrid w:val="0"/>
          <w:spacing w:val="0"/>
          <w:w w:val="100"/>
          <w:position w:val="0"/>
          <w:sz w:val="21"/>
          <w:szCs w:val="21"/>
        </w:rPr>
        <w:t>15.5承包人的合理化建议</w:t>
      </w:r>
    </w:p>
    <w:p w14:paraId="62F9FDA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15.5.1承包人提出合理化建议的，应向监理人提交合理化建议说明，说明建议的内容和理由，以及实施该建议对合同价格和（或）工期和（或）工程经济效益的影响。</w:t>
      </w:r>
    </w:p>
    <w:p w14:paraId="4C24152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47" w:author="羊" w:date="2026-02-27T11:33:2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监理人审查承包人合理化建议的期限：</w:t>
      </w:r>
      <w:r>
        <w:rPr>
          <w:rFonts w:ascii="宋体" w:hAnsi="宋体" w:eastAsia="宋体" w:cs="宋体"/>
          <w:b w:val="0"/>
          <w:bCs w:val="0"/>
          <w:i w:val="0"/>
          <w:snapToGrid w:val="0"/>
          <w:spacing w:val="0"/>
          <w:w w:val="100"/>
          <w:position w:val="0"/>
          <w:sz w:val="21"/>
          <w:szCs w:val="21"/>
          <w:u w:val="single" w:color="000000"/>
        </w:rPr>
        <w:t>不超过14天</w:t>
      </w:r>
      <w:r>
        <w:rPr>
          <w:rFonts w:ascii="宋体" w:hAnsi="宋体" w:eastAsia="宋体" w:cs="宋体"/>
          <w:b w:val="0"/>
          <w:bCs w:val="0"/>
          <w:i w:val="0"/>
          <w:snapToGrid w:val="0"/>
          <w:spacing w:val="0"/>
          <w:w w:val="100"/>
          <w:position w:val="0"/>
          <w:sz w:val="21"/>
          <w:szCs w:val="21"/>
        </w:rPr>
        <w:t>。</w:t>
      </w:r>
    </w:p>
    <w:p w14:paraId="3ABE3A1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发包人审批承包人合理化建议的期限：</w:t>
      </w:r>
      <w:r>
        <w:rPr>
          <w:rFonts w:ascii="宋体" w:hAnsi="宋体" w:eastAsia="宋体" w:cs="宋体"/>
          <w:b w:val="0"/>
          <w:bCs w:val="0"/>
          <w:i w:val="0"/>
          <w:snapToGrid w:val="0"/>
          <w:spacing w:val="0"/>
          <w:w w:val="100"/>
          <w:position w:val="0"/>
          <w:sz w:val="21"/>
          <w:szCs w:val="21"/>
          <w:u w:val="single" w:color="000000"/>
        </w:rPr>
        <w:t>不超过28天</w:t>
      </w:r>
      <w:r>
        <w:rPr>
          <w:rFonts w:ascii="宋体" w:hAnsi="宋体" w:eastAsia="宋体" w:cs="宋体"/>
          <w:b w:val="0"/>
          <w:bCs w:val="0"/>
          <w:i w:val="0"/>
          <w:snapToGrid w:val="0"/>
          <w:spacing w:val="0"/>
          <w:w w:val="100"/>
          <w:position w:val="0"/>
          <w:sz w:val="21"/>
          <w:szCs w:val="21"/>
        </w:rPr>
        <w:t>。</w:t>
      </w:r>
    </w:p>
    <w:p w14:paraId="50C35EE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15.5.2承包人提出的合理化建议缩短了工期的奖励的方法和金额为：</w:t>
      </w:r>
      <w:r>
        <w:rPr>
          <w:rFonts w:ascii="宋体" w:hAnsi="宋体" w:eastAsia="宋体" w:cs="宋体"/>
          <w:b w:val="0"/>
          <w:bCs w:val="0"/>
          <w:i w:val="0"/>
          <w:snapToGrid w:val="0"/>
          <w:spacing w:val="0"/>
          <w:w w:val="100"/>
          <w:position w:val="0"/>
          <w:sz w:val="21"/>
          <w:szCs w:val="21"/>
          <w:u w:val="single" w:color="000000"/>
        </w:rPr>
        <w:t>按提前完工（交工）奖励执行。</w:t>
      </w:r>
    </w:p>
    <w:p w14:paraId="51DD5FC0">
      <w:pPr>
        <w:pStyle w:val="12"/>
        <w:keepNext w:val="0"/>
        <w:keepLines w:val="0"/>
        <w:pageBreakBefore w:val="0"/>
        <w:widowControl w:val="0"/>
        <w:tabs>
          <w:tab w:val="left" w:pos="1163"/>
          <w:tab w:val="left" w:pos="494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948" w:author="羊" w:date="2026-02-27T11:33:35Z"/>
          <w:rFonts w:ascii="宋体" w:hAnsi="宋体" w:eastAsia="宋体" w:cs="宋体"/>
          <w:b w:val="0"/>
          <w:bCs w:val="0"/>
          <w:i w:val="0"/>
          <w:snapToGrid w:val="0"/>
          <w:spacing w:val="0"/>
          <w:w w:val="100"/>
          <w:position w:val="0"/>
          <w:sz w:val="21"/>
          <w:szCs w:val="21"/>
        </w:rPr>
      </w:pPr>
      <w:bookmarkStart w:id="291" w:name="15.6暂列金额"/>
      <w:bookmarkEnd w:id="291"/>
      <w:r>
        <w:rPr>
          <w:rFonts w:ascii="宋体" w:hAnsi="宋体" w:eastAsia="宋体" w:cs="宋体"/>
          <w:b w:val="0"/>
          <w:bCs w:val="0"/>
          <w:i w:val="0"/>
          <w:snapToGrid w:val="0"/>
          <w:spacing w:val="0"/>
          <w:w w:val="100"/>
          <w:position w:val="0"/>
          <w:sz w:val="21"/>
          <w:szCs w:val="21"/>
        </w:rPr>
        <w:t>15.6暂列金额</w:t>
      </w:r>
    </w:p>
    <w:p w14:paraId="55984D84">
      <w:pPr>
        <w:pStyle w:val="12"/>
        <w:keepNext w:val="0"/>
        <w:keepLines w:val="0"/>
        <w:pageBreakBefore w:val="0"/>
        <w:widowControl w:val="0"/>
        <w:tabs>
          <w:tab w:val="left" w:pos="1163"/>
          <w:tab w:val="left" w:pos="494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949" w:author="羊" w:date="2026-02-27T11:33:3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合同当事人关于暂列金额使用的约定：</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bookmarkStart w:id="292" w:name="15.8  暂估价"/>
      <w:bookmarkEnd w:id="292"/>
    </w:p>
    <w:p w14:paraId="6BEA5920">
      <w:pPr>
        <w:pStyle w:val="12"/>
        <w:keepNext w:val="0"/>
        <w:keepLines w:val="0"/>
        <w:pageBreakBefore w:val="0"/>
        <w:widowControl w:val="0"/>
        <w:tabs>
          <w:tab w:val="left" w:pos="1163"/>
          <w:tab w:val="left" w:pos="494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15.8</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暂估价</w:t>
      </w:r>
    </w:p>
    <w:p w14:paraId="6216FF72">
      <w:pPr>
        <w:pStyle w:val="12"/>
        <w:keepNext w:val="0"/>
        <w:keepLines w:val="0"/>
        <w:pageBreakBefore w:val="0"/>
        <w:widowControl w:val="0"/>
        <w:tabs>
          <w:tab w:val="left" w:pos="126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15.8.1（1）发包人和承包人组织招标的暂估价项目：</w:t>
      </w:r>
      <w:r>
        <w:rPr>
          <w:rFonts w:ascii="宋体" w:hAnsi="宋体" w:eastAsia="宋体" w:cs="宋体"/>
          <w:b w:val="0"/>
          <w:bCs w:val="0"/>
          <w:i w:val="0"/>
          <w:snapToGrid w:val="0"/>
          <w:spacing w:val="0"/>
          <w:w w:val="100"/>
          <w:position w:val="0"/>
          <w:sz w:val="21"/>
          <w:szCs w:val="21"/>
          <w:u w:val="single" w:color="000000"/>
        </w:rPr>
        <w:t>（签约后填入）</w:t>
      </w:r>
      <w:r>
        <w:rPr>
          <w:rFonts w:ascii="宋体" w:hAnsi="宋体" w:eastAsia="宋体" w:cs="宋体"/>
          <w:b w:val="0"/>
          <w:bCs w:val="0"/>
          <w:i w:val="0"/>
          <w:snapToGrid w:val="0"/>
          <w:spacing w:val="0"/>
          <w:w w:val="100"/>
          <w:position w:val="0"/>
          <w:sz w:val="21"/>
          <w:szCs w:val="21"/>
        </w:rPr>
        <w:t>；发包人组织招标的暂估价项目：</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（签约后填入）</w:t>
      </w:r>
      <w:r>
        <w:rPr>
          <w:rFonts w:ascii="宋体" w:hAnsi="宋体" w:eastAsia="宋体" w:cs="宋体"/>
          <w:b w:val="0"/>
          <w:bCs w:val="0"/>
          <w:i w:val="0"/>
          <w:snapToGrid w:val="0"/>
          <w:spacing w:val="0"/>
          <w:w w:val="100"/>
          <w:position w:val="0"/>
          <w:sz w:val="21"/>
          <w:szCs w:val="21"/>
        </w:rPr>
        <w:t>。</w:t>
      </w:r>
    </w:p>
    <w:p w14:paraId="0C3F5CBF">
      <w:pPr>
        <w:pStyle w:val="12"/>
        <w:keepNext w:val="0"/>
        <w:keepLines w:val="0"/>
        <w:pageBreakBefore w:val="0"/>
        <w:widowControl w:val="0"/>
        <w:tabs>
          <w:tab w:val="left" w:pos="9352"/>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950" w:author="羊" w:date="2026-02-27T11:33:5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（2）发包人和承包人以招标方式选择暂估价项目供应商或分包人时，双方的权利义务关系：</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54E16C22">
      <w:pPr>
        <w:pStyle w:val="12"/>
        <w:keepNext w:val="0"/>
        <w:keepLines w:val="0"/>
        <w:pageBreakBefore w:val="0"/>
        <w:widowControl w:val="0"/>
        <w:tabs>
          <w:tab w:val="left" w:pos="9352"/>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951" w:author="羊" w:date="2026-02-26T17:45:4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单项合同估算价在国家相关法律法规规定必须招标规模以下的，符合可以不招标相关规定的，由承包人（需在允许资质范围内）或承包人委托的有资质的专业分包单位实施。费用估价按照第15.4项〔变更的估价原则〕执行，承包人申报，经监理人、发包人共同审定。审定后根据承包人签订的相关合同（需经监理人、发包人）约定，由承包人申报，随进度款按与相关单位签订的合同约定一并支付。</w:t>
      </w:r>
    </w:p>
    <w:p w14:paraId="65CDF3D9">
      <w:pPr>
        <w:pStyle w:val="12"/>
        <w:keepNext w:val="0"/>
        <w:keepLines w:val="0"/>
        <w:pageBreakBefore w:val="0"/>
        <w:widowControl w:val="0"/>
        <w:tabs>
          <w:tab w:val="left" w:pos="935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ins w:id="952" w:author="羊" w:date="2026-02-26T17:45:53Z">
        <w:r>
          <w:rPr>
            <w:rFonts w:ascii="宋体" w:hAnsi="宋体" w:eastAsia="宋体" w:cs="宋体"/>
            <w:b w:val="0"/>
            <w:bCs w:val="0"/>
            <w:i w:val="0"/>
            <w:snapToGrid w:val="0"/>
            <w:spacing w:val="0"/>
            <w:w w:val="100"/>
            <w:position w:val="0"/>
            <w:sz w:val="21"/>
            <w:szCs w:val="21"/>
            <w:lang w:eastAsia="zh-CN"/>
          </w:rPr>
          <w:t>暂估价项目，</w:t>
        </w:r>
      </w:ins>
      <w:ins w:id="953" w:author="羊" w:date="2026-02-26T17:45:53Z">
        <w:r>
          <w:rPr>
            <w:rFonts w:hint="eastAsia" w:ascii="宋体" w:hAnsi="宋体" w:eastAsia="宋体" w:cs="宋体"/>
            <w:b w:val="0"/>
            <w:bCs w:val="0"/>
            <w:i w:val="0"/>
            <w:snapToGrid w:val="0"/>
            <w:spacing w:val="0"/>
            <w:w w:val="100"/>
            <w:position w:val="0"/>
            <w:sz w:val="21"/>
            <w:szCs w:val="21"/>
            <w:lang w:eastAsia="zh-CN"/>
          </w:rPr>
          <w:t>需</w:t>
        </w:r>
      </w:ins>
      <w:ins w:id="954" w:author="羊" w:date="2026-02-26T17:45:53Z">
        <w:r>
          <w:rPr>
            <w:rFonts w:ascii="宋体" w:hAnsi="宋体" w:eastAsia="宋体" w:cs="宋体"/>
            <w:b w:val="0"/>
            <w:bCs w:val="0"/>
            <w:i w:val="0"/>
            <w:snapToGrid w:val="0"/>
            <w:spacing w:val="0"/>
            <w:w w:val="100"/>
            <w:position w:val="0"/>
            <w:sz w:val="21"/>
            <w:szCs w:val="21"/>
            <w:lang w:eastAsia="zh-CN"/>
          </w:rPr>
          <w:t>由发包人与承包人共同完成</w:t>
        </w:r>
      </w:ins>
      <w:ins w:id="955" w:author="羊" w:date="2026-02-26T17:45:53Z">
        <w:r>
          <w:rPr>
            <w:rFonts w:hint="eastAsia" w:ascii="宋体" w:hAnsi="宋体" w:eastAsia="宋体" w:cs="宋体"/>
            <w:b w:val="0"/>
            <w:bCs w:val="0"/>
            <w:i w:val="0"/>
            <w:snapToGrid w:val="0"/>
            <w:spacing w:val="0"/>
            <w:w w:val="100"/>
            <w:position w:val="0"/>
            <w:sz w:val="21"/>
            <w:szCs w:val="21"/>
            <w:lang w:eastAsia="zh-CN"/>
          </w:rPr>
          <w:t>专业分包招标的</w:t>
        </w:r>
      </w:ins>
      <w:ins w:id="956" w:author="羊" w:date="2026-02-26T17:45:53Z">
        <w:r>
          <w:rPr>
            <w:rFonts w:ascii="宋体" w:hAnsi="宋体" w:eastAsia="宋体" w:cs="宋体"/>
            <w:b w:val="0"/>
            <w:bCs w:val="0"/>
            <w:i w:val="0"/>
            <w:snapToGrid w:val="0"/>
            <w:spacing w:val="0"/>
            <w:w w:val="100"/>
            <w:position w:val="0"/>
            <w:sz w:val="21"/>
            <w:szCs w:val="21"/>
            <w:lang w:eastAsia="zh-CN"/>
          </w:rPr>
          <w:t>，发包人支付承包人2%总承包服务费。</w:t>
        </w:r>
      </w:ins>
    </w:p>
    <w:p w14:paraId="46982E1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单项合同暂估价在国家相关法律法规规定必须招标规模以上的，需依法必须招标的，承包人需公开招标，招标方案须经发包人审核同意。</w:t>
      </w:r>
    </w:p>
    <w:p w14:paraId="0B3F4BC8">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293" w:name="16.价格调整"/>
      <w:bookmarkEnd w:id="293"/>
      <w:bookmarkStart w:id="294" w:name="_bookmark126"/>
      <w:bookmarkEnd w:id="294"/>
      <w:r>
        <w:rPr>
          <w:rFonts w:ascii="宋体" w:hAnsi="宋体" w:eastAsia="宋体" w:cs="宋体"/>
          <w:b/>
          <w:bCs/>
          <w:i w:val="0"/>
          <w:snapToGrid w:val="0"/>
          <w:spacing w:val="0"/>
          <w:w w:val="100"/>
          <w:position w:val="0"/>
          <w:sz w:val="21"/>
          <w:szCs w:val="21"/>
        </w:rPr>
        <w:t>16.价格调整</w:t>
      </w:r>
    </w:p>
    <w:p w14:paraId="5EB10ED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57" w:author="羊" w:date="2026-02-27T11:35:19Z"/>
          <w:rFonts w:ascii="宋体" w:hAnsi="宋体" w:eastAsia="宋体" w:cs="宋体"/>
          <w:b w:val="0"/>
          <w:bCs w:val="0"/>
          <w:i w:val="0"/>
          <w:snapToGrid w:val="0"/>
          <w:spacing w:val="0"/>
          <w:w w:val="100"/>
          <w:position w:val="0"/>
          <w:sz w:val="21"/>
          <w:szCs w:val="21"/>
        </w:rPr>
      </w:pPr>
      <w:bookmarkStart w:id="295" w:name="16.1 物价波动引起的价格调整"/>
      <w:bookmarkEnd w:id="295"/>
      <w:r>
        <w:rPr>
          <w:rFonts w:ascii="宋体" w:hAnsi="宋体" w:eastAsia="宋体" w:cs="宋体"/>
          <w:b w:val="0"/>
          <w:bCs w:val="0"/>
          <w:i w:val="0"/>
          <w:snapToGrid w:val="0"/>
          <w:spacing w:val="0"/>
          <w:w w:val="100"/>
          <w:position w:val="0"/>
          <w:sz w:val="21"/>
          <w:szCs w:val="21"/>
        </w:rPr>
        <w:t>16.1物价波动引起的价格调整</w:t>
      </w:r>
    </w:p>
    <w:p w14:paraId="2A6807F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58" w:author="羊" w:date="2026-02-27T11:34:2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全部删除代之以：</w:t>
      </w:r>
    </w:p>
    <w:p w14:paraId="6171E1A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16.1.1调差的材料：水泥、钢筋及型钢。</w:t>
      </w:r>
    </w:p>
    <w:p w14:paraId="5AAF44B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16.1.2调差材料的范围：主体和永久性结构、金属结构，不包括临时工程。</w:t>
      </w:r>
    </w:p>
    <w:p w14:paraId="432E424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16.1.3调差材料的算术平均价与材料基期价格相比变化幅度±5%以内（含±5%）时不予调差，超过±5%时，超过±5%（不含±5%）的部分只调整材料价差，不计列其他费用；上涨幅度超过5%（不含±5%）的部分由发包人承担，下跌幅度大于5%的部分由发包人享受，并从调差当月进度款中扣回。</w:t>
      </w:r>
    </w:p>
    <w:p w14:paraId="3C01069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16.1.4材料基期价格：开标日期当月重庆市交通运输委发布的《重庆市交通工程材料价格信息》中的价格为材料基期价格；如《重庆市交通工程材料价格信息》上缺项的材料，则采用《重庆工程造价》发布的信息价。</w:t>
      </w:r>
    </w:p>
    <w:p w14:paraId="35677CB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16.1.5算术平均价格：工程实施期间，以工程开工起算，每个调差周期内各月《重庆市交通工程材料价格信息》信息价，计算出水泥、钢筋及型钢的算术平均价。</w:t>
      </w:r>
    </w:p>
    <w:p w14:paraId="33880E1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16.1.6材料当期价格：工程计量前28天，《重庆市交通工程材料价格信息》公布的信息价；如《重庆市交通工程材料价格信息》上缺项的材料，则采用《重庆工程造价》发布的信息价。</w:t>
      </w:r>
    </w:p>
    <w:p w14:paraId="7A97FB0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16.1.7材料调差周期：从总监理工程师签发开工令中载明的开工日期开始起算，每3个月为一个调差周期。调差数量按照调差周期内经审批的计量支付报表中的工程量为准。</w:t>
      </w:r>
    </w:p>
    <w:p w14:paraId="7B9FA93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16.1.8工程实施期间：从总监理工程师签发开工令中载明的开工日期开始起算，至合同工程完工验收合格之日止。</w:t>
      </w:r>
    </w:p>
    <w:p w14:paraId="356EEF9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16.1.9材料调差不计取管理费、利润和规费、间接费。</w:t>
      </w:r>
    </w:p>
    <w:p w14:paraId="44DC6DF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16.1.10所有材料价格均为不含税价格。</w:t>
      </w:r>
    </w:p>
    <w:p w14:paraId="2823AAB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16.1.11其余材料不调整。</w:t>
      </w:r>
    </w:p>
    <w:p w14:paraId="187181E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59" w:author="羊" w:date="2026-02-27T11:35:11Z"/>
          <w:rFonts w:ascii="宋体" w:hAnsi="宋体" w:eastAsia="宋体" w:cs="宋体"/>
          <w:b w:val="0"/>
          <w:bCs w:val="0"/>
          <w:i w:val="0"/>
          <w:snapToGrid w:val="0"/>
          <w:spacing w:val="0"/>
          <w:w w:val="100"/>
          <w:position w:val="0"/>
          <w:sz w:val="21"/>
          <w:szCs w:val="21"/>
        </w:rPr>
      </w:pPr>
      <w:bookmarkStart w:id="296" w:name="16.2 法律变化引起的调整 "/>
      <w:bookmarkEnd w:id="296"/>
      <w:r>
        <w:rPr>
          <w:rFonts w:ascii="宋体" w:hAnsi="宋体" w:eastAsia="宋体" w:cs="宋体"/>
          <w:b w:val="0"/>
          <w:bCs w:val="0"/>
          <w:i w:val="0"/>
          <w:snapToGrid w:val="0"/>
          <w:spacing w:val="0"/>
          <w:w w:val="100"/>
          <w:position w:val="0"/>
          <w:sz w:val="21"/>
          <w:szCs w:val="21"/>
        </w:rPr>
        <w:t>16.2法律变化引起的调整</w:t>
      </w:r>
    </w:p>
    <w:p w14:paraId="33D0D3F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全部删除代之以：</w:t>
      </w:r>
    </w:p>
    <w:p w14:paraId="485711C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在合同执行期间，法律、法规或地方政府政策有改变（包括适用新的法律（法规），废除或修改现有法律），或对此类法律的司法或政府解释有改变，对承包人履行合同规定的义务产生影响时，合同价格应考虑由上述改变造成的费用增减，进行相应调整。</w:t>
      </w:r>
    </w:p>
    <w:p w14:paraId="72F8164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60" w:author="羊" w:date="2026-02-27T11:34:56Z"/>
          <w:rFonts w:hint="eastAsia" w:ascii="宋体" w:hAnsi="宋体" w:eastAsia="宋体" w:cs="宋体"/>
          <w:b w:val="0"/>
          <w:bCs w:val="0"/>
          <w:i w:val="0"/>
          <w:snapToGrid w:val="0"/>
          <w:spacing w:val="0"/>
          <w:w w:val="100"/>
          <w:position w:val="0"/>
          <w:sz w:val="21"/>
          <w:szCs w:val="21"/>
          <w:lang w:eastAsia="zh-CN"/>
        </w:rPr>
      </w:pPr>
      <w:bookmarkStart w:id="297" w:name="本条补充16.3、16.4款如下;"/>
      <w:bookmarkEnd w:id="297"/>
      <w:r>
        <w:rPr>
          <w:rFonts w:ascii="宋体" w:hAnsi="宋体" w:eastAsia="宋体" w:cs="宋体"/>
          <w:b w:val="0"/>
          <w:bCs w:val="0"/>
          <w:i w:val="0"/>
          <w:snapToGrid w:val="0"/>
          <w:spacing w:val="0"/>
          <w:w w:val="100"/>
          <w:position w:val="0"/>
          <w:sz w:val="21"/>
          <w:szCs w:val="21"/>
        </w:rPr>
        <w:t>本条补充16.3、16.4款如下</w:t>
      </w:r>
      <w:ins w:id="961" w:author="羊" w:date="2026-02-27T11:34:58Z">
        <w:bookmarkStart w:id="298" w:name="16.3 严重不平衡报价引起的调整"/>
        <w:bookmarkEnd w:id="298"/>
        <w:r>
          <w:rPr>
            <w:rFonts w:hint="eastAsia" w:cs="宋体"/>
            <w:b w:val="0"/>
            <w:bCs w:val="0"/>
            <w:i w:val="0"/>
            <w:snapToGrid w:val="0"/>
            <w:spacing w:val="0"/>
            <w:w w:val="100"/>
            <w:position w:val="0"/>
            <w:sz w:val="21"/>
            <w:szCs w:val="21"/>
            <w:lang w:eastAsia="zh-CN"/>
          </w:rPr>
          <w:t>：</w:t>
        </w:r>
      </w:ins>
    </w:p>
    <w:p w14:paraId="761C617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16.3严重不平衡报价引起的调整</w:t>
      </w:r>
    </w:p>
    <w:p w14:paraId="1B303D0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合同履行期间，当按第17〔计量与支付〕约定确认的完成工程量比已标价工程量清单载明工程量增加超过15%，且发包人发现承包人的已标价工程量清单相关清单子目中有严重不平衡报价的。超过已标价工程量清单载明工程量15%的部分，发包人将对严重不平衡报价的清单子目综合单价进行修正，并按修正综合单价办理交工（完工）结算，修正综合单价按照第15.4.3项〔变更的估价原则〕约定执行。</w:t>
      </w:r>
    </w:p>
    <w:p w14:paraId="375BCB9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严重不平衡报价是指：清单子目综合单价与发包人按照第15.4.3项〔变更的估价原则〕目约定确定的综合单价相比高于50%的报价，即为“【严重不平衡报价清单子目综合单价-按照第15.4.3项〔变更的估价原则〕约定确定的综合单价】/按照第15.4.3项〔变更的估价原则〕目约定确定的综合单价×100%”。</w:t>
      </w:r>
    </w:p>
    <w:p w14:paraId="3CA277E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62" w:author="羊" w:date="2026-02-27T11:36:05Z"/>
          <w:rFonts w:ascii="宋体" w:hAnsi="宋体" w:eastAsia="宋体" w:cs="宋体"/>
          <w:b w:val="0"/>
          <w:bCs w:val="0"/>
          <w:i w:val="0"/>
          <w:snapToGrid w:val="0"/>
          <w:spacing w:val="0"/>
          <w:w w:val="100"/>
          <w:position w:val="0"/>
          <w:sz w:val="21"/>
          <w:szCs w:val="21"/>
        </w:rPr>
      </w:pPr>
      <w:bookmarkStart w:id="299" w:name="16.4 因算术性错误导致的价格调整"/>
      <w:bookmarkEnd w:id="299"/>
      <w:r>
        <w:rPr>
          <w:rFonts w:ascii="宋体" w:hAnsi="宋体" w:eastAsia="宋体" w:cs="宋体"/>
          <w:b w:val="0"/>
          <w:bCs w:val="0"/>
          <w:i w:val="0"/>
          <w:snapToGrid w:val="0"/>
          <w:spacing w:val="0"/>
          <w:w w:val="100"/>
          <w:position w:val="0"/>
          <w:sz w:val="21"/>
          <w:szCs w:val="21"/>
        </w:rPr>
        <w:t>16.4因算术性错误导致的价格调整</w:t>
      </w:r>
    </w:p>
    <w:p w14:paraId="22E53E8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发包人在合同签订前将对承包人“已标价工程量清单”进行复核，若出现差错的按以下原则进行处理（或结算）：</w:t>
      </w:r>
    </w:p>
    <w:p w14:paraId="544D653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投标总报价汇总计算结果与投标函总报价不一致时，按就低不就高原则进行修正，即：汇总计算结果高于投标函总报价则以投标函总报价为准，按汇总计算结果与投标函总报价相比的降低幅度同比例修正分组报价和各清单子目单价；汇总计算结果低于投标函总报价则以投标总报价汇总计算结果为准进行签约或结算；</w:t>
      </w:r>
    </w:p>
    <w:p w14:paraId="2B610D4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（2）依据单价和数量计算结果与其合价不符的，按不利于投标人原则（就低不就高）对其单价和合价进行修正。</w:t>
      </w:r>
    </w:p>
    <w:p w14:paraId="467ECC0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（3）单价报价超过工程量清单综合单价最高限价的，以工程量清单综合单价最高限价为基础，按照中标总报价与总价最高限价的下浮比例进行同比例下调修正其单价和合价。</w:t>
      </w:r>
    </w:p>
    <w:p w14:paraId="4024F3E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工程量清单漏项的，按该项单价为0进行修正（即视为该项工作内容的报价已包括在其他项目报价内），超出招标人提供的工程量清单范围的清单项目报价不予认可，按该清单项目报价为0对其单价和合价进行修正。</w:t>
      </w:r>
    </w:p>
    <w:p w14:paraId="1DF2304A">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ins w:id="963" w:author="羊" w:date="2026-02-27T11:36:2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上述内容，承包人必须无条件接受，否则按承包人违约处理。</w:t>
      </w:r>
      <w:bookmarkStart w:id="300" w:name="_bookmark127"/>
      <w:bookmarkEnd w:id="300"/>
      <w:bookmarkStart w:id="301" w:name="17.计量与支付"/>
      <w:bookmarkEnd w:id="301"/>
    </w:p>
    <w:p w14:paraId="710FB4A8">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r>
        <w:rPr>
          <w:rFonts w:ascii="宋体" w:hAnsi="宋体" w:eastAsia="宋体" w:cs="宋体"/>
          <w:b/>
          <w:bCs/>
          <w:i w:val="0"/>
          <w:snapToGrid w:val="0"/>
          <w:spacing w:val="0"/>
          <w:w w:val="100"/>
          <w:position w:val="0"/>
          <w:sz w:val="21"/>
          <w:szCs w:val="21"/>
        </w:rPr>
        <w:t>17.计量与支付</w:t>
      </w:r>
    </w:p>
    <w:p w14:paraId="102370B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按监理工程师审核计量的工程量进行计量和结算支付。</w:t>
      </w:r>
    </w:p>
    <w:p w14:paraId="1DDB47A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302" w:name="17.1 计量"/>
      <w:bookmarkEnd w:id="302"/>
      <w:r>
        <w:rPr>
          <w:rFonts w:ascii="宋体" w:hAnsi="宋体" w:eastAsia="宋体" w:cs="宋体"/>
          <w:b w:val="0"/>
          <w:bCs w:val="0"/>
          <w:i w:val="0"/>
          <w:snapToGrid w:val="0"/>
          <w:spacing w:val="0"/>
          <w:w w:val="100"/>
          <w:position w:val="0"/>
          <w:sz w:val="21"/>
          <w:szCs w:val="21"/>
        </w:rPr>
        <w:t>17.1计量</w:t>
      </w:r>
    </w:p>
    <w:p w14:paraId="4FA3BAB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64" w:author="羊" w:date="2026-02-27T11:36:3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17.1.2计量方法</w:t>
      </w:r>
    </w:p>
    <w:p w14:paraId="25FEB6C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工程量按已标价工程量清单及相关定额规定的工程量计算规则及施工图计算净量计量。</w:t>
      </w:r>
    </w:p>
    <w:p w14:paraId="209E4D6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17.1.3计量周期</w:t>
      </w:r>
    </w:p>
    <w:p w14:paraId="5030421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418" w:leftChars="190" w:right="0" w:firstLine="0" w:firstLineChars="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关于计量周期的约定：</w:t>
      </w:r>
      <w:r>
        <w:rPr>
          <w:rFonts w:ascii="宋体" w:hAnsi="宋体" w:eastAsia="宋体" w:cs="宋体"/>
          <w:b w:val="0"/>
          <w:bCs w:val="0"/>
          <w:i w:val="0"/>
          <w:snapToGrid w:val="0"/>
          <w:spacing w:val="0"/>
          <w:w w:val="100"/>
          <w:position w:val="0"/>
          <w:sz w:val="21"/>
          <w:szCs w:val="21"/>
          <w:u w:val="single" w:color="000000"/>
        </w:rPr>
        <w:t>按月（每月15日）计量，总价子目的计量周期按批准的支付分解报告确定</w:t>
      </w:r>
      <w:r>
        <w:rPr>
          <w:rFonts w:ascii="宋体" w:hAnsi="宋体" w:eastAsia="宋体" w:cs="宋体"/>
          <w:b w:val="0"/>
          <w:bCs w:val="0"/>
          <w:i w:val="0"/>
          <w:snapToGrid w:val="0"/>
          <w:spacing w:val="0"/>
          <w:w w:val="100"/>
          <w:position w:val="0"/>
          <w:sz w:val="21"/>
          <w:szCs w:val="21"/>
        </w:rPr>
        <w:t>。17.1.4单价子目的计量</w:t>
      </w:r>
    </w:p>
    <w:p w14:paraId="1AD4FD1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本项补充17.1.4.1、17.1.4.2目如下：</w:t>
      </w:r>
    </w:p>
    <w:p w14:paraId="78BE8E5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17.1.4.1单价子目</w:t>
      </w:r>
    </w:p>
    <w:p w14:paraId="65D95F4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单价子目包含的风险范围：</w:t>
      </w:r>
      <w:r>
        <w:rPr>
          <w:rFonts w:ascii="宋体" w:hAnsi="宋体" w:eastAsia="宋体" w:cs="宋体"/>
          <w:b w:val="0"/>
          <w:bCs w:val="0"/>
          <w:i w:val="0"/>
          <w:snapToGrid w:val="0"/>
          <w:spacing w:val="0"/>
          <w:w w:val="100"/>
          <w:position w:val="0"/>
          <w:sz w:val="21"/>
          <w:szCs w:val="21"/>
          <w:u w:val="single" w:color="000000"/>
        </w:rPr>
        <w:t>除第16条〔价格调整〕约定范围外的市场价格波动风险、政策性文件规定的各项应有费用、招标文件和合同明示或暗示的应由承包人承担的所有责任、义务和风险等所需的费用，包括但不限于为实施和完成合同工程所需的人工费、材料费、施工机械费、其他费用、其它直接费、现场经费、间接费用、利润、价差、税金及缺陷修复等费用</w:t>
      </w:r>
      <w:r>
        <w:rPr>
          <w:rFonts w:ascii="宋体" w:hAnsi="宋体" w:eastAsia="宋体" w:cs="宋体"/>
          <w:b w:val="0"/>
          <w:bCs w:val="0"/>
          <w:i w:val="0"/>
          <w:snapToGrid w:val="0"/>
          <w:spacing w:val="0"/>
          <w:w w:val="100"/>
          <w:position w:val="0"/>
          <w:sz w:val="21"/>
          <w:szCs w:val="21"/>
        </w:rPr>
        <w:t>。</w:t>
      </w:r>
    </w:p>
    <w:p w14:paraId="5123C61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风险费用的计算方法：</w:t>
      </w:r>
      <w:r>
        <w:rPr>
          <w:rFonts w:ascii="宋体" w:hAnsi="宋体" w:eastAsia="宋体" w:cs="宋体"/>
          <w:b w:val="0"/>
          <w:bCs w:val="0"/>
          <w:i w:val="0"/>
          <w:snapToGrid w:val="0"/>
          <w:spacing w:val="0"/>
          <w:w w:val="100"/>
          <w:position w:val="0"/>
          <w:sz w:val="21"/>
          <w:szCs w:val="21"/>
          <w:u w:val="single" w:color="000000"/>
        </w:rPr>
        <w:t>除第16条〔价格调整〕约定范围外，由承包人自行综合考虑并计入单价子目价格中，包干使用</w:t>
      </w:r>
      <w:r>
        <w:rPr>
          <w:rFonts w:ascii="宋体" w:hAnsi="宋体" w:eastAsia="宋体" w:cs="宋体"/>
          <w:b w:val="0"/>
          <w:bCs w:val="0"/>
          <w:i w:val="0"/>
          <w:snapToGrid w:val="0"/>
          <w:spacing w:val="0"/>
          <w:w w:val="100"/>
          <w:position w:val="0"/>
          <w:sz w:val="21"/>
          <w:szCs w:val="21"/>
        </w:rPr>
        <w:t>。</w:t>
      </w:r>
    </w:p>
    <w:p w14:paraId="77D8066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65" w:author="羊" w:date="2026-02-27T11:36:5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风险范围以外合同价格的调整方法：</w:t>
      </w:r>
      <w:r>
        <w:rPr>
          <w:rFonts w:ascii="宋体" w:hAnsi="宋体" w:eastAsia="宋体" w:cs="宋体"/>
          <w:b w:val="0"/>
          <w:bCs w:val="0"/>
          <w:i w:val="0"/>
          <w:snapToGrid w:val="0"/>
          <w:spacing w:val="0"/>
          <w:w w:val="100"/>
          <w:position w:val="0"/>
          <w:sz w:val="21"/>
          <w:szCs w:val="21"/>
          <w:u w:val="single" w:color="000000"/>
        </w:rPr>
        <w:t>按照第16条〔价格调整〕约定执行</w:t>
      </w:r>
      <w:r>
        <w:rPr>
          <w:rFonts w:ascii="宋体" w:hAnsi="宋体" w:eastAsia="宋体" w:cs="宋体"/>
          <w:b w:val="0"/>
          <w:bCs w:val="0"/>
          <w:i w:val="0"/>
          <w:snapToGrid w:val="0"/>
          <w:spacing w:val="0"/>
          <w:w w:val="100"/>
          <w:position w:val="0"/>
          <w:sz w:val="21"/>
          <w:szCs w:val="21"/>
        </w:rPr>
        <w:t>。</w:t>
      </w:r>
    </w:p>
    <w:p w14:paraId="3AC35F7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17.1.4.2关于单价合同计量的约定</w:t>
      </w:r>
    </w:p>
    <w:p w14:paraId="26C6CC0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（1）承包人应于当月15日前向监理人报送上月已完成的工程量，并附进度付款申请单、已完成工程量报表和其他有关资料。</w:t>
      </w:r>
    </w:p>
    <w:p w14:paraId="3B22726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（2）承包人未在已标价的工程量清单中填入单价和（或）总价的子目，视为该子目的费用已包含合同工程的其他子目的单价或总价中，不再另行计量支付。</w:t>
      </w:r>
    </w:p>
    <w:p w14:paraId="75BA06C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3）监理人应在收到承包人提交的工程量报表后7天内完成对承包人提交的工程量报表的审核并报送发包人；发包人收到监理人报送资料后7天内完成审批，以确定当月实际完成的工程量。监理人、发包人任一方对工程量有异议的，均有权要求承包人进行共同复核或抽样复测。承包人应协助监理人进行复核或抽样复测，并按监理人要求提供补充计量资料。承包人未按监理人要求参加复核或抽样复测的，监理人复核或修正的工程量视为承包人实际完成的工程量。</w:t>
      </w:r>
    </w:p>
    <w:p w14:paraId="6BB5732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4）工程量的计量仅作为进度付款和工程施工进度控制的依据，不应认为是承包人履行合同义务完成工程的实际和准确的工程量，实际和准确工程量按完（竣）工图和第17.1.2项〔计量方法〕约定确认的工程量为准。</w:t>
      </w:r>
    </w:p>
    <w:p w14:paraId="5818079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17.1.5总价子目的计量</w:t>
      </w:r>
    </w:p>
    <w:p w14:paraId="46AE20A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本项补充17.1.5.1、17.1.5.2目如下：</w:t>
      </w:r>
    </w:p>
    <w:p w14:paraId="589144E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66" w:author="羊" w:date="2026-02-27T11:37:2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17.1.5.1总价子目</w:t>
      </w:r>
    </w:p>
    <w:p w14:paraId="68567CF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总价子目包含的风险范围：</w:t>
      </w:r>
      <w:r>
        <w:rPr>
          <w:rFonts w:ascii="宋体" w:hAnsi="宋体" w:eastAsia="宋体" w:cs="宋体"/>
          <w:b w:val="0"/>
          <w:bCs w:val="0"/>
          <w:i w:val="0"/>
          <w:snapToGrid w:val="0"/>
          <w:spacing w:val="0"/>
          <w:w w:val="100"/>
          <w:position w:val="0"/>
          <w:sz w:val="21"/>
          <w:szCs w:val="21"/>
          <w:u w:val="single" w:color="000000"/>
        </w:rPr>
        <w:t>包括但不限于为实施和完成合同工程所需的人工费、材料费、施工机械费、其他费用、其它直接费、现场经费、间接费用、利润、价差、税金及缺陷修复等费用，以及市场价格波动风险、政策性文件规定的各项应有费用、招标文件和合同明示或暗示的应由承包人承担的所有责任、义务和风险等所需的费用。</w:t>
      </w:r>
    </w:p>
    <w:p w14:paraId="1F7D302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风险费用的计算方法：</w:t>
      </w:r>
      <w:r>
        <w:rPr>
          <w:rFonts w:ascii="宋体" w:hAnsi="宋体" w:eastAsia="宋体" w:cs="宋体"/>
          <w:b w:val="0"/>
          <w:bCs w:val="0"/>
          <w:i w:val="0"/>
          <w:snapToGrid w:val="0"/>
          <w:spacing w:val="0"/>
          <w:w w:val="100"/>
          <w:position w:val="0"/>
          <w:sz w:val="21"/>
          <w:szCs w:val="21"/>
          <w:u w:val="single" w:color="000000"/>
        </w:rPr>
        <w:t>由承包人自行考虑并计入签约合同价格中，包干使用。</w:t>
      </w:r>
    </w:p>
    <w:p w14:paraId="72CF064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17.1.5.2关于总价合同计量的约定：</w:t>
      </w:r>
      <w:r>
        <w:rPr>
          <w:rFonts w:ascii="宋体" w:hAnsi="宋体" w:eastAsia="宋体" w:cs="宋体"/>
          <w:b w:val="0"/>
          <w:bCs w:val="0"/>
          <w:i w:val="0"/>
          <w:snapToGrid w:val="0"/>
          <w:spacing w:val="0"/>
          <w:w w:val="100"/>
          <w:position w:val="0"/>
          <w:sz w:val="21"/>
          <w:szCs w:val="21"/>
          <w:u w:val="single" w:color="000000"/>
        </w:rPr>
        <w:t>承包人应按批准的各总价子目支付周期，以确定分阶段实际完成的工程量和工程形象目标，并对已完成的总价子目进行计量，从而确定分项的应付金额列入进度付款申请单中。</w:t>
      </w:r>
    </w:p>
    <w:p w14:paraId="698BF84F">
      <w:pPr>
        <w:pStyle w:val="12"/>
        <w:keepNext w:val="0"/>
        <w:keepLines w:val="0"/>
        <w:pageBreakBefore w:val="0"/>
        <w:widowControl w:val="0"/>
        <w:tabs>
          <w:tab w:val="left" w:pos="116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303" w:name="17.2  预付款"/>
      <w:bookmarkEnd w:id="303"/>
      <w:r>
        <w:rPr>
          <w:rFonts w:ascii="宋体" w:hAnsi="宋体" w:eastAsia="宋体" w:cs="宋体"/>
          <w:b w:val="0"/>
          <w:bCs w:val="0"/>
          <w:i w:val="0"/>
          <w:snapToGrid w:val="0"/>
          <w:spacing w:val="0"/>
          <w:w w:val="100"/>
          <w:position w:val="0"/>
          <w:sz w:val="21"/>
          <w:szCs w:val="21"/>
        </w:rPr>
        <w:t>17.2</w:t>
      </w:r>
      <w:ins w:id="967" w:author="羊" w:date="2026-02-27T11:37:41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预付款</w:t>
      </w:r>
    </w:p>
    <w:p w14:paraId="3869A7A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17.2.1预付款</w:t>
      </w:r>
    </w:p>
    <w:p w14:paraId="4DD2F8E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68" w:author="羊" w:date="2026-02-27T11:37:5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预付款支付比例或金额：工程预付款的总金额为签约合同价的</w:t>
      </w:r>
      <w:r>
        <w:rPr>
          <w:rFonts w:ascii="宋体" w:hAnsi="宋体" w:eastAsia="宋体" w:cs="宋体"/>
          <w:b w:val="0"/>
          <w:bCs w:val="0"/>
          <w:i w:val="0"/>
          <w:snapToGrid w:val="0"/>
          <w:spacing w:val="0"/>
          <w:w w:val="100"/>
          <w:position w:val="0"/>
          <w:sz w:val="21"/>
          <w:szCs w:val="21"/>
          <w:u w:val="single" w:color="000000"/>
        </w:rPr>
        <w:t>15%</w:t>
      </w:r>
      <w:r>
        <w:rPr>
          <w:rFonts w:ascii="宋体" w:hAnsi="宋体" w:eastAsia="宋体" w:cs="宋体"/>
          <w:b w:val="0"/>
          <w:bCs w:val="0"/>
          <w:i w:val="0"/>
          <w:snapToGrid w:val="0"/>
          <w:spacing w:val="0"/>
          <w:w w:val="100"/>
          <w:position w:val="0"/>
          <w:sz w:val="21"/>
          <w:szCs w:val="21"/>
        </w:rPr>
        <w:t>，分</w:t>
      </w:r>
      <w:r>
        <w:rPr>
          <w:rFonts w:ascii="宋体" w:hAnsi="宋体" w:eastAsia="宋体" w:cs="宋体"/>
          <w:b w:val="0"/>
          <w:bCs w:val="0"/>
          <w:i w:val="0"/>
          <w:snapToGrid w:val="0"/>
          <w:spacing w:val="0"/>
          <w:w w:val="100"/>
          <w:position w:val="0"/>
          <w:sz w:val="21"/>
          <w:szCs w:val="21"/>
          <w:u w:val="single" w:color="000000"/>
        </w:rPr>
        <w:t>2</w:t>
      </w:r>
      <w:r>
        <w:rPr>
          <w:rFonts w:ascii="宋体" w:hAnsi="宋体" w:eastAsia="宋体" w:cs="宋体"/>
          <w:b w:val="0"/>
          <w:bCs w:val="0"/>
          <w:i w:val="0"/>
          <w:snapToGrid w:val="0"/>
          <w:spacing w:val="0"/>
          <w:w w:val="100"/>
          <w:position w:val="0"/>
          <w:sz w:val="21"/>
          <w:szCs w:val="21"/>
        </w:rPr>
        <w:t>次支付给承包人。</w:t>
      </w:r>
    </w:p>
    <w:p w14:paraId="0D8C9CD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各次预付款的支付额度和付款时间为：</w:t>
      </w:r>
    </w:p>
    <w:p w14:paraId="0C647E3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1）第一次预付款金额为工程预付款总金额的</w:t>
      </w:r>
      <w:r>
        <w:rPr>
          <w:rFonts w:ascii="宋体" w:hAnsi="宋体" w:eastAsia="宋体" w:cs="宋体"/>
          <w:b w:val="0"/>
          <w:bCs w:val="0"/>
          <w:i w:val="0"/>
          <w:snapToGrid w:val="0"/>
          <w:spacing w:val="0"/>
          <w:w w:val="100"/>
          <w:position w:val="0"/>
          <w:sz w:val="21"/>
          <w:szCs w:val="21"/>
          <w:u w:val="single" w:color="000000"/>
        </w:rPr>
        <w:t>30</w:t>
      </w:r>
      <w:r>
        <w:rPr>
          <w:rFonts w:ascii="宋体" w:hAnsi="宋体" w:eastAsia="宋体" w:cs="宋体"/>
          <w:b w:val="0"/>
          <w:bCs w:val="0"/>
          <w:i w:val="0"/>
          <w:snapToGrid w:val="0"/>
          <w:spacing w:val="0"/>
          <w:w w:val="100"/>
          <w:position w:val="0"/>
          <w:sz w:val="21"/>
          <w:szCs w:val="21"/>
        </w:rPr>
        <w:t>％，付款时间应在合同协议书签订后，由承包人向发包人提交了发包人认可的工程预付款担保，并经监理人出具付款证书报送发包人批准后14天内予以支付。</w:t>
      </w:r>
    </w:p>
    <w:p w14:paraId="28EDA94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2）第二次预付款金额为工程预付款总金额的</w:t>
      </w:r>
      <w:r>
        <w:rPr>
          <w:rFonts w:ascii="宋体" w:hAnsi="宋体" w:eastAsia="宋体" w:cs="宋体"/>
          <w:b w:val="0"/>
          <w:bCs w:val="0"/>
          <w:i w:val="0"/>
          <w:snapToGrid w:val="0"/>
          <w:spacing w:val="0"/>
          <w:w w:val="100"/>
          <w:position w:val="0"/>
          <w:sz w:val="21"/>
          <w:szCs w:val="21"/>
          <w:u w:val="single" w:color="000000"/>
        </w:rPr>
        <w:t>70</w:t>
      </w:r>
      <w:r>
        <w:rPr>
          <w:rFonts w:ascii="宋体" w:hAnsi="宋体" w:eastAsia="宋体" w:cs="宋体"/>
          <w:b w:val="0"/>
          <w:bCs w:val="0"/>
          <w:i w:val="0"/>
          <w:snapToGrid w:val="0"/>
          <w:spacing w:val="0"/>
          <w:w w:val="100"/>
          <w:position w:val="0"/>
          <w:sz w:val="21"/>
          <w:szCs w:val="21"/>
        </w:rPr>
        <w:t>％。在承包人提交闸门等主要金属结构采购计划并取得发包人和监理的确认后，由承包人提出书面申请，经监理人核实后出具付款证书报送发包人批准后14天内予以支付。</w:t>
      </w:r>
    </w:p>
    <w:p w14:paraId="5C59A5C0">
      <w:pPr>
        <w:pStyle w:val="12"/>
        <w:keepNext w:val="0"/>
        <w:keepLines w:val="0"/>
        <w:pageBreakBefore w:val="0"/>
        <w:widowControl w:val="0"/>
        <w:tabs>
          <w:tab w:val="left" w:pos="1372"/>
          <w:tab w:val="left" w:pos="226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587355C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17.2.2预付款保函（担保）</w:t>
      </w:r>
    </w:p>
    <w:p w14:paraId="5AD82764">
      <w:pPr>
        <w:pStyle w:val="12"/>
        <w:keepNext w:val="0"/>
        <w:keepLines w:val="0"/>
        <w:pageBreakBefore w:val="0"/>
        <w:widowControl w:val="0"/>
        <w:tabs>
          <w:tab w:val="left" w:pos="326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969" w:author="羊" w:date="2026-02-27T11:38:1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承包人提交预付款担保的期限：</w:t>
      </w:r>
      <w:r>
        <w:rPr>
          <w:rFonts w:ascii="宋体" w:hAnsi="宋体" w:eastAsia="宋体" w:cs="宋体"/>
          <w:b w:val="0"/>
          <w:bCs w:val="0"/>
          <w:i w:val="0"/>
          <w:snapToGrid w:val="0"/>
          <w:spacing w:val="0"/>
          <w:w w:val="100"/>
          <w:position w:val="0"/>
          <w:sz w:val="21"/>
          <w:szCs w:val="21"/>
          <w:u w:val="single" w:color="000000"/>
        </w:rPr>
        <w:t>合同签订后7天内</w:t>
      </w:r>
      <w:r>
        <w:rPr>
          <w:rFonts w:ascii="宋体" w:hAnsi="宋体" w:eastAsia="宋体" w:cs="宋体"/>
          <w:b w:val="0"/>
          <w:bCs w:val="0"/>
          <w:i w:val="0"/>
          <w:snapToGrid w:val="0"/>
          <w:spacing w:val="0"/>
          <w:w w:val="100"/>
          <w:position w:val="0"/>
          <w:sz w:val="21"/>
          <w:szCs w:val="21"/>
        </w:rPr>
        <w:t>。</w:t>
      </w:r>
    </w:p>
    <w:p w14:paraId="7C53628F">
      <w:pPr>
        <w:pStyle w:val="12"/>
        <w:keepNext w:val="0"/>
        <w:keepLines w:val="0"/>
        <w:pageBreakBefore w:val="0"/>
        <w:widowControl w:val="0"/>
        <w:tabs>
          <w:tab w:val="left" w:pos="326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970" w:author="羊" w:date="2026-02-27T11:38:1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预付款担保的形式为：</w:t>
      </w:r>
      <w:r>
        <w:rPr>
          <w:rFonts w:ascii="宋体" w:hAnsi="宋体" w:eastAsia="宋体" w:cs="宋体"/>
          <w:b w:val="0"/>
          <w:bCs w:val="0"/>
          <w:i w:val="0"/>
          <w:snapToGrid w:val="0"/>
          <w:spacing w:val="0"/>
          <w:w w:val="100"/>
          <w:position w:val="0"/>
          <w:sz w:val="21"/>
          <w:szCs w:val="21"/>
          <w:u w:val="single" w:color="000000"/>
        </w:rPr>
        <w:t>现金或不可撤销的见索即付银行保函</w:t>
      </w:r>
      <w:r>
        <w:rPr>
          <w:rFonts w:ascii="宋体" w:hAnsi="宋体" w:eastAsia="宋体" w:cs="宋体"/>
          <w:b w:val="0"/>
          <w:bCs w:val="0"/>
          <w:i w:val="0"/>
          <w:snapToGrid w:val="0"/>
          <w:spacing w:val="0"/>
          <w:w w:val="100"/>
          <w:position w:val="0"/>
          <w:sz w:val="21"/>
          <w:szCs w:val="21"/>
        </w:rPr>
        <w:t>。</w:t>
      </w:r>
    </w:p>
    <w:p w14:paraId="5C7186D4">
      <w:pPr>
        <w:pStyle w:val="12"/>
        <w:keepNext w:val="0"/>
        <w:keepLines w:val="0"/>
        <w:pageBreakBefore w:val="0"/>
        <w:widowControl w:val="0"/>
        <w:tabs>
          <w:tab w:val="left" w:pos="326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预付款担保的金额：</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25BC288C">
      <w:pPr>
        <w:pStyle w:val="12"/>
        <w:keepNext w:val="0"/>
        <w:keepLines w:val="0"/>
        <w:pageBreakBefore w:val="0"/>
        <w:widowControl w:val="0"/>
        <w:tabs>
          <w:tab w:val="left" w:pos="3263"/>
          <w:tab w:val="left" w:pos="368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971" w:author="羊" w:date="2026-02-27T11:38:2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预付款担保的时间：</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61891DA8">
      <w:pPr>
        <w:pStyle w:val="12"/>
        <w:keepNext w:val="0"/>
        <w:keepLines w:val="0"/>
        <w:pageBreakBefore w:val="0"/>
        <w:widowControl w:val="0"/>
        <w:tabs>
          <w:tab w:val="left" w:pos="3263"/>
          <w:tab w:val="left" w:pos="368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972" w:author="羊" w:date="2026-02-27T11:38:2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预付款担保的期限：</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730F53EB">
      <w:pPr>
        <w:pStyle w:val="12"/>
        <w:keepNext w:val="0"/>
        <w:keepLines w:val="0"/>
        <w:pageBreakBefore w:val="0"/>
        <w:widowControl w:val="0"/>
        <w:tabs>
          <w:tab w:val="left" w:pos="3263"/>
          <w:tab w:val="left" w:pos="368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973" w:author="羊" w:date="2026-02-27T11:38:2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预付款担保的退还时间：</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198DFC37">
      <w:pPr>
        <w:pStyle w:val="12"/>
        <w:keepNext w:val="0"/>
        <w:keepLines w:val="0"/>
        <w:pageBreakBefore w:val="0"/>
        <w:widowControl w:val="0"/>
        <w:tabs>
          <w:tab w:val="left" w:pos="3263"/>
          <w:tab w:val="left" w:pos="368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17.2.3预付款的扣回与还清</w:t>
      </w:r>
    </w:p>
    <w:p w14:paraId="7DEF11D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预付款扣回的方式：</w:t>
      </w:r>
      <w:r>
        <w:rPr>
          <w:rFonts w:ascii="宋体" w:hAnsi="宋体" w:eastAsia="宋体" w:cs="宋体"/>
          <w:b w:val="0"/>
          <w:bCs w:val="0"/>
          <w:i w:val="0"/>
          <w:snapToGrid w:val="0"/>
          <w:spacing w:val="0"/>
          <w:w w:val="100"/>
          <w:position w:val="0"/>
          <w:sz w:val="21"/>
          <w:szCs w:val="21"/>
          <w:u w:val="single" w:color="000000"/>
        </w:rPr>
        <w:t>承包人完成累计金额达到签约合同金额的20%后，在合同约定的每个计量周期按审核确认的进度款金额的20%进行扣回，直至预付款全额扣回</w:t>
      </w:r>
      <w:r>
        <w:rPr>
          <w:rFonts w:ascii="宋体" w:hAnsi="宋体" w:eastAsia="宋体" w:cs="宋体"/>
          <w:b w:val="0"/>
          <w:bCs w:val="0"/>
          <w:i w:val="0"/>
          <w:snapToGrid w:val="0"/>
          <w:spacing w:val="0"/>
          <w:w w:val="100"/>
          <w:position w:val="0"/>
          <w:sz w:val="21"/>
          <w:szCs w:val="21"/>
        </w:rPr>
        <w:t>。</w:t>
      </w:r>
    </w:p>
    <w:p w14:paraId="099DE8E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304" w:name="17.3 工程进度付款"/>
      <w:bookmarkEnd w:id="304"/>
      <w:r>
        <w:rPr>
          <w:rFonts w:ascii="宋体" w:hAnsi="宋体" w:eastAsia="宋体" w:cs="宋体"/>
          <w:b w:val="0"/>
          <w:bCs w:val="0"/>
          <w:i w:val="0"/>
          <w:snapToGrid w:val="0"/>
          <w:spacing w:val="0"/>
          <w:w w:val="100"/>
          <w:position w:val="0"/>
          <w:sz w:val="21"/>
          <w:szCs w:val="21"/>
        </w:rPr>
        <w:t>17.3工程进度付款</w:t>
      </w:r>
    </w:p>
    <w:p w14:paraId="13DDC29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74" w:author="羊" w:date="2026-02-27T11:38:4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17.3.1付款周期</w:t>
      </w:r>
    </w:p>
    <w:p w14:paraId="3939585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75" w:author="羊" w:date="2026-02-27T11:38:5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关于付款周期的约定：</w:t>
      </w:r>
      <w:r>
        <w:rPr>
          <w:rFonts w:ascii="宋体" w:hAnsi="宋体" w:eastAsia="宋体" w:cs="宋体"/>
          <w:b w:val="0"/>
          <w:bCs w:val="0"/>
          <w:i w:val="0"/>
          <w:snapToGrid w:val="0"/>
          <w:spacing w:val="0"/>
          <w:w w:val="100"/>
          <w:position w:val="0"/>
          <w:sz w:val="21"/>
          <w:szCs w:val="21"/>
          <w:u w:val="single" w:color="000000"/>
        </w:rPr>
        <w:t>按月计量支付进度款</w:t>
      </w:r>
      <w:r>
        <w:rPr>
          <w:rFonts w:ascii="宋体" w:hAnsi="宋体" w:eastAsia="宋体" w:cs="宋体"/>
          <w:b w:val="0"/>
          <w:bCs w:val="0"/>
          <w:i w:val="0"/>
          <w:snapToGrid w:val="0"/>
          <w:spacing w:val="0"/>
          <w:w w:val="100"/>
          <w:position w:val="0"/>
          <w:sz w:val="21"/>
          <w:szCs w:val="21"/>
        </w:rPr>
        <w:t>。</w:t>
      </w:r>
    </w:p>
    <w:p w14:paraId="40D6A2F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17.3.2进度付款申请单</w:t>
      </w:r>
    </w:p>
    <w:p w14:paraId="30F0A6B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76" w:author="羊" w:date="2026-02-27T11:38:5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本项补充细化17.3.2.1、17.3.2.2目如下：</w:t>
      </w:r>
    </w:p>
    <w:p w14:paraId="1E4ED77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17.3.2.1进度付款申请单应包括下列内容：</w:t>
      </w:r>
    </w:p>
    <w:p w14:paraId="098A6DC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（1）截至本次付款周期已完成工作对应的金额；</w:t>
      </w:r>
    </w:p>
    <w:p w14:paraId="5F4F00A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（2）根据第15条〔变更〕应增加和扣减的已审定变更金额；</w:t>
      </w:r>
    </w:p>
    <w:p w14:paraId="187DE43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（3）根据第17.2款〔预付款〕约定应支付的预付款和扣减的返还预付款；</w:t>
      </w:r>
    </w:p>
    <w:p w14:paraId="7A2A001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（4）根据第17.4款〔质量保证金〕约定应扣减的质量保证金；</w:t>
      </w:r>
    </w:p>
    <w:p w14:paraId="54EE7E8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（5）根据第23条〔索赔〕应增加和扣减的已审定索赔金额；</w:t>
      </w:r>
    </w:p>
    <w:p w14:paraId="12FB23D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（6）根据第16条〔价格调整〕应增加和扣减的价格调整金额；</w:t>
      </w:r>
    </w:p>
    <w:p w14:paraId="5C443EE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（7）对已签发的进度款支付证书中出现错误的修正，应在本次进度付款中支付或扣除的金额；</w:t>
      </w:r>
    </w:p>
    <w:p w14:paraId="516DB88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（8）根据合同约定承包人应向发包人支付的违约金；</w:t>
      </w:r>
    </w:p>
    <w:p w14:paraId="1E48DFC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（9）根据合同约定发包人应向承包人支付的违约金和（或）奖励；</w:t>
      </w:r>
    </w:p>
    <w:p w14:paraId="31CED82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77" w:author="羊" w:date="2026-02-27T11:39:02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u w:val="single" w:color="000000"/>
        </w:rPr>
        <w:t>（10）根据合同约定应增加和扣减的其他金额。</w:t>
      </w:r>
    </w:p>
    <w:p w14:paraId="4D64A19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17.3.2.2进度付款申请单的提交：</w:t>
      </w:r>
    </w:p>
    <w:p w14:paraId="2A1623A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（1）单价合同进度付款申请单提交的约定：</w:t>
      </w:r>
      <w:r>
        <w:rPr>
          <w:rFonts w:ascii="宋体" w:hAnsi="宋体" w:eastAsia="宋体" w:cs="宋体"/>
          <w:b w:val="0"/>
          <w:bCs w:val="0"/>
          <w:i w:val="0"/>
          <w:snapToGrid w:val="0"/>
          <w:spacing w:val="0"/>
          <w:w w:val="100"/>
          <w:position w:val="0"/>
          <w:sz w:val="21"/>
          <w:szCs w:val="21"/>
          <w:u w:val="single" w:color="000000"/>
        </w:rPr>
        <w:t>按照第17.1.4项〔单价子目的计量〕约定的时间按月向监理人提交，并附上已完成工程量报表、经审核的农民工工资发放的情况说明及有关资料（包括上期农民工工资的发放表的完成情况材料）。单价合同中的总价子目按工程形象进度分月计量后汇总列入当期进度付款申请</w:t>
      </w:r>
      <w:r>
        <w:rPr>
          <w:rFonts w:ascii="宋体" w:hAnsi="宋体" w:eastAsia="宋体" w:cs="宋体"/>
          <w:b w:val="0"/>
          <w:bCs w:val="0"/>
          <w:i w:val="0"/>
          <w:snapToGrid w:val="0"/>
          <w:spacing w:val="0"/>
          <w:w w:val="100"/>
          <w:position w:val="0"/>
          <w:sz w:val="21"/>
          <w:szCs w:val="21"/>
        </w:rPr>
        <w:t>单。</w:t>
      </w:r>
    </w:p>
    <w:p w14:paraId="0C39451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（2）总价合同进度付款申请单提交的约定：</w:t>
      </w:r>
      <w:r>
        <w:rPr>
          <w:rFonts w:ascii="宋体" w:hAnsi="宋体" w:eastAsia="宋体" w:cs="宋体"/>
          <w:b w:val="0"/>
          <w:bCs w:val="0"/>
          <w:i w:val="0"/>
          <w:snapToGrid w:val="0"/>
          <w:spacing w:val="0"/>
          <w:w w:val="100"/>
          <w:position w:val="0"/>
          <w:sz w:val="21"/>
          <w:szCs w:val="21"/>
          <w:u w:val="single" w:color="000000"/>
        </w:rPr>
        <w:t>按照合同约定的形象进度的计量约定的时间向监理人提交，并附上已完成工程量报表、经审核的农民工工资发放的情况说明及有关资料</w:t>
      </w:r>
      <w:r>
        <w:rPr>
          <w:rFonts w:ascii="宋体" w:hAnsi="宋体" w:eastAsia="宋体" w:cs="宋体"/>
          <w:b w:val="0"/>
          <w:bCs w:val="0"/>
          <w:i w:val="0"/>
          <w:snapToGrid w:val="0"/>
          <w:spacing w:val="0"/>
          <w:w w:val="100"/>
          <w:position w:val="0"/>
          <w:sz w:val="21"/>
          <w:szCs w:val="21"/>
        </w:rPr>
        <w:t>。</w:t>
      </w:r>
    </w:p>
    <w:p w14:paraId="6DA21F3E">
      <w:pPr>
        <w:pStyle w:val="12"/>
        <w:keepNext w:val="0"/>
        <w:keepLines w:val="0"/>
        <w:pageBreakBefore w:val="0"/>
        <w:widowControl w:val="0"/>
        <w:tabs>
          <w:tab w:val="left" w:pos="630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978" w:author="羊" w:date="2026-02-27T11:39:4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（3）其他价格形式合同进度付款申请单提交的约定：</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09C3B9FC">
      <w:pPr>
        <w:pStyle w:val="12"/>
        <w:keepNext w:val="0"/>
        <w:keepLines w:val="0"/>
        <w:pageBreakBefore w:val="0"/>
        <w:widowControl w:val="0"/>
        <w:tabs>
          <w:tab w:val="left" w:pos="630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17.3.3进度付款证书和支付时间</w:t>
      </w:r>
    </w:p>
    <w:p w14:paraId="0B8382E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79" w:author="羊" w:date="2026-02-27T11:40:1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（1）监理人审查并报送发包人的期限：</w:t>
      </w:r>
      <w:r>
        <w:rPr>
          <w:rFonts w:ascii="宋体" w:hAnsi="宋体" w:eastAsia="宋体" w:cs="宋体"/>
          <w:b w:val="0"/>
          <w:bCs w:val="0"/>
          <w:i w:val="0"/>
          <w:snapToGrid w:val="0"/>
          <w:spacing w:val="0"/>
          <w:w w:val="100"/>
          <w:position w:val="0"/>
          <w:sz w:val="21"/>
          <w:szCs w:val="21"/>
          <w:u w:val="single" w:color="000000"/>
        </w:rPr>
        <w:t>收到完整资料后7天内</w:t>
      </w:r>
      <w:r>
        <w:rPr>
          <w:rFonts w:ascii="宋体" w:hAnsi="宋体" w:eastAsia="宋体" w:cs="宋体"/>
          <w:b w:val="0"/>
          <w:bCs w:val="0"/>
          <w:i w:val="0"/>
          <w:snapToGrid w:val="0"/>
          <w:spacing w:val="0"/>
          <w:w w:val="100"/>
          <w:position w:val="0"/>
          <w:sz w:val="21"/>
          <w:szCs w:val="21"/>
        </w:rPr>
        <w:t>。发包人完成审批并签发进度款支付证书的期限：</w:t>
      </w:r>
      <w:r>
        <w:rPr>
          <w:rFonts w:ascii="宋体" w:hAnsi="宋体" w:eastAsia="宋体" w:cs="宋体"/>
          <w:b w:val="0"/>
          <w:bCs w:val="0"/>
          <w:i w:val="0"/>
          <w:snapToGrid w:val="0"/>
          <w:spacing w:val="0"/>
          <w:w w:val="100"/>
          <w:position w:val="0"/>
          <w:sz w:val="21"/>
          <w:szCs w:val="21"/>
          <w:u w:val="single" w:color="000000"/>
        </w:rPr>
        <w:t>发包人收到监理人报送资料后7天内完成审查并签发进度款支付证书</w:t>
      </w:r>
      <w:r>
        <w:rPr>
          <w:rFonts w:ascii="宋体" w:hAnsi="宋体" w:eastAsia="宋体" w:cs="宋体"/>
          <w:b w:val="0"/>
          <w:bCs w:val="0"/>
          <w:i w:val="0"/>
          <w:snapToGrid w:val="0"/>
          <w:spacing w:val="0"/>
          <w:w w:val="100"/>
          <w:position w:val="0"/>
          <w:sz w:val="21"/>
          <w:szCs w:val="21"/>
        </w:rPr>
        <w:t>。</w:t>
      </w:r>
    </w:p>
    <w:p w14:paraId="38031D7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监理人和发包人中任一方对承包人的进度付款申请单有异议的，均有权要求承包人修正和提供补充资料，承包人应提交修正后的进度付款申请单。监理人应在收到承包人修正后的进度付款申请单及相关资料后7天内完成审查并报送发包人，发包人收到监理人报送资料后7天内完成审批并向承包人签发无异议部分的临时进度款支付证书。存在争议的部分，按照合同约定的争议解决的约定处理</w:t>
      </w:r>
      <w:r>
        <w:rPr>
          <w:rFonts w:ascii="宋体" w:hAnsi="宋体" w:eastAsia="宋体" w:cs="宋体"/>
          <w:b w:val="0"/>
          <w:bCs w:val="0"/>
          <w:i w:val="0"/>
          <w:snapToGrid w:val="0"/>
          <w:spacing w:val="0"/>
          <w:w w:val="100"/>
          <w:position w:val="0"/>
          <w:sz w:val="21"/>
          <w:szCs w:val="21"/>
        </w:rPr>
        <w:t>。</w:t>
      </w:r>
    </w:p>
    <w:p w14:paraId="4658B3F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发包人签发进度款支付证书或临时进度款支付证书，不表明发包人已同意、批准或接受了承包人完成的相应部分的工作</w:t>
      </w:r>
      <w:r>
        <w:rPr>
          <w:rFonts w:ascii="宋体" w:hAnsi="宋体" w:eastAsia="宋体" w:cs="宋体"/>
          <w:b w:val="0"/>
          <w:bCs w:val="0"/>
          <w:i w:val="0"/>
          <w:snapToGrid w:val="0"/>
          <w:spacing w:val="0"/>
          <w:w w:val="100"/>
          <w:position w:val="0"/>
          <w:sz w:val="21"/>
          <w:szCs w:val="21"/>
        </w:rPr>
        <w:t>。</w:t>
      </w:r>
    </w:p>
    <w:p w14:paraId="3AA94F9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（2）价款的支付</w:t>
      </w:r>
    </w:p>
    <w:p w14:paraId="123715B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①土建及安装部分按照月度进行支付，承包人应每月15日前向监理人提出申请。每次支付工程进度款的95%，扣留进度款的2%作为农民工工资保证金，3%作为质量保证金。交工验收合格、承包人清场后6个月内无拖欠农民工工资等情况发生，支付至工程价款的97%，在工程缺陷责任期满并发给缺陷责任终止证书。待国家审计（或竣工审计）完成后，支付剩余工程价款。</w:t>
      </w:r>
    </w:p>
    <w:p w14:paraId="3CB5B37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金属结构与机电设备部分按以下方式进行支付：金属结构在设计联络会召开后支付合同价中对应该部分清单总价的30%，出厂验收后支付合同价中对应该部分清单总价的10%，到场与安装按土建支付模式按月度支付，完成交工验收合格后支付至合同价中对应该部分清单总价的97%，在工程缺陷责任期满并发给缺陷责任终止证书。待国家审计（或竣工审计）完成后，支付剩余工程价款。液压启闭机、船闸集中控制设备、船闸配电设备采分四次支付，设计联络会召开后支付合同价中对应该部分清单总价的30%，设备出厂验收后支付合同价中对应该部分清单总价的40%，设备安装完成交待国家审计（或竣工审计）完成后，支付剩余工程价款。</w:t>
      </w:r>
    </w:p>
    <w:p w14:paraId="30FAD37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②进度付款涉及财政补助或国债的，按照财政补助或国债支付等相关规定执行。上述支付方式需要增加时间的，付款时间相应顺延，不计逾期付款违约金或利息。</w:t>
      </w:r>
    </w:p>
    <w:p w14:paraId="4A563EF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③发包人只对合格工程进行支付。</w:t>
      </w:r>
    </w:p>
    <w:p w14:paraId="14FC9C4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④本合同工程价款支付方式为现金转账或承兑汇票（不超过10%）或双方认可的其他方式。</w:t>
      </w:r>
    </w:p>
    <w:p w14:paraId="5082E2E8">
      <w:pPr>
        <w:pStyle w:val="12"/>
        <w:keepNext w:val="0"/>
        <w:keepLines w:val="0"/>
        <w:pageBreakBefore w:val="0"/>
        <w:widowControl w:val="0"/>
        <w:numPr>
          <w:ilvl w:val="-1"/>
          <w:numId w:val="0"/>
        </w:numPr>
        <w:kinsoku/>
        <w:wordWrap/>
        <w:overflowPunct/>
        <w:topLinePunct w:val="0"/>
        <w:autoSpaceDE/>
        <w:autoSpaceDN/>
        <w:bidi w:val="0"/>
        <w:adjustRightInd w:val="0"/>
        <w:snapToGrid w:val="0"/>
        <w:spacing w:before="0" w:line="360" w:lineRule="auto"/>
        <w:ind w:left="440" w:leftChars="200" w:right="0" w:firstLine="0" w:firstLineChars="0"/>
        <w:jc w:val="both"/>
        <w:textAlignment w:val="auto"/>
        <w:rPr>
          <w:ins w:id="980" w:author="羊" w:date="2026-02-27T11:40:4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（3）农民工工资保证金</w:t>
      </w:r>
    </w:p>
    <w:p w14:paraId="1E75743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农民工工资保证金的管理应按《保障农民工工资支付条例》、《国务院办公厅关于全面治理拖欠农民工工资问题的意见》（国办发[2016]1号）、《重庆市人民政府办公厅关于全面治理拖欠农民工工资问题的实施意见》（渝府办发[2016]101号）、《重庆市交通委员会关于贯彻落实全面治理拖欠农民工工资问题有关意见的通知》（渝交委路〔2016〕63号）、《重庆市保障农民工工资支付工作考核办法》渝府办发〔2018〕118号以及政府相关部门下发的文件执行。</w:t>
      </w:r>
    </w:p>
    <w:p w14:paraId="3E64B01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81" w:author="羊" w:date="2026-02-26T17:47:55Z"/>
          <w:rFonts w:hint="eastAsia" w:ascii="宋体" w:hAnsi="宋体" w:eastAsia="宋体" w:cs="宋体"/>
          <w:b w:val="0"/>
          <w:bCs w:val="0"/>
          <w:i w:val="0"/>
          <w:snapToGrid w:val="0"/>
          <w:color w:val="FF0000"/>
          <w:spacing w:val="0"/>
          <w:w w:val="100"/>
          <w:position w:val="0"/>
          <w:sz w:val="21"/>
          <w:szCs w:val="21"/>
          <w:highlight w:val="yellow"/>
          <w:lang w:eastAsia="zh-CN"/>
        </w:rPr>
      </w:pPr>
      <w:r>
        <w:rPr>
          <w:rFonts w:ascii="宋体" w:hAnsi="宋体" w:eastAsia="宋体" w:cs="宋体"/>
          <w:b w:val="0"/>
          <w:bCs w:val="0"/>
          <w:i w:val="0"/>
          <w:snapToGrid w:val="0"/>
          <w:spacing w:val="0"/>
          <w:w w:val="100"/>
          <w:position w:val="0"/>
          <w:sz w:val="21"/>
          <w:szCs w:val="21"/>
        </w:rPr>
        <w:t>发包人另行按当期进度款的2%扣留农民工工资保证金，直至扣留的农民工工资保证金总额达到合同总价的2%为止。</w:t>
      </w:r>
      <w:r>
        <w:rPr>
          <w:rFonts w:ascii="宋体" w:hAnsi="宋体" w:eastAsia="宋体" w:cs="宋体"/>
          <w:b w:val="0"/>
          <w:bCs w:val="0"/>
          <w:i w:val="0"/>
          <w:snapToGrid w:val="0"/>
          <w:color w:val="FF0000"/>
          <w:spacing w:val="0"/>
          <w:w w:val="100"/>
          <w:position w:val="0"/>
          <w:sz w:val="21"/>
          <w:szCs w:val="21"/>
          <w:highlight w:val="yellow"/>
        </w:rPr>
        <w:t>农民工工资保证金返还：工程交工（完工）后，无拖欠农民工工作行为、未接到拖欠农民工工资的有关投诉或有投诉已及时足额支付的，返回其农民工工资保证金。</w:t>
      </w:r>
      <w:ins w:id="982" w:author="羊" w:date="2026-02-26T17:50:09Z">
        <w:r>
          <w:rPr>
            <w:rFonts w:hint="eastAsia" w:cs="宋体"/>
            <w:b w:val="0"/>
            <w:bCs w:val="0"/>
            <w:i w:val="0"/>
            <w:snapToGrid w:val="0"/>
            <w:color w:val="FF0000"/>
            <w:spacing w:val="0"/>
            <w:w w:val="100"/>
            <w:position w:val="0"/>
            <w:sz w:val="21"/>
            <w:szCs w:val="21"/>
            <w:highlight w:val="yellow"/>
            <w:lang w:eastAsia="zh-CN"/>
          </w:rPr>
          <w:t>（</w:t>
        </w:r>
      </w:ins>
      <w:ins w:id="983" w:author="羊" w:date="2026-02-26T17:50:11Z">
        <w:r>
          <w:rPr>
            <w:rFonts w:hint="default" w:cs="宋体"/>
            <w:b w:val="0"/>
            <w:bCs w:val="0"/>
            <w:i w:val="0"/>
            <w:snapToGrid w:val="0"/>
            <w:color w:val="FF0000"/>
            <w:spacing w:val="0"/>
            <w:w w:val="100"/>
            <w:position w:val="0"/>
            <w:sz w:val="21"/>
            <w:szCs w:val="21"/>
            <w:highlight w:val="yellow"/>
            <w:lang w:val="en-US" w:eastAsia="zh-CN"/>
          </w:rPr>
          <w:t>与</w:t>
        </w:r>
      </w:ins>
      <w:ins w:id="984" w:author="羊" w:date="2026-02-26T17:50:26Z">
        <w:r>
          <w:rPr>
            <w:rFonts w:ascii="宋体" w:hAnsi="宋体" w:eastAsia="宋体" w:cs="宋体"/>
            <w:b w:val="0"/>
            <w:bCs w:val="0"/>
            <w:i w:val="0"/>
            <w:snapToGrid w:val="0"/>
            <w:color w:val="FF0000"/>
            <w:spacing w:val="0"/>
            <w:w w:val="100"/>
            <w:position w:val="0"/>
            <w:sz w:val="21"/>
            <w:szCs w:val="21"/>
            <w:highlight w:val="yellow"/>
          </w:rPr>
          <w:t>按期支付农民工工资合同</w:t>
        </w:r>
      </w:ins>
      <w:ins w:id="985" w:author="羊" w:date="2026-02-26T17:50:30Z">
        <w:r>
          <w:rPr>
            <w:rFonts w:hint="eastAsia" w:cs="宋体"/>
            <w:b w:val="0"/>
            <w:bCs w:val="0"/>
            <w:i w:val="0"/>
            <w:snapToGrid w:val="0"/>
            <w:color w:val="FF0000"/>
            <w:spacing w:val="0"/>
            <w:w w:val="100"/>
            <w:position w:val="0"/>
            <w:sz w:val="21"/>
            <w:szCs w:val="21"/>
            <w:highlight w:val="yellow"/>
            <w:lang w:val="en-US" w:eastAsia="zh-CN"/>
          </w:rPr>
          <w:t>约定不一致</w:t>
        </w:r>
      </w:ins>
      <w:ins w:id="986" w:author="羊" w:date="2026-02-26T17:50:09Z">
        <w:r>
          <w:rPr>
            <w:rFonts w:hint="eastAsia" w:cs="宋体"/>
            <w:b w:val="0"/>
            <w:bCs w:val="0"/>
            <w:i w:val="0"/>
            <w:snapToGrid w:val="0"/>
            <w:color w:val="FF0000"/>
            <w:spacing w:val="0"/>
            <w:w w:val="100"/>
            <w:position w:val="0"/>
            <w:sz w:val="21"/>
            <w:szCs w:val="21"/>
            <w:highlight w:val="yellow"/>
            <w:lang w:eastAsia="zh-CN"/>
          </w:rPr>
          <w:t>）</w:t>
        </w:r>
      </w:ins>
    </w:p>
    <w:p w14:paraId="1B899D2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87" w:author="羊" w:date="2026-02-26T17:48:06Z"/>
          <w:rFonts w:ascii="宋体" w:hAnsi="宋体" w:eastAsia="宋体" w:cs="宋体"/>
          <w:b w:val="0"/>
          <w:bCs w:val="0"/>
          <w:i w:val="0"/>
          <w:snapToGrid w:val="0"/>
          <w:spacing w:val="0"/>
          <w:w w:val="100"/>
          <w:position w:val="0"/>
          <w:sz w:val="21"/>
          <w:szCs w:val="21"/>
          <w:lang w:eastAsia="zh-CN"/>
        </w:rPr>
      </w:pPr>
      <w:ins w:id="988" w:author="羊" w:date="2026-02-26T17:48:06Z">
        <w:r>
          <w:rPr>
            <w:rFonts w:ascii="宋体" w:hAnsi="宋体" w:eastAsia="宋体" w:cs="宋体"/>
            <w:b w:val="0"/>
            <w:bCs w:val="0"/>
            <w:i w:val="0"/>
            <w:snapToGrid w:val="0"/>
            <w:spacing w:val="0"/>
            <w:w w:val="100"/>
            <w:position w:val="0"/>
            <w:sz w:val="21"/>
            <w:szCs w:val="21"/>
            <w:lang w:eastAsia="zh-CN"/>
          </w:rPr>
          <w:t>承包人承诺将按照国家、政府和项目所在地人社局的要求执行关于保障农民工工资支付相关规定。</w:t>
        </w:r>
      </w:ins>
    </w:p>
    <w:p w14:paraId="5AF88908">
      <w:pPr>
        <w:pStyle w:val="12"/>
        <w:keepNext w:val="0"/>
        <w:keepLines w:val="0"/>
        <w:pageBreakBefore w:val="0"/>
        <w:widowControl w:val="0"/>
        <w:tabs>
          <w:tab w:val="left" w:pos="5152"/>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989" w:author="羊" w:date="2026-02-27T11:41:16Z"/>
          <w:rFonts w:ascii="宋体" w:hAnsi="宋体" w:eastAsia="宋体" w:cs="宋体"/>
          <w:b w:val="0"/>
          <w:bCs w:val="0"/>
          <w:i w:val="0"/>
          <w:snapToGrid w:val="0"/>
          <w:spacing w:val="0"/>
          <w:w w:val="100"/>
          <w:position w:val="0"/>
          <w:sz w:val="21"/>
          <w:szCs w:val="21"/>
        </w:rPr>
      </w:pPr>
      <w:bookmarkStart w:id="305" w:name="（4）支付账户"/>
      <w:bookmarkEnd w:id="305"/>
      <w:r>
        <w:rPr>
          <w:rFonts w:ascii="宋体" w:hAnsi="宋体" w:eastAsia="宋体" w:cs="宋体"/>
          <w:b w:val="0"/>
          <w:bCs w:val="0"/>
          <w:i w:val="0"/>
          <w:snapToGrid w:val="0"/>
          <w:spacing w:val="0"/>
          <w:w w:val="100"/>
          <w:position w:val="0"/>
          <w:sz w:val="21"/>
          <w:szCs w:val="21"/>
        </w:rPr>
        <w:t>（4）支付账户</w:t>
      </w:r>
    </w:p>
    <w:p w14:paraId="57C29A41">
      <w:pPr>
        <w:pStyle w:val="12"/>
        <w:keepNext w:val="0"/>
        <w:keepLines w:val="0"/>
        <w:pageBreakBefore w:val="0"/>
        <w:widowControl w:val="0"/>
        <w:tabs>
          <w:tab w:val="left" w:pos="5152"/>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990" w:author="羊" w:date="2026-02-27T11:41:2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发包人应将合同价款支付至承包人指定的开户银行及银行账户：</w:t>
      </w:r>
    </w:p>
    <w:p w14:paraId="6F1752DC">
      <w:pPr>
        <w:pStyle w:val="12"/>
        <w:keepNext w:val="0"/>
        <w:keepLines w:val="0"/>
        <w:pageBreakBefore w:val="0"/>
        <w:widowControl w:val="0"/>
        <w:tabs>
          <w:tab w:val="left" w:pos="515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收款单位名称：</w:t>
      </w:r>
      <w:ins w:id="991" w:author="羊" w:date="2026-03-02T13:47:08Z">
        <w:r>
          <w:rPr>
            <w:rFonts w:hint="eastAsia" w:cs="宋体"/>
            <w:b w:val="0"/>
            <w:bCs w:val="0"/>
            <w:i w:val="0"/>
            <w:snapToGrid w:val="0"/>
            <w:spacing w:val="0"/>
            <w:w w:val="100"/>
            <w:position w:val="0"/>
            <w:sz w:val="21"/>
            <w:szCs w:val="21"/>
            <w:lang w:val="en-US" w:eastAsia="zh-CN"/>
          </w:rPr>
          <w:t>中交</w:t>
        </w:r>
      </w:ins>
      <w:ins w:id="992" w:author="羊" w:date="2026-03-02T13:47:09Z">
        <w:r>
          <w:rPr>
            <w:rFonts w:hint="eastAsia" w:cs="宋体"/>
            <w:b w:val="0"/>
            <w:bCs w:val="0"/>
            <w:i w:val="0"/>
            <w:snapToGrid w:val="0"/>
            <w:spacing w:val="0"/>
            <w:w w:val="100"/>
            <w:position w:val="0"/>
            <w:sz w:val="21"/>
            <w:szCs w:val="21"/>
            <w:lang w:val="en-US" w:eastAsia="zh-CN"/>
          </w:rPr>
          <w:t>第一</w:t>
        </w:r>
      </w:ins>
      <w:ins w:id="993" w:author="羊" w:date="2026-03-02T13:47:11Z">
        <w:r>
          <w:rPr>
            <w:rFonts w:hint="eastAsia" w:cs="宋体"/>
            <w:b w:val="0"/>
            <w:bCs w:val="0"/>
            <w:i w:val="0"/>
            <w:snapToGrid w:val="0"/>
            <w:spacing w:val="0"/>
            <w:w w:val="100"/>
            <w:position w:val="0"/>
            <w:sz w:val="21"/>
            <w:szCs w:val="21"/>
            <w:lang w:val="en-US" w:eastAsia="zh-CN"/>
          </w:rPr>
          <w:t>航务</w:t>
        </w:r>
      </w:ins>
      <w:ins w:id="994" w:author="羊" w:date="2026-03-02T13:47:12Z">
        <w:r>
          <w:rPr>
            <w:rFonts w:hint="eastAsia" w:cs="宋体"/>
            <w:b w:val="0"/>
            <w:bCs w:val="0"/>
            <w:i w:val="0"/>
            <w:snapToGrid w:val="0"/>
            <w:spacing w:val="0"/>
            <w:w w:val="100"/>
            <w:position w:val="0"/>
            <w:sz w:val="21"/>
            <w:szCs w:val="21"/>
            <w:lang w:val="en-US" w:eastAsia="zh-CN"/>
          </w:rPr>
          <w:t>工程局</w:t>
        </w:r>
      </w:ins>
      <w:ins w:id="995" w:author="羊" w:date="2026-03-02T13:47:13Z">
        <w:r>
          <w:rPr>
            <w:rFonts w:hint="eastAsia" w:cs="宋体"/>
            <w:b w:val="0"/>
            <w:bCs w:val="0"/>
            <w:i w:val="0"/>
            <w:snapToGrid w:val="0"/>
            <w:spacing w:val="0"/>
            <w:w w:val="100"/>
            <w:position w:val="0"/>
            <w:sz w:val="21"/>
            <w:szCs w:val="21"/>
            <w:lang w:val="en-US" w:eastAsia="zh-CN"/>
          </w:rPr>
          <w:t>有限公司</w:t>
        </w:r>
      </w:ins>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24E4E8D3">
      <w:pPr>
        <w:pStyle w:val="12"/>
        <w:keepNext w:val="0"/>
        <w:keepLines w:val="0"/>
        <w:pageBreakBefore w:val="0"/>
        <w:widowControl w:val="0"/>
        <w:tabs>
          <w:tab w:val="left" w:pos="5152"/>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996" w:author="羊" w:date="2026-02-27T11:41:2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收款账号</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3095509C">
      <w:pPr>
        <w:pStyle w:val="12"/>
        <w:keepNext w:val="0"/>
        <w:keepLines w:val="0"/>
        <w:pageBreakBefore w:val="0"/>
        <w:widowControl w:val="0"/>
        <w:tabs>
          <w:tab w:val="left" w:pos="5152"/>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997" w:author="羊" w:date="2026-02-27T11:41:2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收款开户银行：</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bookmarkStart w:id="306" w:name="17.4  质量保证金"/>
      <w:bookmarkEnd w:id="306"/>
    </w:p>
    <w:p w14:paraId="3AAADC92">
      <w:pPr>
        <w:pStyle w:val="12"/>
        <w:keepNext w:val="0"/>
        <w:keepLines w:val="0"/>
        <w:pageBreakBefore w:val="0"/>
        <w:widowControl w:val="0"/>
        <w:tabs>
          <w:tab w:val="left" w:pos="515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17.4质量保证金</w:t>
      </w:r>
    </w:p>
    <w:p w14:paraId="3D6D6EE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98" w:author="羊" w:date="2026-02-27T11:41:3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17.4.1工程质量保证金总额：</w:t>
      </w:r>
      <w:r>
        <w:rPr>
          <w:rFonts w:ascii="宋体" w:hAnsi="宋体" w:eastAsia="宋体" w:cs="宋体"/>
          <w:b w:val="0"/>
          <w:bCs w:val="0"/>
          <w:i w:val="0"/>
          <w:snapToGrid w:val="0"/>
          <w:spacing w:val="0"/>
          <w:w w:val="100"/>
          <w:position w:val="0"/>
          <w:sz w:val="21"/>
          <w:szCs w:val="21"/>
          <w:u w:val="single" w:color="000000"/>
        </w:rPr>
        <w:t>合同工程交工（完工）结算总价的3%</w:t>
      </w:r>
      <w:r>
        <w:rPr>
          <w:rFonts w:ascii="宋体" w:hAnsi="宋体" w:eastAsia="宋体" w:cs="宋体"/>
          <w:b w:val="0"/>
          <w:bCs w:val="0"/>
          <w:i w:val="0"/>
          <w:snapToGrid w:val="0"/>
          <w:spacing w:val="0"/>
          <w:w w:val="100"/>
          <w:position w:val="0"/>
          <w:sz w:val="21"/>
          <w:szCs w:val="21"/>
        </w:rPr>
        <w:t>。</w:t>
      </w:r>
    </w:p>
    <w:p w14:paraId="0CD9C70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999" w:author="羊" w:date="2026-02-27T11:41:39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质量保证金的扣留（或提交）方式：</w:t>
      </w:r>
      <w:r>
        <w:rPr>
          <w:rFonts w:ascii="宋体" w:hAnsi="宋体" w:eastAsia="宋体" w:cs="宋体"/>
          <w:b w:val="0"/>
          <w:bCs w:val="0"/>
          <w:i w:val="0"/>
          <w:snapToGrid w:val="0"/>
          <w:spacing w:val="0"/>
          <w:w w:val="100"/>
          <w:position w:val="0"/>
          <w:sz w:val="21"/>
          <w:szCs w:val="21"/>
          <w:u w:val="single" w:color="000000"/>
        </w:rPr>
        <w:t>按17.3.3第（2）款执行。</w:t>
      </w:r>
    </w:p>
    <w:p w14:paraId="442093B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本款补充17.4.4～17.4.6项如下：</w:t>
      </w:r>
    </w:p>
    <w:p w14:paraId="548232C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17.4.4质量保证金的扣留(或提交)方式质量保证金的扣留（或提交）采取以下第</w:t>
      </w:r>
      <w:r>
        <w:rPr>
          <w:rFonts w:ascii="宋体" w:hAnsi="宋体" w:eastAsia="宋体" w:cs="宋体"/>
          <w:b w:val="0"/>
          <w:bCs w:val="0"/>
          <w:i w:val="0"/>
          <w:snapToGrid w:val="0"/>
          <w:spacing w:val="0"/>
          <w:w w:val="100"/>
          <w:position w:val="0"/>
          <w:sz w:val="21"/>
          <w:szCs w:val="21"/>
          <w:u w:val="single" w:color="000000"/>
        </w:rPr>
        <w:t>（3）</w:t>
      </w:r>
      <w:r>
        <w:rPr>
          <w:rFonts w:ascii="宋体" w:hAnsi="宋体" w:eastAsia="宋体" w:cs="宋体"/>
          <w:b w:val="0"/>
          <w:bCs w:val="0"/>
          <w:i w:val="0"/>
          <w:snapToGrid w:val="0"/>
          <w:spacing w:val="0"/>
          <w:w w:val="100"/>
          <w:position w:val="0"/>
          <w:sz w:val="21"/>
          <w:szCs w:val="21"/>
        </w:rPr>
        <w:t>种方式：</w:t>
      </w:r>
    </w:p>
    <w:p w14:paraId="7DDF0CE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（1）采用本合同条款17.4.1约定方式</w:t>
      </w:r>
      <w:r>
        <w:rPr>
          <w:rFonts w:ascii="宋体" w:hAnsi="宋体" w:eastAsia="宋体" w:cs="宋体"/>
          <w:b w:val="0"/>
          <w:bCs w:val="0"/>
          <w:i w:val="0"/>
          <w:snapToGrid w:val="0"/>
          <w:spacing w:val="0"/>
          <w:w w:val="100"/>
          <w:position w:val="0"/>
          <w:sz w:val="21"/>
          <w:szCs w:val="21"/>
        </w:rPr>
        <w:t>；</w:t>
      </w:r>
    </w:p>
    <w:p w14:paraId="5390F08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（2）在合同工程交工（完工）结算时一次性扣留质量保证金或向发包人提交不可撤销的见索即付银行保函（出具保函的银行级别应为地市级及以上国家政策性银行或股份制商业银行的支行或其上级银行）</w:t>
      </w:r>
      <w:r>
        <w:rPr>
          <w:rFonts w:ascii="宋体" w:hAnsi="宋体" w:eastAsia="宋体" w:cs="宋体"/>
          <w:b w:val="0"/>
          <w:bCs w:val="0"/>
          <w:i w:val="0"/>
          <w:snapToGrid w:val="0"/>
          <w:spacing w:val="0"/>
          <w:w w:val="100"/>
          <w:position w:val="0"/>
          <w:sz w:val="21"/>
          <w:szCs w:val="21"/>
        </w:rPr>
        <w:t>；</w:t>
      </w:r>
    </w:p>
    <w:p w14:paraId="43DD50C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00" w:author="羊" w:date="2026-02-27T11:41:5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（3）其他扣留方式:/</w:t>
      </w:r>
      <w:r>
        <w:rPr>
          <w:rFonts w:ascii="宋体" w:hAnsi="宋体" w:eastAsia="宋体" w:cs="宋体"/>
          <w:b w:val="0"/>
          <w:bCs w:val="0"/>
          <w:i w:val="0"/>
          <w:snapToGrid w:val="0"/>
          <w:spacing w:val="0"/>
          <w:w w:val="100"/>
          <w:position w:val="0"/>
          <w:sz w:val="21"/>
          <w:szCs w:val="21"/>
        </w:rPr>
        <w:t>按支付报表逐期扣留。</w:t>
      </w:r>
    </w:p>
    <w:p w14:paraId="172F85F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17.4.5质量保证金的退还方式质量保证金的退还采取以下第</w:t>
      </w:r>
      <w:r>
        <w:rPr>
          <w:rFonts w:ascii="宋体" w:hAnsi="宋体" w:eastAsia="宋体" w:cs="宋体"/>
          <w:b w:val="0"/>
          <w:bCs w:val="0"/>
          <w:i w:val="0"/>
          <w:snapToGrid w:val="0"/>
          <w:spacing w:val="0"/>
          <w:w w:val="100"/>
          <w:position w:val="0"/>
          <w:sz w:val="21"/>
          <w:szCs w:val="21"/>
          <w:u w:val="single" w:color="000000"/>
        </w:rPr>
        <w:t>（3）</w:t>
      </w:r>
      <w:r>
        <w:rPr>
          <w:rFonts w:ascii="宋体" w:hAnsi="宋体" w:eastAsia="宋体" w:cs="宋体"/>
          <w:b w:val="0"/>
          <w:bCs w:val="0"/>
          <w:i w:val="0"/>
          <w:snapToGrid w:val="0"/>
          <w:spacing w:val="0"/>
          <w:w w:val="100"/>
          <w:position w:val="0"/>
          <w:sz w:val="21"/>
          <w:szCs w:val="21"/>
        </w:rPr>
        <w:t>种方式：</w:t>
      </w:r>
    </w:p>
    <w:p w14:paraId="57EAF47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（1）采用本合同条款17.4.2、17.4.3约定方式；</w:t>
      </w:r>
    </w:p>
    <w:p w14:paraId="3577588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（2）缺陷责任期满且承包人按合同规定递交最终结清申请单后28天内，发包人一次性退还质量保证金或质量保证金银行保函。</w:t>
      </w:r>
    </w:p>
    <w:p w14:paraId="2438C17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01" w:author="羊" w:date="2026-02-27T11:41:5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（3）其他退还方式：</w:t>
      </w:r>
      <w:r>
        <w:rPr>
          <w:rFonts w:ascii="宋体" w:hAnsi="宋体" w:eastAsia="宋体" w:cs="宋体"/>
          <w:b w:val="0"/>
          <w:bCs w:val="0"/>
          <w:i w:val="0"/>
          <w:snapToGrid w:val="0"/>
          <w:spacing w:val="0"/>
          <w:w w:val="100"/>
          <w:position w:val="0"/>
          <w:sz w:val="21"/>
          <w:szCs w:val="21"/>
          <w:u w:val="single" w:color="000000"/>
        </w:rPr>
        <w:t>按17.3.3第（2）款执行</w:t>
      </w:r>
      <w:r>
        <w:rPr>
          <w:rFonts w:ascii="宋体" w:hAnsi="宋体" w:eastAsia="宋体" w:cs="宋体"/>
          <w:b w:val="0"/>
          <w:bCs w:val="0"/>
          <w:i w:val="0"/>
          <w:snapToGrid w:val="0"/>
          <w:spacing w:val="0"/>
          <w:w w:val="100"/>
          <w:position w:val="0"/>
          <w:sz w:val="21"/>
          <w:szCs w:val="21"/>
        </w:rPr>
        <w:t>。</w:t>
      </w:r>
    </w:p>
    <w:p w14:paraId="08E0D2B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17.4.6质量保证金利息的支付质量保证金利息的支付，采取以下第</w:t>
      </w:r>
      <w:r>
        <w:rPr>
          <w:rFonts w:ascii="宋体" w:hAnsi="宋体" w:eastAsia="宋体" w:cs="宋体"/>
          <w:b w:val="0"/>
          <w:bCs w:val="0"/>
          <w:i w:val="0"/>
          <w:snapToGrid w:val="0"/>
          <w:spacing w:val="0"/>
          <w:w w:val="100"/>
          <w:position w:val="0"/>
          <w:sz w:val="21"/>
          <w:szCs w:val="21"/>
          <w:u w:val="single" w:color="000000"/>
        </w:rPr>
        <w:t>（2）</w:t>
      </w:r>
      <w:r>
        <w:rPr>
          <w:rFonts w:ascii="宋体" w:hAnsi="宋体" w:eastAsia="宋体" w:cs="宋体"/>
          <w:b w:val="0"/>
          <w:bCs w:val="0"/>
          <w:i w:val="0"/>
          <w:snapToGrid w:val="0"/>
          <w:spacing w:val="0"/>
          <w:w w:val="100"/>
          <w:position w:val="0"/>
          <w:sz w:val="21"/>
          <w:szCs w:val="21"/>
        </w:rPr>
        <w:t>种方式：</w:t>
      </w:r>
    </w:p>
    <w:p w14:paraId="397DE6DD">
      <w:pPr>
        <w:pStyle w:val="12"/>
        <w:keepNext w:val="0"/>
        <w:keepLines w:val="0"/>
        <w:pageBreakBefore w:val="0"/>
        <w:widowControl w:val="0"/>
        <w:tabs>
          <w:tab w:val="left" w:pos="3052"/>
          <w:tab w:val="left" w:pos="357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（1）按照中国人民银行</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年</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月公布的5年期贷款市场报价利率支付利息</w:t>
      </w:r>
      <w:r>
        <w:rPr>
          <w:rFonts w:ascii="宋体" w:hAnsi="宋体" w:eastAsia="宋体" w:cs="宋体"/>
          <w:b w:val="0"/>
          <w:bCs w:val="0"/>
          <w:i w:val="0"/>
          <w:snapToGrid w:val="0"/>
          <w:spacing w:val="0"/>
          <w:w w:val="100"/>
          <w:position w:val="0"/>
          <w:sz w:val="21"/>
          <w:szCs w:val="21"/>
        </w:rPr>
        <w:t>。</w:t>
      </w:r>
    </w:p>
    <w:p w14:paraId="1176031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（2）不采用</w:t>
      </w:r>
      <w:r>
        <w:rPr>
          <w:rFonts w:ascii="宋体" w:hAnsi="宋体" w:eastAsia="宋体" w:cs="宋体"/>
          <w:b w:val="0"/>
          <w:bCs w:val="0"/>
          <w:i w:val="0"/>
          <w:snapToGrid w:val="0"/>
          <w:spacing w:val="0"/>
          <w:w w:val="100"/>
          <w:position w:val="0"/>
          <w:sz w:val="21"/>
          <w:szCs w:val="21"/>
        </w:rPr>
        <w:t>。</w:t>
      </w:r>
    </w:p>
    <w:p w14:paraId="68AAFDC5">
      <w:pPr>
        <w:pStyle w:val="12"/>
        <w:keepNext w:val="0"/>
        <w:keepLines w:val="0"/>
        <w:pageBreakBefore w:val="0"/>
        <w:widowControl w:val="0"/>
        <w:tabs>
          <w:tab w:val="left" w:pos="126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307" w:name=" 17.5  竣工交工（完工）结算"/>
      <w:bookmarkEnd w:id="307"/>
      <w:r>
        <w:rPr>
          <w:rFonts w:ascii="宋体" w:hAnsi="宋体" w:eastAsia="宋体" w:cs="宋体"/>
          <w:b w:val="0"/>
          <w:bCs w:val="0"/>
          <w:i w:val="0"/>
          <w:snapToGrid w:val="0"/>
          <w:spacing w:val="0"/>
          <w:w w:val="100"/>
          <w:position w:val="0"/>
          <w:sz w:val="21"/>
          <w:szCs w:val="21"/>
        </w:rPr>
        <w:t>17.5</w:t>
      </w:r>
      <w:ins w:id="1002" w:author="羊" w:date="2026-02-27T11:42:02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竣工交工（完工）结算</w:t>
      </w:r>
    </w:p>
    <w:p w14:paraId="3C6CEAF0">
      <w:pPr>
        <w:pStyle w:val="12"/>
        <w:keepNext w:val="0"/>
        <w:keepLines w:val="0"/>
        <w:pageBreakBefore w:val="0"/>
        <w:widowControl w:val="0"/>
        <w:tabs>
          <w:tab w:val="left" w:pos="1432"/>
          <w:tab w:val="left" w:pos="468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17.5.1</w:t>
      </w:r>
      <w:ins w:id="1003" w:author="羊" w:date="2026-02-27T11:42:03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竣工交工（完工）付款申请单承包人应提交交（完）工付款申请单一式</w:t>
      </w:r>
      <w:ins w:id="1004" w:author="羊" w:date="2026-02-27T11:42:07Z">
        <w:r>
          <w:rPr>
            <w:rFonts w:hint="eastAsia" w:cs="宋体"/>
            <w:b w:val="0"/>
            <w:bCs w:val="0"/>
            <w:i w:val="0"/>
            <w:snapToGrid w:val="0"/>
            <w:spacing w:val="0"/>
            <w:w w:val="100"/>
            <w:position w:val="0"/>
            <w:sz w:val="21"/>
            <w:szCs w:val="21"/>
            <w:u w:val="single" w:color="000000"/>
            <w:lang w:val="en-US" w:eastAsia="zh-CN"/>
          </w:rPr>
          <w:t xml:space="preserve"> </w:t>
        </w:r>
      </w:ins>
      <w:r>
        <w:rPr>
          <w:rFonts w:ascii="宋体" w:hAnsi="宋体" w:eastAsia="宋体" w:cs="宋体"/>
          <w:b w:val="0"/>
          <w:bCs w:val="0"/>
          <w:i w:val="0"/>
          <w:snapToGrid w:val="0"/>
          <w:spacing w:val="0"/>
          <w:w w:val="100"/>
          <w:position w:val="0"/>
          <w:sz w:val="21"/>
          <w:szCs w:val="21"/>
          <w:u w:val="single" w:color="000000"/>
        </w:rPr>
        <w:t>七</w:t>
      </w:r>
      <w:ins w:id="1005" w:author="羊" w:date="2026-02-27T11:42:06Z">
        <w:r>
          <w:rPr>
            <w:rFonts w:hint="eastAsia" w:cs="宋体"/>
            <w:b w:val="0"/>
            <w:bCs w:val="0"/>
            <w:i w:val="0"/>
            <w:snapToGrid w:val="0"/>
            <w:spacing w:val="0"/>
            <w:w w:val="100"/>
            <w:position w:val="0"/>
            <w:sz w:val="21"/>
            <w:szCs w:val="21"/>
            <w:u w:val="single" w:color="000000"/>
            <w:lang w:val="en-US" w:eastAsia="zh-CN"/>
          </w:rPr>
          <w:t xml:space="preserve"> </w:t>
        </w:r>
      </w:ins>
      <w:r>
        <w:rPr>
          <w:rFonts w:ascii="宋体" w:hAnsi="宋体" w:eastAsia="宋体" w:cs="宋体"/>
          <w:b w:val="0"/>
          <w:bCs w:val="0"/>
          <w:i w:val="0"/>
          <w:snapToGrid w:val="0"/>
          <w:spacing w:val="0"/>
          <w:w w:val="100"/>
          <w:position w:val="0"/>
          <w:sz w:val="21"/>
          <w:szCs w:val="21"/>
        </w:rPr>
        <w:t>份。</w:t>
      </w:r>
    </w:p>
    <w:p w14:paraId="4F297F6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06" w:author="羊" w:date="2026-02-27T11:42:4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承包人提交交（完）工结算申请单的期限：</w:t>
      </w:r>
      <w:r>
        <w:rPr>
          <w:rFonts w:ascii="宋体" w:hAnsi="宋体" w:eastAsia="宋体" w:cs="宋体"/>
          <w:b w:val="0"/>
          <w:bCs w:val="0"/>
          <w:i w:val="0"/>
          <w:snapToGrid w:val="0"/>
          <w:spacing w:val="0"/>
          <w:w w:val="100"/>
          <w:position w:val="0"/>
          <w:sz w:val="21"/>
          <w:szCs w:val="21"/>
          <w:u w:val="single" w:color="000000"/>
        </w:rPr>
        <w:t>承包人应在工程交工（完工）验收合格之日且报送完成的交（完）工资料之日起28天内向监理人、发包人提交交工（完工）结算申请单，并向发包人报送完整的工程交（完）工资料及经监理人初审确认的完整的交工（完工）结算资料。监理人或发包人对交（完）工结算申请单有异议的，应在接到交（完）工结算申请单后14天内要求承包人进行修正和提供补充资料，承包人在接到监理人或发包人提出的审核意见后，应在28天内按监理人或发包人提出的合理要求补充资料、修改交（完）工结算资料，并再次提交监理人或发包人审核。承包人未在规定时间内报送交（完）工结算资料给发包人造成经济损失的，承包人应承担赔偿责任</w:t>
      </w:r>
      <w:r>
        <w:rPr>
          <w:rFonts w:ascii="宋体" w:hAnsi="宋体" w:eastAsia="宋体" w:cs="宋体"/>
          <w:b w:val="0"/>
          <w:bCs w:val="0"/>
          <w:i w:val="0"/>
          <w:snapToGrid w:val="0"/>
          <w:spacing w:val="0"/>
          <w:w w:val="100"/>
          <w:position w:val="0"/>
          <w:sz w:val="21"/>
          <w:szCs w:val="21"/>
        </w:rPr>
        <w:t>。</w:t>
      </w:r>
    </w:p>
    <w:p w14:paraId="11D1919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07" w:author="羊" w:date="2026-02-27T11:42:5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交（完）工结算申请单包括但不限于以下内容：</w:t>
      </w:r>
    </w:p>
    <w:p w14:paraId="5EDE303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交（完）工结算总价表、各分组工程量清单结算表、变更和新增项目工程量结算表、索赔结算表、计日工结算表、价差调整表及附件等。监理人、发包人对承包人交工（完工）结算有异议的，有权要求承包人进行修正和提供补充资料，经监理人和承包人协商后，由承包人向监理人提交修正后的交（完）工结算书。监理人、发包人在正式接受承包人的交（完）工结算书84天内，经发包人委托的跟踪审计审核确认后完成审批工作，承包人应按监理人批准的格式一式七份向监理人提交交（完）工付款申请单，并提供相关证明材料。交（完）工付款申请单应包括下列内容：交（完）工结算合同总价、发包人已支付承包人的工程价款、应扣留的质量保证金、应扣付的款项、审计审核定案表、应支付的交工（完工）付款金额等。</w:t>
      </w:r>
    </w:p>
    <w:p w14:paraId="25FEC21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17.5.1.1交（完）工结算办法</w:t>
      </w:r>
    </w:p>
    <w:p w14:paraId="033F4F2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17.5.1.1.1计量原则</w:t>
      </w:r>
    </w:p>
    <w:p w14:paraId="56D32B1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按照第17.1.2项〔计量方法〕约定执行。</w:t>
      </w:r>
    </w:p>
    <w:p w14:paraId="2FD295B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08" w:author="羊" w:date="2026-02-27T11:43:1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17.5.1.2计价原则</w:t>
      </w:r>
    </w:p>
    <w:p w14:paraId="0A15F45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09" w:author="羊" w:date="2026-02-27T11:42:5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合同交工（完工）结算总价=交工（完工）结算合同价格+变更增减金额+现场签证增减金额±价格调整（如有）±索赔增减金额±奖励、罚金及违约金及其他费用</w:t>
      </w:r>
      <w:r>
        <w:rPr>
          <w:rFonts w:ascii="宋体" w:hAnsi="宋体" w:eastAsia="宋体" w:cs="宋体"/>
          <w:b w:val="0"/>
          <w:bCs w:val="0"/>
          <w:i w:val="0"/>
          <w:snapToGrid w:val="0"/>
          <w:spacing w:val="0"/>
          <w:w w:val="100"/>
          <w:position w:val="0"/>
          <w:sz w:val="21"/>
          <w:szCs w:val="21"/>
        </w:rPr>
        <w:t>。</w:t>
      </w:r>
    </w:p>
    <w:p w14:paraId="762DA8C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17.5.1.3交工（完工）结算总价</w:t>
      </w:r>
    </w:p>
    <w:p w14:paraId="23C1C70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发包人、审计单位、监理人、承包人根据有效资料共同确定交（完）工结算金额作为合同竣工（交工（完工））结算总价。</w:t>
      </w:r>
    </w:p>
    <w:p w14:paraId="1AFAD9A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10" w:author="羊" w:date="2026-02-27T11:43:2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17.5.2交工（完工）付款证书及支付时间</w:t>
      </w:r>
    </w:p>
    <w:p w14:paraId="7798A49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11" w:author="羊" w:date="2026-02-27T11:43:2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监理人审核交工（完工）付款申请单的期限：</w:t>
      </w:r>
      <w:r>
        <w:rPr>
          <w:rFonts w:ascii="宋体" w:hAnsi="宋体" w:eastAsia="宋体" w:cs="宋体"/>
          <w:b w:val="0"/>
          <w:bCs w:val="0"/>
          <w:i w:val="0"/>
          <w:snapToGrid w:val="0"/>
          <w:spacing w:val="0"/>
          <w:w w:val="100"/>
          <w:position w:val="0"/>
          <w:sz w:val="21"/>
          <w:szCs w:val="21"/>
          <w:u w:val="single" w:color="000000"/>
        </w:rPr>
        <w:t>不超过14日</w:t>
      </w:r>
      <w:r>
        <w:rPr>
          <w:rFonts w:ascii="宋体" w:hAnsi="宋体" w:eastAsia="宋体" w:cs="宋体"/>
          <w:b w:val="0"/>
          <w:bCs w:val="0"/>
          <w:i w:val="0"/>
          <w:snapToGrid w:val="0"/>
          <w:spacing w:val="0"/>
          <w:w w:val="100"/>
          <w:position w:val="0"/>
          <w:sz w:val="21"/>
          <w:szCs w:val="21"/>
        </w:rPr>
        <w:t>。</w:t>
      </w:r>
    </w:p>
    <w:p w14:paraId="7143E20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12" w:author="羊" w:date="2026-02-27T11:43:2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发包人审核交工（完工）付款申请单的期限：</w:t>
      </w:r>
      <w:r>
        <w:rPr>
          <w:rFonts w:ascii="宋体" w:hAnsi="宋体" w:eastAsia="宋体" w:cs="宋体"/>
          <w:b w:val="0"/>
          <w:bCs w:val="0"/>
          <w:i w:val="0"/>
          <w:snapToGrid w:val="0"/>
          <w:spacing w:val="0"/>
          <w:w w:val="100"/>
          <w:position w:val="0"/>
          <w:sz w:val="21"/>
          <w:szCs w:val="21"/>
          <w:u w:val="single" w:color="000000"/>
        </w:rPr>
        <w:t>不超过56日</w:t>
      </w:r>
      <w:r>
        <w:rPr>
          <w:rFonts w:ascii="宋体" w:hAnsi="宋体" w:eastAsia="宋体" w:cs="宋体"/>
          <w:b w:val="0"/>
          <w:bCs w:val="0"/>
          <w:i w:val="0"/>
          <w:snapToGrid w:val="0"/>
          <w:spacing w:val="0"/>
          <w:w w:val="100"/>
          <w:position w:val="0"/>
          <w:sz w:val="21"/>
          <w:szCs w:val="21"/>
        </w:rPr>
        <w:t>。</w:t>
      </w:r>
    </w:p>
    <w:p w14:paraId="0A2CB1C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发包人完成交工（完工）付款的期限：</w:t>
      </w:r>
      <w:r>
        <w:rPr>
          <w:rFonts w:ascii="宋体" w:hAnsi="宋体" w:eastAsia="宋体" w:cs="宋体"/>
          <w:b w:val="0"/>
          <w:bCs w:val="0"/>
          <w:i w:val="0"/>
          <w:snapToGrid w:val="0"/>
          <w:spacing w:val="0"/>
          <w:w w:val="100"/>
          <w:position w:val="0"/>
          <w:sz w:val="21"/>
          <w:szCs w:val="21"/>
          <w:u w:val="single" w:color="000000"/>
        </w:rPr>
        <w:t>完成交工（完工）付款申请单审核后28天内</w:t>
      </w:r>
      <w:r>
        <w:rPr>
          <w:rFonts w:ascii="宋体" w:hAnsi="宋体" w:eastAsia="宋体" w:cs="宋体"/>
          <w:b w:val="0"/>
          <w:bCs w:val="0"/>
          <w:i w:val="0"/>
          <w:snapToGrid w:val="0"/>
          <w:spacing w:val="0"/>
          <w:w w:val="100"/>
          <w:position w:val="0"/>
          <w:sz w:val="21"/>
          <w:szCs w:val="21"/>
        </w:rPr>
        <w:t>。</w:t>
      </w:r>
    </w:p>
    <w:p w14:paraId="22AA8232">
      <w:pPr>
        <w:pStyle w:val="12"/>
        <w:keepNext w:val="0"/>
        <w:keepLines w:val="0"/>
        <w:pageBreakBefore w:val="0"/>
        <w:widowControl w:val="0"/>
        <w:tabs>
          <w:tab w:val="left" w:pos="116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013" w:author="羊" w:date="2026-02-27T11:43:3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关于交（完）工付款证书异议部分复核的方式和程序：</w:t>
      </w:r>
      <w:r>
        <w:rPr>
          <w:rFonts w:ascii="宋体" w:hAnsi="宋体" w:eastAsia="宋体" w:cs="宋体"/>
          <w:b w:val="0"/>
          <w:bCs w:val="0"/>
          <w:i w:val="0"/>
          <w:snapToGrid w:val="0"/>
          <w:spacing w:val="0"/>
          <w:w w:val="100"/>
          <w:position w:val="0"/>
          <w:sz w:val="21"/>
          <w:szCs w:val="21"/>
          <w:u w:val="single" w:color="000000"/>
        </w:rPr>
        <w:t>按照第24条〔争议的解决〕约定处理</w:t>
      </w:r>
      <w:r>
        <w:rPr>
          <w:rFonts w:ascii="宋体" w:hAnsi="宋体" w:eastAsia="宋体" w:cs="宋体"/>
          <w:b w:val="0"/>
          <w:bCs w:val="0"/>
          <w:i w:val="0"/>
          <w:snapToGrid w:val="0"/>
          <w:spacing w:val="0"/>
          <w:w w:val="100"/>
          <w:position w:val="0"/>
          <w:sz w:val="21"/>
          <w:szCs w:val="21"/>
        </w:rPr>
        <w:t>。</w:t>
      </w:r>
      <w:bookmarkStart w:id="308" w:name="17.6  最终结清"/>
      <w:bookmarkEnd w:id="308"/>
    </w:p>
    <w:p w14:paraId="1BE8E622">
      <w:pPr>
        <w:pStyle w:val="12"/>
        <w:keepNext w:val="0"/>
        <w:keepLines w:val="0"/>
        <w:pageBreakBefore w:val="0"/>
        <w:widowControl w:val="0"/>
        <w:tabs>
          <w:tab w:val="left" w:pos="116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17.6</w:t>
      </w:r>
      <w:ins w:id="1014" w:author="羊" w:date="2026-02-27T11:43:32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最终结清</w:t>
      </w:r>
    </w:p>
    <w:p w14:paraId="624A9122">
      <w:pPr>
        <w:pStyle w:val="12"/>
        <w:keepNext w:val="0"/>
        <w:keepLines w:val="0"/>
        <w:pageBreakBefore w:val="0"/>
        <w:widowControl w:val="0"/>
        <w:tabs>
          <w:tab w:val="left" w:pos="1432"/>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015" w:author="羊" w:date="2026-02-27T11:43:4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17.6</w:t>
      </w:r>
      <w:ins w:id="1016" w:author="羊" w:date="2026-02-27T11:43:35Z">
        <w:r>
          <w:rPr>
            <w:rFonts w:hint="eastAsia" w:cs="宋体"/>
            <w:b w:val="0"/>
            <w:bCs w:val="0"/>
            <w:i w:val="0"/>
            <w:snapToGrid w:val="0"/>
            <w:spacing w:val="0"/>
            <w:w w:val="100"/>
            <w:position w:val="0"/>
            <w:sz w:val="21"/>
            <w:szCs w:val="21"/>
            <w:lang w:val="en-US" w:eastAsia="zh-CN"/>
          </w:rPr>
          <w:t>.</w:t>
        </w:r>
      </w:ins>
      <w:r>
        <w:rPr>
          <w:rFonts w:ascii="宋体" w:hAnsi="宋体" w:eastAsia="宋体" w:cs="宋体"/>
          <w:b w:val="0"/>
          <w:bCs w:val="0"/>
          <w:i w:val="0"/>
          <w:snapToGrid w:val="0"/>
          <w:spacing w:val="0"/>
          <w:w w:val="100"/>
          <w:position w:val="0"/>
          <w:sz w:val="21"/>
          <w:szCs w:val="21"/>
        </w:rPr>
        <w:t>1</w:t>
      </w:r>
      <w:ins w:id="1017" w:author="羊" w:date="2026-02-27T11:43:33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最终结清申请单</w:t>
      </w:r>
    </w:p>
    <w:p w14:paraId="1C1FA2AA">
      <w:pPr>
        <w:pStyle w:val="12"/>
        <w:keepNext w:val="0"/>
        <w:keepLines w:val="0"/>
        <w:pageBreakBefore w:val="0"/>
        <w:widowControl w:val="0"/>
        <w:tabs>
          <w:tab w:val="left" w:pos="143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承包人提交最终结清申请单的份数：</w:t>
      </w:r>
      <w:r>
        <w:rPr>
          <w:rFonts w:ascii="宋体" w:hAnsi="宋体" w:eastAsia="宋体" w:cs="宋体"/>
          <w:b w:val="0"/>
          <w:bCs w:val="0"/>
          <w:i w:val="0"/>
          <w:snapToGrid w:val="0"/>
          <w:spacing w:val="0"/>
          <w:w w:val="100"/>
          <w:position w:val="0"/>
          <w:sz w:val="21"/>
          <w:szCs w:val="21"/>
          <w:u w:val="single" w:color="000000"/>
        </w:rPr>
        <w:t>7份</w:t>
      </w:r>
      <w:r>
        <w:rPr>
          <w:rFonts w:ascii="宋体" w:hAnsi="宋体" w:eastAsia="宋体" w:cs="宋体"/>
          <w:b w:val="0"/>
          <w:bCs w:val="0"/>
          <w:i w:val="0"/>
          <w:snapToGrid w:val="0"/>
          <w:spacing w:val="0"/>
          <w:w w:val="100"/>
          <w:position w:val="0"/>
          <w:sz w:val="21"/>
          <w:szCs w:val="21"/>
        </w:rPr>
        <w:t>。</w:t>
      </w:r>
    </w:p>
    <w:p w14:paraId="2725901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18" w:author="羊" w:date="2026-02-27T11:43:4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承包人提交最终结算申请单的期限：</w:t>
      </w:r>
      <w:r>
        <w:rPr>
          <w:rFonts w:ascii="宋体" w:hAnsi="宋体" w:eastAsia="宋体" w:cs="宋体"/>
          <w:b w:val="0"/>
          <w:bCs w:val="0"/>
          <w:i w:val="0"/>
          <w:snapToGrid w:val="0"/>
          <w:spacing w:val="0"/>
          <w:w w:val="100"/>
          <w:position w:val="0"/>
          <w:sz w:val="21"/>
          <w:szCs w:val="21"/>
          <w:u w:val="single" w:color="000000"/>
        </w:rPr>
        <w:t>缺陷责任期终止证书颁发后14天内</w:t>
      </w:r>
      <w:r>
        <w:rPr>
          <w:rFonts w:ascii="宋体" w:hAnsi="宋体" w:eastAsia="宋体" w:cs="宋体"/>
          <w:b w:val="0"/>
          <w:bCs w:val="0"/>
          <w:i w:val="0"/>
          <w:snapToGrid w:val="0"/>
          <w:spacing w:val="0"/>
          <w:w w:val="100"/>
          <w:position w:val="0"/>
          <w:sz w:val="21"/>
          <w:szCs w:val="21"/>
        </w:rPr>
        <w:t>。</w:t>
      </w:r>
    </w:p>
    <w:p w14:paraId="5DEFD54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17.6.2最终结清证书和支付时间</w:t>
      </w:r>
    </w:p>
    <w:p w14:paraId="04A9457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（1）监理人完成最终结清申请单的审批并颁发最终结清证书的期限：</w:t>
      </w:r>
      <w:r>
        <w:rPr>
          <w:rFonts w:ascii="宋体" w:hAnsi="宋体" w:eastAsia="宋体" w:cs="宋体"/>
          <w:b w:val="0"/>
          <w:bCs w:val="0"/>
          <w:i w:val="0"/>
          <w:snapToGrid w:val="0"/>
          <w:spacing w:val="0"/>
          <w:w w:val="100"/>
          <w:position w:val="0"/>
          <w:sz w:val="21"/>
          <w:szCs w:val="21"/>
          <w:u w:val="single" w:color="000000"/>
        </w:rPr>
        <w:t>监理人收到承包人提交的最终结清申请单后的28天内，提出发包人应支付给承包人的价款送发包人审核并抄送承包人。发包人应在收到后28天内审核完毕，由监理人向承包人出具经发包人签认的最终结清证书</w:t>
      </w:r>
      <w:r>
        <w:rPr>
          <w:rFonts w:ascii="宋体" w:hAnsi="宋体" w:eastAsia="宋体" w:cs="宋体"/>
          <w:b w:val="0"/>
          <w:bCs w:val="0"/>
          <w:i w:val="0"/>
          <w:snapToGrid w:val="0"/>
          <w:spacing w:val="0"/>
          <w:w w:val="100"/>
          <w:position w:val="0"/>
          <w:sz w:val="21"/>
          <w:szCs w:val="21"/>
        </w:rPr>
        <w:t>。</w:t>
      </w:r>
    </w:p>
    <w:p w14:paraId="5A0A06D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19" w:author="羊" w:date="2026-02-27T11:44:0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（2）发包人付款的期限：</w:t>
      </w:r>
      <w:r>
        <w:rPr>
          <w:rFonts w:ascii="宋体" w:hAnsi="宋体" w:eastAsia="宋体" w:cs="宋体"/>
          <w:b w:val="0"/>
          <w:bCs w:val="0"/>
          <w:i w:val="0"/>
          <w:snapToGrid w:val="0"/>
          <w:spacing w:val="0"/>
          <w:w w:val="100"/>
          <w:position w:val="0"/>
          <w:sz w:val="21"/>
          <w:szCs w:val="21"/>
          <w:u w:val="single" w:color="000000"/>
        </w:rPr>
        <w:t>颁发最终结清证书的28天内</w:t>
      </w:r>
      <w:r>
        <w:rPr>
          <w:rFonts w:ascii="宋体" w:hAnsi="宋体" w:eastAsia="宋体" w:cs="宋体"/>
          <w:b w:val="0"/>
          <w:bCs w:val="0"/>
          <w:i w:val="0"/>
          <w:snapToGrid w:val="0"/>
          <w:spacing w:val="0"/>
          <w:w w:val="100"/>
          <w:position w:val="0"/>
          <w:sz w:val="21"/>
          <w:szCs w:val="21"/>
        </w:rPr>
        <w:t>。</w:t>
      </w:r>
    </w:p>
    <w:p w14:paraId="3423DD9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本款补充17.6.3项如下：</w:t>
      </w:r>
    </w:p>
    <w:p w14:paraId="300FB00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20" w:author="羊" w:date="2026-02-27T11:44:22Z"/>
          <w:rFonts w:ascii="宋体" w:hAnsi="宋体" w:eastAsia="宋体" w:cs="宋体"/>
          <w:b w:val="0"/>
          <w:bCs w:val="0"/>
          <w:i w:val="0"/>
          <w:snapToGrid w:val="0"/>
          <w:spacing w:val="0"/>
          <w:w w:val="100"/>
          <w:position w:val="0"/>
          <w:sz w:val="21"/>
          <w:szCs w:val="21"/>
        </w:rPr>
      </w:pPr>
      <w:bookmarkStart w:id="309" w:name="17.6.3逾期办理或不配合办理交工（完工）结算的处理"/>
      <w:bookmarkEnd w:id="309"/>
      <w:r>
        <w:rPr>
          <w:rFonts w:ascii="宋体" w:hAnsi="宋体" w:eastAsia="宋体" w:cs="宋体"/>
          <w:b w:val="0"/>
          <w:bCs w:val="0"/>
          <w:i w:val="0"/>
          <w:snapToGrid w:val="0"/>
          <w:spacing w:val="0"/>
          <w:w w:val="100"/>
          <w:position w:val="0"/>
          <w:sz w:val="21"/>
          <w:szCs w:val="21"/>
        </w:rPr>
        <w:t>17.6.3逾期办理或不配合办理交工（完工）结算的处理</w:t>
      </w:r>
    </w:p>
    <w:p w14:paraId="7EF2F23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有下列情形之一的，视为承包人放弃与发包人共同办理交工（完工）结算的权利，发包人有权会同审计单位、监理人根据有效资料共同确定交（完）工结算金额。</w:t>
      </w:r>
    </w:p>
    <w:p w14:paraId="4A6441E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承包人在接到监理人或发包人对交工（完工）结算申请单提出的审核意见后，未在限期内按监理人或发包人提出的要求补充资料和（或）修改交工（完工）结算资料，亦未获得发包人批准延期报送，经发包人两次书面催告仍未在限期内报送的。</w:t>
      </w:r>
    </w:p>
    <w:p w14:paraId="235A650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（2）承包人不配合发包人、审计单位、监理人、发包人委托的工程造价咨询服务单位办理交工（完工）结算的，经发包人两次书面函告仍未改正的。</w:t>
      </w:r>
    </w:p>
    <w:p w14:paraId="5A1C272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发包人应在交工（完工）结算定案表确定后28天内，以书面函件形式将交工（完工）结算定案表函告承包人，该定案表自送达之日起生效。</w:t>
      </w:r>
    </w:p>
    <w:p w14:paraId="6FB2B7BD">
      <w:pPr>
        <w:pStyle w:val="12"/>
        <w:keepNext w:val="0"/>
        <w:keepLines w:val="0"/>
        <w:pageBreakBefore w:val="0"/>
        <w:widowControl w:val="0"/>
        <w:tabs>
          <w:tab w:val="left" w:pos="116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310" w:name="17.7  竣工财务决算"/>
      <w:bookmarkEnd w:id="310"/>
      <w:r>
        <w:rPr>
          <w:rFonts w:ascii="宋体" w:hAnsi="宋体" w:eastAsia="宋体" w:cs="宋体"/>
          <w:b w:val="0"/>
          <w:bCs w:val="0"/>
          <w:i w:val="0"/>
          <w:snapToGrid w:val="0"/>
          <w:spacing w:val="0"/>
          <w:w w:val="100"/>
          <w:position w:val="0"/>
          <w:sz w:val="21"/>
          <w:szCs w:val="21"/>
        </w:rPr>
        <w:t>17.7</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竣工财务决算</w:t>
      </w:r>
    </w:p>
    <w:p w14:paraId="1B166921">
      <w:pPr>
        <w:pStyle w:val="12"/>
        <w:keepNext w:val="0"/>
        <w:keepLines w:val="0"/>
        <w:pageBreakBefore w:val="0"/>
        <w:widowControl w:val="0"/>
        <w:tabs>
          <w:tab w:val="left" w:pos="4898"/>
          <w:tab w:val="left" w:pos="84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021" w:author="羊" w:date="2026-02-27T11:44:3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承包人应为竣工财务决算编制提供的资料：</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按发包人要求提供</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bookmarkStart w:id="311" w:name="17.8竣工审计"/>
      <w:bookmarkEnd w:id="311"/>
    </w:p>
    <w:p w14:paraId="7F7B9298">
      <w:pPr>
        <w:pStyle w:val="12"/>
        <w:keepNext w:val="0"/>
        <w:keepLines w:val="0"/>
        <w:pageBreakBefore w:val="0"/>
        <w:widowControl w:val="0"/>
        <w:tabs>
          <w:tab w:val="left" w:pos="4898"/>
          <w:tab w:val="left" w:pos="84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022" w:author="羊" w:date="2026-02-27T11:44:3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17.8竣工审计</w:t>
      </w:r>
    </w:p>
    <w:p w14:paraId="40907E0B">
      <w:pPr>
        <w:pStyle w:val="12"/>
        <w:keepNext w:val="0"/>
        <w:keepLines w:val="0"/>
        <w:pageBreakBefore w:val="0"/>
        <w:widowControl w:val="0"/>
        <w:tabs>
          <w:tab w:val="left" w:pos="4898"/>
          <w:tab w:val="left" w:pos="84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023" w:author="羊" w:date="2026-02-27T11:44:4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发包人负责完成本工程竣工审计手续，承包人及分包单位应完成相关配合工作。</w:t>
      </w:r>
    </w:p>
    <w:p w14:paraId="50532DBE">
      <w:pPr>
        <w:pStyle w:val="12"/>
        <w:keepNext w:val="0"/>
        <w:keepLines w:val="0"/>
        <w:pageBreakBefore w:val="0"/>
        <w:widowControl w:val="0"/>
        <w:tabs>
          <w:tab w:val="left" w:pos="4898"/>
          <w:tab w:val="left" w:pos="846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本条增加：</w:t>
      </w:r>
    </w:p>
    <w:p w14:paraId="6FA1B22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（1）发包人将委托第三方开展跟踪审计，中间支付金额须经跟踪审计单位审计后予以确认，承包人应无条件配合跟踪审计单位完成审计工作。跟踪审计报告作为支付中间金额的依据，不是最终结算金额。</w:t>
      </w:r>
    </w:p>
    <w:p w14:paraId="62C835F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本项目的最终结算金额以政府及其部门（含政府及其部门委托的第三方）的审计、审核及相关行政审查结论作为最终结算依据，政府及其部门包括但不限于审计署、审计局、发改委、交通、财政等各级政府及其部门。政府及其部门（含政府及其部门委托的第三方）的审计、审核及相关行政审查报告，与跟踪审计报告结论不一致的，以政府及其部门（含政府及其部门委托的第三方）的审计、审核及相关行政审查报告金额为准，承包人应当退还已经超额支付的工程价款。若存在政府部门多次审计，以最后一次审计报告金额为准。</w:t>
      </w:r>
    </w:p>
    <w:p w14:paraId="0A6A1A6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因政府及其部门的审计、审核及相关行政审查工作时间不确定，承包人不得以时间过长否定双方明确约定以政府及其部门审计、审核及相关行政审查报告作为最终结算依据的约定。若本项目确定不再进行政府审计、审核及相关行政审查，则以发包人委托的跟审单位审计结果作为本项目最终结算依据；若发包人未聘请跟审单位，发包人有权委托第三方机构进行结算审核，双方同意按照第三方机构的结算审核报告作为本项目的最终结算金额，承包人有义务予以配合。</w:t>
      </w:r>
    </w:p>
    <w:p w14:paraId="50EA469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17.9其它约定每次支付前承包人开具发票并提交支付申请资料给发包人，开具对应的专用发票。如承包人未提供发票及支付申请资料，发包人有权拒绝付款且不视为发包人违约。</w:t>
      </w:r>
    </w:p>
    <w:p w14:paraId="4838B478">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312" w:name="18.竣工验收（验收）"/>
      <w:bookmarkEnd w:id="312"/>
      <w:bookmarkStart w:id="313" w:name="_bookmark128"/>
      <w:bookmarkEnd w:id="313"/>
      <w:r>
        <w:rPr>
          <w:rFonts w:ascii="宋体" w:hAnsi="宋体" w:eastAsia="宋体" w:cs="宋体"/>
          <w:b/>
          <w:bCs/>
          <w:i w:val="0"/>
          <w:snapToGrid w:val="0"/>
          <w:spacing w:val="0"/>
          <w:w w:val="100"/>
          <w:position w:val="0"/>
          <w:sz w:val="21"/>
          <w:szCs w:val="21"/>
        </w:rPr>
        <w:t>18.竣工验收（验收）</w:t>
      </w:r>
    </w:p>
    <w:p w14:paraId="2A32FE1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314" w:name="18.1 验收工作分类"/>
      <w:bookmarkEnd w:id="314"/>
      <w:r>
        <w:rPr>
          <w:rFonts w:ascii="宋体" w:hAnsi="宋体" w:eastAsia="宋体" w:cs="宋体"/>
          <w:b w:val="0"/>
          <w:bCs w:val="0"/>
          <w:i w:val="0"/>
          <w:snapToGrid w:val="0"/>
          <w:spacing w:val="0"/>
          <w:w w:val="100"/>
          <w:position w:val="0"/>
          <w:sz w:val="21"/>
          <w:szCs w:val="21"/>
        </w:rPr>
        <w:t>18.1验收工作分类本款补充细化如下：</w:t>
      </w:r>
    </w:p>
    <w:p w14:paraId="392F777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24" w:author="羊" w:date="2026-02-27T11:45:15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验收包括：</w:t>
      </w:r>
      <w:r>
        <w:rPr>
          <w:rFonts w:ascii="宋体" w:hAnsi="宋体" w:eastAsia="宋体" w:cs="宋体"/>
          <w:b w:val="0"/>
          <w:bCs w:val="0"/>
          <w:i w:val="0"/>
          <w:snapToGrid w:val="0"/>
          <w:spacing w:val="0"/>
          <w:w w:val="100"/>
          <w:position w:val="0"/>
          <w:sz w:val="21"/>
          <w:szCs w:val="21"/>
          <w:u w:val="single" w:color="000000"/>
        </w:rPr>
        <w:t>分部工程验收、单位工程验收、交工（完工）验收；阶段验收（通航验收等）、专项验收（环境保护、水土保持、土地复垦、消防、安全、工程档案等）、竣工验收。</w:t>
      </w:r>
    </w:p>
    <w:p w14:paraId="2E90080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25" w:author="羊" w:date="2026-02-27T11:45:17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验收条件：</w:t>
      </w:r>
      <w:r>
        <w:rPr>
          <w:rFonts w:ascii="宋体" w:hAnsi="宋体" w:eastAsia="宋体" w:cs="宋体"/>
          <w:b w:val="0"/>
          <w:bCs w:val="0"/>
          <w:i w:val="0"/>
          <w:snapToGrid w:val="0"/>
          <w:spacing w:val="0"/>
          <w:w w:val="100"/>
          <w:position w:val="0"/>
          <w:sz w:val="21"/>
          <w:szCs w:val="21"/>
          <w:u w:val="single" w:color="000000"/>
        </w:rPr>
        <w:t>应符合国家有关规定及《水运工程验收办法》的要求和合同约定。承包人应按照规范规定准备验收资料、参加验收会议，按合同的约定配合发包人完成政府验收工作。</w:t>
      </w:r>
    </w:p>
    <w:p w14:paraId="275BBF0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验收程序：</w:t>
      </w:r>
      <w:r>
        <w:rPr>
          <w:rFonts w:ascii="宋体" w:hAnsi="宋体" w:eastAsia="宋体" w:cs="宋体"/>
          <w:b w:val="0"/>
          <w:bCs w:val="0"/>
          <w:i w:val="0"/>
          <w:snapToGrid w:val="0"/>
          <w:spacing w:val="0"/>
          <w:w w:val="100"/>
          <w:position w:val="0"/>
          <w:sz w:val="21"/>
          <w:szCs w:val="21"/>
          <w:u w:val="single" w:color="000000"/>
        </w:rPr>
        <w:t>根据《航道工程竣工验收规程》（中华人民共和国交通运输部令（2024年第52号））、《重庆市水运工程竣工验收实施细则》、《重庆市水运工程建设市场管理办法》、《重庆市公路水运工程造价审查要求》、《重庆市交通专项资金管理办法》、《重庆市水运建设发展规划》、《重庆市政府和社会资本合作（PPP）项目实施办法》、《重庆市基础设施和公共服务领域PPP模式操作指南》、《重庆市工程建设招标投标信用管理暂行办法》、《重庆市建设工程质量终身责任制实施办法》等制度执行。</w:t>
      </w:r>
    </w:p>
    <w:p w14:paraId="6813B7C3">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ins w:id="1026" w:author="羊" w:date="2026-02-27T15:48:30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u w:val="single" w:color="000000"/>
        </w:rPr>
        <w:t>验收相关费用（除由发包人委托第三方费用外）已包含在签约合同价中，发包人不再另行支付。</w:t>
      </w:r>
      <w:bookmarkStart w:id="315" w:name="19.缺陷责任与保修责任"/>
      <w:bookmarkEnd w:id="315"/>
      <w:bookmarkStart w:id="316" w:name="_bookmark129"/>
      <w:bookmarkEnd w:id="316"/>
    </w:p>
    <w:p w14:paraId="51A25466">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r>
        <w:rPr>
          <w:rFonts w:ascii="宋体" w:hAnsi="宋体" w:eastAsia="宋体" w:cs="宋体"/>
          <w:b/>
          <w:bCs/>
          <w:i w:val="0"/>
          <w:snapToGrid w:val="0"/>
          <w:spacing w:val="0"/>
          <w:w w:val="100"/>
          <w:position w:val="0"/>
          <w:sz w:val="21"/>
          <w:szCs w:val="21"/>
        </w:rPr>
        <w:t>19.缺陷责任与保修责任</w:t>
      </w:r>
    </w:p>
    <w:p w14:paraId="59FF959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27" w:author="羊" w:date="2026-02-27T11:45:32Z"/>
          <w:rFonts w:ascii="宋体" w:hAnsi="宋体" w:eastAsia="宋体" w:cs="宋体"/>
          <w:b w:val="0"/>
          <w:bCs w:val="0"/>
          <w:i w:val="0"/>
          <w:snapToGrid w:val="0"/>
          <w:spacing w:val="0"/>
          <w:w w:val="100"/>
          <w:position w:val="0"/>
          <w:sz w:val="21"/>
          <w:szCs w:val="21"/>
          <w:highlight w:val="none"/>
        </w:rPr>
      </w:pPr>
      <w:bookmarkStart w:id="317" w:name="19.1 缺陷责任期（工程质量保修期）的起算时间"/>
      <w:bookmarkEnd w:id="317"/>
      <w:r>
        <w:rPr>
          <w:rFonts w:ascii="宋体" w:hAnsi="宋体" w:eastAsia="宋体" w:cs="宋体"/>
          <w:b w:val="0"/>
          <w:bCs w:val="0"/>
          <w:i w:val="0"/>
          <w:snapToGrid w:val="0"/>
          <w:spacing w:val="0"/>
          <w:w w:val="100"/>
          <w:position w:val="0"/>
          <w:sz w:val="21"/>
          <w:szCs w:val="21"/>
          <w:highlight w:val="none"/>
        </w:rPr>
        <w:t>19.1缺陷责任期（工程质量保修期）的起算时间</w:t>
      </w:r>
    </w:p>
    <w:p w14:paraId="2993A32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highlight w:val="none"/>
        </w:rPr>
      </w:pPr>
      <w:r>
        <w:rPr>
          <w:rFonts w:ascii="宋体" w:hAnsi="宋体" w:eastAsia="宋体" w:cs="宋体"/>
          <w:b w:val="0"/>
          <w:bCs w:val="0"/>
          <w:i w:val="0"/>
          <w:snapToGrid w:val="0"/>
          <w:spacing w:val="0"/>
          <w:w w:val="100"/>
          <w:position w:val="0"/>
          <w:sz w:val="21"/>
          <w:szCs w:val="21"/>
          <w:highlight w:val="none"/>
        </w:rPr>
        <w:t>本款补充19.1.1、19.1.2项如下：</w:t>
      </w:r>
    </w:p>
    <w:p w14:paraId="476B73A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highlight w:val="none"/>
        </w:rPr>
      </w:pPr>
      <w:r>
        <w:rPr>
          <w:rFonts w:ascii="宋体" w:hAnsi="宋体" w:eastAsia="宋体" w:cs="宋体"/>
          <w:b w:val="0"/>
          <w:bCs w:val="0"/>
          <w:i w:val="0"/>
          <w:snapToGrid w:val="0"/>
          <w:spacing w:val="0"/>
          <w:w w:val="100"/>
          <w:position w:val="0"/>
          <w:sz w:val="21"/>
          <w:szCs w:val="21"/>
          <w:highlight w:val="none"/>
        </w:rPr>
        <w:t>19.1.1缺陷责任期的期限为</w:t>
      </w:r>
      <w:r>
        <w:rPr>
          <w:rFonts w:ascii="宋体" w:hAnsi="宋体" w:eastAsia="宋体" w:cs="宋体"/>
          <w:b w:val="0"/>
          <w:bCs w:val="0"/>
          <w:i w:val="0"/>
          <w:snapToGrid w:val="0"/>
          <w:spacing w:val="0"/>
          <w:w w:val="100"/>
          <w:position w:val="0"/>
          <w:sz w:val="21"/>
          <w:szCs w:val="21"/>
          <w:highlight w:val="none"/>
          <w:u w:val="single" w:color="000000"/>
        </w:rPr>
        <w:t>24个</w:t>
      </w:r>
      <w:r>
        <w:rPr>
          <w:rFonts w:ascii="宋体" w:hAnsi="宋体" w:eastAsia="宋体" w:cs="宋体"/>
          <w:b w:val="0"/>
          <w:bCs w:val="0"/>
          <w:i w:val="0"/>
          <w:snapToGrid w:val="0"/>
          <w:spacing w:val="0"/>
          <w:w w:val="100"/>
          <w:position w:val="0"/>
          <w:sz w:val="21"/>
          <w:szCs w:val="21"/>
          <w:highlight w:val="none"/>
        </w:rPr>
        <w:t>月。在缺陷责任期内，承包人应尽快完成在交工（完工）验收证书中写明的未完成工作，并完成对本工程缺陷的修复或监理人指令的修补工作。</w:t>
      </w:r>
    </w:p>
    <w:p w14:paraId="6A53442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28" w:author="羊" w:date="2026-02-27T15:49:43Z"/>
          <w:rFonts w:ascii="宋体" w:hAnsi="宋体" w:eastAsia="宋体" w:cs="宋体"/>
          <w:b w:val="0"/>
          <w:bCs w:val="0"/>
          <w:i w:val="0"/>
          <w:snapToGrid w:val="0"/>
          <w:spacing w:val="0"/>
          <w:w w:val="100"/>
          <w:position w:val="0"/>
          <w:sz w:val="21"/>
          <w:szCs w:val="21"/>
          <w:highlight w:val="none"/>
        </w:rPr>
      </w:pPr>
      <w:r>
        <w:rPr>
          <w:rFonts w:ascii="宋体" w:hAnsi="宋体" w:eastAsia="宋体" w:cs="宋体"/>
          <w:b w:val="0"/>
          <w:bCs w:val="0"/>
          <w:i w:val="0"/>
          <w:snapToGrid w:val="0"/>
          <w:spacing w:val="0"/>
          <w:w w:val="100"/>
          <w:position w:val="0"/>
          <w:sz w:val="21"/>
          <w:szCs w:val="21"/>
          <w:highlight w:val="none"/>
        </w:rPr>
        <w:t>19.1.2工程质量保修期及修复责任</w:t>
      </w:r>
    </w:p>
    <w:p w14:paraId="77CF2AB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29" w:author="羊" w:date="2026-02-27T15:49:48Z"/>
          <w:rFonts w:ascii="宋体" w:hAnsi="宋体" w:eastAsia="宋体" w:cs="宋体"/>
          <w:b w:val="0"/>
          <w:bCs w:val="0"/>
          <w:i w:val="0"/>
          <w:snapToGrid w:val="0"/>
          <w:spacing w:val="0"/>
          <w:w w:val="100"/>
          <w:position w:val="0"/>
          <w:sz w:val="21"/>
          <w:szCs w:val="21"/>
          <w:highlight w:val="none"/>
        </w:rPr>
      </w:pPr>
      <w:r>
        <w:rPr>
          <w:rFonts w:ascii="宋体" w:hAnsi="宋体" w:eastAsia="宋体" w:cs="宋体"/>
          <w:b w:val="0"/>
          <w:bCs w:val="0"/>
          <w:i w:val="0"/>
          <w:snapToGrid w:val="0"/>
          <w:spacing w:val="0"/>
          <w:w w:val="100"/>
          <w:position w:val="0"/>
          <w:sz w:val="21"/>
          <w:szCs w:val="21"/>
          <w:highlight w:val="none"/>
        </w:rPr>
        <w:t>工程质量保修期：按国家现行有关规定执行。</w:t>
      </w:r>
    </w:p>
    <w:p w14:paraId="71E7A73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highlight w:val="none"/>
        </w:rPr>
      </w:pPr>
      <w:r>
        <w:rPr>
          <w:rFonts w:ascii="宋体" w:hAnsi="宋体" w:eastAsia="宋体" w:cs="宋体"/>
          <w:b w:val="0"/>
          <w:bCs w:val="0"/>
          <w:i w:val="0"/>
          <w:snapToGrid w:val="0"/>
          <w:spacing w:val="0"/>
          <w:w w:val="100"/>
          <w:position w:val="0"/>
          <w:sz w:val="21"/>
          <w:szCs w:val="21"/>
          <w:highlight w:val="none"/>
        </w:rPr>
        <w:t>承包人收到保修通知并到达工程现场的合理时间：</w:t>
      </w:r>
      <w:r>
        <w:rPr>
          <w:rFonts w:ascii="宋体" w:hAnsi="宋体" w:eastAsia="宋体" w:cs="宋体"/>
          <w:b w:val="0"/>
          <w:bCs w:val="0"/>
          <w:i w:val="0"/>
          <w:snapToGrid w:val="0"/>
          <w:spacing w:val="0"/>
          <w:w w:val="100"/>
          <w:position w:val="0"/>
          <w:sz w:val="21"/>
          <w:szCs w:val="21"/>
          <w:highlight w:val="none"/>
          <w:u w:val="single" w:color="000000"/>
        </w:rPr>
        <w:t>48小时内</w:t>
      </w:r>
      <w:r>
        <w:rPr>
          <w:rFonts w:ascii="宋体" w:hAnsi="宋体" w:eastAsia="宋体" w:cs="宋体"/>
          <w:b w:val="0"/>
          <w:bCs w:val="0"/>
          <w:i w:val="0"/>
          <w:snapToGrid w:val="0"/>
          <w:spacing w:val="0"/>
          <w:w w:val="100"/>
          <w:position w:val="0"/>
          <w:sz w:val="21"/>
          <w:szCs w:val="21"/>
          <w:highlight w:val="none"/>
        </w:rPr>
        <w:t>。</w:t>
      </w:r>
    </w:p>
    <w:p w14:paraId="7557ED3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highlight w:val="none"/>
        </w:rPr>
      </w:pPr>
      <w:r>
        <w:rPr>
          <w:rFonts w:ascii="宋体" w:hAnsi="宋体" w:eastAsia="宋体" w:cs="宋体"/>
          <w:b w:val="0"/>
          <w:bCs w:val="0"/>
          <w:i w:val="0"/>
          <w:snapToGrid w:val="0"/>
          <w:spacing w:val="0"/>
          <w:w w:val="100"/>
          <w:position w:val="0"/>
          <w:sz w:val="21"/>
          <w:szCs w:val="21"/>
          <w:highlight w:val="none"/>
          <w:u w:val="single" w:color="000000"/>
        </w:rPr>
        <w:t>19.2.2缺陷责任期内，发包人对已接收使用的工程负责日常维护工作，发包人在使用过程中，发现已接收的工程存在新的缺陷或已修复的缺陷部位或部件又遭损坏的，承包人应负责修复，直至检验合格为止。缺陷责任期从发现的新缺陷或已修复的缺陷部位或部件又遭损坏的修复并检验合格后顺延24个月，</w:t>
      </w:r>
      <w:ins w:id="1030" w:author="羊" w:date="2026-02-26T17:53:00Z">
        <w:r>
          <w:rPr>
            <w:rFonts w:ascii="宋体" w:hAnsi="宋体" w:eastAsia="宋体" w:cs="宋体"/>
            <w:b w:val="0"/>
            <w:bCs w:val="0"/>
            <w:i w:val="0"/>
            <w:snapToGrid w:val="0"/>
            <w:spacing w:val="0"/>
            <w:w w:val="100"/>
            <w:position w:val="0"/>
            <w:sz w:val="21"/>
            <w:szCs w:val="21"/>
            <w:highlight w:val="none"/>
            <w:u w:val="single" w:color="000000"/>
            <w:lang w:eastAsia="zh-CN"/>
          </w:rPr>
          <w:t>因发包人使用不当或管理不当的除外。</w:t>
        </w:r>
      </w:ins>
      <w:del w:id="1031" w:author="羊" w:date="2026-02-26T17:52:57Z">
        <w:r>
          <w:rPr>
            <w:rFonts w:ascii="宋体" w:hAnsi="宋体" w:eastAsia="宋体" w:cs="宋体"/>
            <w:b w:val="0"/>
            <w:bCs w:val="0"/>
            <w:i w:val="0"/>
            <w:snapToGrid w:val="0"/>
            <w:spacing w:val="0"/>
            <w:w w:val="100"/>
            <w:position w:val="0"/>
            <w:sz w:val="21"/>
            <w:szCs w:val="21"/>
            <w:highlight w:val="none"/>
            <w:u w:val="single" w:color="000000"/>
          </w:rPr>
          <w:delText>因发包人原因的除外</w:delText>
        </w:r>
      </w:del>
      <w:r>
        <w:rPr>
          <w:rFonts w:ascii="宋体" w:hAnsi="宋体" w:eastAsia="宋体" w:cs="宋体"/>
          <w:b w:val="0"/>
          <w:bCs w:val="0"/>
          <w:i w:val="0"/>
          <w:snapToGrid w:val="0"/>
          <w:spacing w:val="0"/>
          <w:w w:val="100"/>
          <w:position w:val="0"/>
          <w:sz w:val="21"/>
          <w:szCs w:val="21"/>
          <w:highlight w:val="none"/>
          <w:u w:val="single" w:color="000000"/>
        </w:rPr>
        <w:t>。</w:t>
      </w:r>
    </w:p>
    <w:p w14:paraId="344EE6B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32" w:author="羊" w:date="2026-02-27T15:49:54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u w:val="single" w:color="000000"/>
        </w:rPr>
        <w:t>19.6缺陷责任期终止证书(工程质量保修责任终止证书)</w:t>
      </w:r>
    </w:p>
    <w:p w14:paraId="12B6573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合同工程交工（完工）验收或投入使用验收后，发包人与承包人应办理工程交接手续，承包人应向发包人递交工程质量保修书。</w:t>
      </w:r>
    </w:p>
    <w:p w14:paraId="06536AF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缺陷责任期(工程质量保修期)满后30个工作日内，监理人应向承包人颁发工程质量保修责任终止证书，发包人按17.4.2规定退还质量保证金，但保修责任范围内的质量缺陷未处理完成的应除外。</w:t>
      </w:r>
    </w:p>
    <w:p w14:paraId="266E8D78">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318" w:name="_bookmark130"/>
      <w:bookmarkEnd w:id="318"/>
      <w:bookmarkStart w:id="319" w:name="20.保险"/>
      <w:bookmarkEnd w:id="319"/>
      <w:r>
        <w:rPr>
          <w:rFonts w:ascii="宋体" w:hAnsi="宋体" w:eastAsia="宋体" w:cs="宋体"/>
          <w:b/>
          <w:bCs/>
          <w:i w:val="0"/>
          <w:snapToGrid w:val="0"/>
          <w:spacing w:val="0"/>
          <w:w w:val="100"/>
          <w:position w:val="0"/>
          <w:sz w:val="21"/>
          <w:szCs w:val="21"/>
        </w:rPr>
        <w:t>20.保险</w:t>
      </w:r>
    </w:p>
    <w:p w14:paraId="64C4BD80">
      <w:pPr>
        <w:pStyle w:val="12"/>
        <w:keepNext w:val="0"/>
        <w:keepLines w:val="0"/>
        <w:pageBreakBefore w:val="0"/>
        <w:widowControl w:val="0"/>
        <w:tabs>
          <w:tab w:val="left" w:pos="116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033" w:author="羊" w:date="2026-02-26T15:50:42Z"/>
          <w:rFonts w:ascii="宋体" w:hAnsi="宋体" w:eastAsia="宋体" w:cs="宋体"/>
          <w:b w:val="0"/>
          <w:bCs w:val="0"/>
          <w:i w:val="0"/>
          <w:snapToGrid w:val="0"/>
          <w:spacing w:val="0"/>
          <w:w w:val="100"/>
          <w:position w:val="0"/>
          <w:sz w:val="21"/>
          <w:szCs w:val="21"/>
        </w:rPr>
      </w:pPr>
      <w:bookmarkStart w:id="320" w:name="20.1  工程保险"/>
      <w:bookmarkEnd w:id="320"/>
      <w:r>
        <w:rPr>
          <w:rFonts w:ascii="宋体" w:hAnsi="宋体" w:eastAsia="宋体" w:cs="宋体"/>
          <w:b w:val="0"/>
          <w:bCs w:val="0"/>
          <w:i w:val="0"/>
          <w:snapToGrid w:val="0"/>
          <w:spacing w:val="0"/>
          <w:w w:val="100"/>
          <w:position w:val="0"/>
          <w:sz w:val="21"/>
          <w:szCs w:val="21"/>
        </w:rPr>
        <w:t>20.1</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工程保险</w:t>
      </w:r>
    </w:p>
    <w:p w14:paraId="5BF3909A">
      <w:pPr>
        <w:pStyle w:val="12"/>
        <w:keepNext w:val="0"/>
        <w:keepLines w:val="0"/>
        <w:pageBreakBefore w:val="0"/>
        <w:widowControl w:val="0"/>
        <w:tabs>
          <w:tab w:val="left" w:pos="116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建筑工程一切险和安装工程一切险投保人：</w:t>
      </w:r>
      <w:r>
        <w:rPr>
          <w:rFonts w:ascii="宋体" w:hAnsi="宋体" w:eastAsia="宋体" w:cs="宋体"/>
          <w:b w:val="0"/>
          <w:bCs w:val="0"/>
          <w:i w:val="0"/>
          <w:snapToGrid w:val="0"/>
          <w:spacing w:val="0"/>
          <w:w w:val="100"/>
          <w:position w:val="0"/>
          <w:sz w:val="21"/>
          <w:szCs w:val="21"/>
          <w:u w:val="single" w:color="000000"/>
        </w:rPr>
        <w:t>承包人</w:t>
      </w:r>
      <w:r>
        <w:rPr>
          <w:rFonts w:ascii="宋体" w:hAnsi="宋体" w:eastAsia="宋体" w:cs="宋体"/>
          <w:b w:val="0"/>
          <w:bCs w:val="0"/>
          <w:i w:val="0"/>
          <w:snapToGrid w:val="0"/>
          <w:spacing w:val="0"/>
          <w:w w:val="100"/>
          <w:position w:val="0"/>
          <w:sz w:val="21"/>
          <w:szCs w:val="21"/>
        </w:rPr>
        <w:t>。</w:t>
      </w:r>
    </w:p>
    <w:p w14:paraId="1C65AEB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34" w:author="羊" w:date="2026-02-26T15:50:5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投保内容：</w:t>
      </w:r>
      <w:r>
        <w:rPr>
          <w:rFonts w:ascii="宋体" w:hAnsi="宋体" w:eastAsia="宋体" w:cs="宋体"/>
          <w:b w:val="0"/>
          <w:bCs w:val="0"/>
          <w:i w:val="0"/>
          <w:snapToGrid w:val="0"/>
          <w:spacing w:val="0"/>
          <w:w w:val="100"/>
          <w:position w:val="0"/>
          <w:sz w:val="21"/>
          <w:szCs w:val="21"/>
          <w:u w:val="single" w:color="000000"/>
        </w:rPr>
        <w:t>本合同工程</w:t>
      </w:r>
      <w:r>
        <w:rPr>
          <w:rFonts w:ascii="宋体" w:hAnsi="宋体" w:eastAsia="宋体" w:cs="宋体"/>
          <w:b w:val="0"/>
          <w:bCs w:val="0"/>
          <w:i w:val="0"/>
          <w:snapToGrid w:val="0"/>
          <w:spacing w:val="0"/>
          <w:w w:val="100"/>
          <w:position w:val="0"/>
          <w:sz w:val="21"/>
          <w:szCs w:val="21"/>
        </w:rPr>
        <w:t>；</w:t>
      </w:r>
    </w:p>
    <w:p w14:paraId="0E49356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保险金额、保险费率和保险期限：</w:t>
      </w:r>
      <w:r>
        <w:rPr>
          <w:rFonts w:ascii="宋体" w:hAnsi="宋体" w:eastAsia="宋体" w:cs="宋体"/>
          <w:b w:val="0"/>
          <w:bCs w:val="0"/>
          <w:i w:val="0"/>
          <w:snapToGrid w:val="0"/>
          <w:spacing w:val="0"/>
          <w:w w:val="100"/>
          <w:position w:val="0"/>
          <w:sz w:val="21"/>
          <w:szCs w:val="21"/>
          <w:u w:val="single" w:color="000000"/>
        </w:rPr>
        <w:t>保险期限为开工日起直至签发工程缺陷责任期证书止（即合同工期＋缺陷责任期）。保险金额、保险费率按国家有关规定执行</w:t>
      </w:r>
      <w:r>
        <w:rPr>
          <w:rFonts w:ascii="宋体" w:hAnsi="宋体" w:eastAsia="宋体" w:cs="宋体"/>
          <w:b w:val="0"/>
          <w:bCs w:val="0"/>
          <w:i w:val="0"/>
          <w:snapToGrid w:val="0"/>
          <w:spacing w:val="0"/>
          <w:w w:val="100"/>
          <w:position w:val="0"/>
          <w:sz w:val="21"/>
          <w:szCs w:val="21"/>
        </w:rPr>
        <w:t>。</w:t>
      </w:r>
      <w:r>
        <w:rPr>
          <w:rFonts w:ascii="宋体" w:hAnsi="宋体" w:eastAsia="宋体" w:cs="宋体"/>
          <w:b w:val="0"/>
          <w:bCs w:val="0"/>
          <w:i w:val="0"/>
          <w:snapToGrid w:val="0"/>
          <w:spacing w:val="0"/>
          <w:w w:val="100"/>
          <w:position w:val="0"/>
          <w:sz w:val="21"/>
          <w:szCs w:val="21"/>
          <w:u w:val="single" w:color="000000"/>
        </w:rPr>
        <w:t>并按《工程量清单》所列项目专项列报（暂估价），保险费用以实际投保时发生额结算</w:t>
      </w:r>
      <w:r>
        <w:rPr>
          <w:rFonts w:ascii="宋体" w:hAnsi="宋体" w:eastAsia="宋体" w:cs="宋体"/>
          <w:b w:val="0"/>
          <w:bCs w:val="0"/>
          <w:i w:val="0"/>
          <w:snapToGrid w:val="0"/>
          <w:spacing w:val="0"/>
          <w:w w:val="100"/>
          <w:position w:val="0"/>
          <w:sz w:val="21"/>
          <w:szCs w:val="21"/>
        </w:rPr>
        <w:t>。</w:t>
      </w:r>
    </w:p>
    <w:p w14:paraId="0DCDD99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承包人应以发包人和承包人的共同名义投保建筑工程一切险。发包人在接到保险单后，将按照保险单的费用直接向承包人支付。</w:t>
      </w:r>
    </w:p>
    <w:p w14:paraId="7C09870A">
      <w:pPr>
        <w:pStyle w:val="12"/>
        <w:keepNext w:val="0"/>
        <w:keepLines w:val="0"/>
        <w:pageBreakBefore w:val="0"/>
        <w:widowControl w:val="0"/>
        <w:tabs>
          <w:tab w:val="left" w:pos="126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321" w:name=" 20.4  第三者责任险"/>
      <w:bookmarkEnd w:id="321"/>
      <w:r>
        <w:rPr>
          <w:rFonts w:ascii="宋体" w:hAnsi="宋体" w:eastAsia="宋体" w:cs="宋体"/>
          <w:b w:val="0"/>
          <w:bCs w:val="0"/>
          <w:i w:val="0"/>
          <w:snapToGrid w:val="0"/>
          <w:spacing w:val="0"/>
          <w:w w:val="100"/>
          <w:position w:val="0"/>
          <w:sz w:val="21"/>
          <w:szCs w:val="21"/>
        </w:rPr>
        <w:t>20.4</w:t>
      </w:r>
      <w:ins w:id="1035" w:author="羊" w:date="2026-02-26T15:51:18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第三者责任险</w:t>
      </w:r>
    </w:p>
    <w:p w14:paraId="3AFDB06D">
      <w:pPr>
        <w:pStyle w:val="12"/>
        <w:keepNext w:val="0"/>
        <w:keepLines w:val="0"/>
        <w:pageBreakBefore w:val="0"/>
        <w:widowControl w:val="0"/>
        <w:tabs>
          <w:tab w:val="left" w:pos="1432"/>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036" w:author="羊" w:date="2026-02-26T15:51:2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20.4.2</w:t>
      </w:r>
      <w:ins w:id="1037" w:author="羊" w:date="2026-02-26T15:51:17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第三者责任险投保人：由承包人按国家规定以承包人和发包人的共同名义投保。</w:t>
      </w:r>
    </w:p>
    <w:p w14:paraId="38A99606">
      <w:pPr>
        <w:pStyle w:val="12"/>
        <w:keepNext w:val="0"/>
        <w:keepLines w:val="0"/>
        <w:pageBreakBefore w:val="0"/>
        <w:widowControl w:val="0"/>
        <w:tabs>
          <w:tab w:val="left" w:pos="143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第三者责任险保险金额：按国家规定执行。</w:t>
      </w:r>
    </w:p>
    <w:p w14:paraId="486BCB3C">
      <w:pPr>
        <w:pStyle w:val="12"/>
        <w:keepNext w:val="0"/>
        <w:keepLines w:val="0"/>
        <w:pageBreakBefore w:val="0"/>
        <w:widowControl w:val="0"/>
        <w:tabs>
          <w:tab w:val="left" w:pos="116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038" w:author="羊" w:date="2026-02-26T15:51:28Z"/>
          <w:rFonts w:ascii="宋体" w:hAnsi="宋体" w:eastAsia="宋体" w:cs="宋体"/>
          <w:b w:val="0"/>
          <w:bCs w:val="0"/>
          <w:i w:val="0"/>
          <w:snapToGrid w:val="0"/>
          <w:spacing w:val="0"/>
          <w:w w:val="100"/>
          <w:position w:val="0"/>
          <w:sz w:val="21"/>
          <w:szCs w:val="21"/>
        </w:rPr>
      </w:pPr>
      <w:bookmarkStart w:id="322" w:name="20.5  其他保险"/>
      <w:bookmarkEnd w:id="322"/>
      <w:r>
        <w:rPr>
          <w:rFonts w:ascii="宋体" w:hAnsi="宋体" w:eastAsia="宋体" w:cs="宋体"/>
          <w:b w:val="0"/>
          <w:bCs w:val="0"/>
          <w:i w:val="0"/>
          <w:snapToGrid w:val="0"/>
          <w:spacing w:val="0"/>
          <w:w w:val="100"/>
          <w:position w:val="0"/>
          <w:sz w:val="21"/>
          <w:szCs w:val="21"/>
        </w:rPr>
        <w:t>20.5</w:t>
      </w:r>
      <w:ins w:id="1039" w:author="羊" w:date="2026-02-26T15:51:19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其他保险</w:t>
      </w:r>
    </w:p>
    <w:p w14:paraId="6168F43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需要投保的其它内容：</w:t>
      </w:r>
      <w:r>
        <w:rPr>
          <w:rFonts w:ascii="宋体" w:hAnsi="宋体" w:eastAsia="宋体" w:cs="宋体"/>
          <w:b w:val="0"/>
          <w:bCs w:val="0"/>
          <w:i w:val="0"/>
          <w:snapToGrid w:val="0"/>
          <w:spacing w:val="0"/>
          <w:w w:val="100"/>
          <w:position w:val="0"/>
          <w:sz w:val="21"/>
          <w:szCs w:val="21"/>
          <w:u w:val="single" w:color="000000"/>
        </w:rPr>
        <w:t>承包人应为其采购的工程设备（启闭机、金属结构、配电设备、船闸集控设备等）保险及整个施工期间为其现场机构雇用的全部人员投保人身意外伤害险并缴纳保险费。若项目存在分包，则分包人也须购买此项保险，保险费已包含在合同价款中</w:t>
      </w:r>
      <w:r>
        <w:rPr>
          <w:rFonts w:ascii="宋体" w:hAnsi="宋体" w:eastAsia="宋体" w:cs="宋体"/>
          <w:b w:val="0"/>
          <w:bCs w:val="0"/>
          <w:i w:val="0"/>
          <w:snapToGrid w:val="0"/>
          <w:spacing w:val="0"/>
          <w:w w:val="100"/>
          <w:position w:val="0"/>
          <w:sz w:val="21"/>
          <w:szCs w:val="21"/>
        </w:rPr>
        <w:t>；</w:t>
      </w:r>
    </w:p>
    <w:p w14:paraId="124A574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保险金额、保险费率和保险期限：</w:t>
      </w:r>
      <w:r>
        <w:rPr>
          <w:rFonts w:ascii="宋体" w:hAnsi="宋体" w:eastAsia="宋体" w:cs="宋体"/>
          <w:b w:val="0"/>
          <w:bCs w:val="0"/>
          <w:i w:val="0"/>
          <w:snapToGrid w:val="0"/>
          <w:spacing w:val="0"/>
          <w:w w:val="100"/>
          <w:position w:val="0"/>
          <w:sz w:val="21"/>
          <w:szCs w:val="21"/>
          <w:u w:val="single" w:color="000000"/>
        </w:rPr>
        <w:t>保险金额、保险费率按国家规定执行。保险期限为国家标准规定使用年限</w:t>
      </w:r>
      <w:r>
        <w:rPr>
          <w:rFonts w:ascii="宋体" w:hAnsi="宋体" w:eastAsia="宋体" w:cs="宋体"/>
          <w:b w:val="0"/>
          <w:bCs w:val="0"/>
          <w:i w:val="0"/>
          <w:snapToGrid w:val="0"/>
          <w:spacing w:val="0"/>
          <w:w w:val="100"/>
          <w:position w:val="0"/>
          <w:sz w:val="21"/>
          <w:szCs w:val="21"/>
        </w:rPr>
        <w:t>。</w:t>
      </w:r>
    </w:p>
    <w:p w14:paraId="5399336E">
      <w:pPr>
        <w:pStyle w:val="12"/>
        <w:keepNext w:val="0"/>
        <w:keepLines w:val="0"/>
        <w:pageBreakBefore w:val="0"/>
        <w:widowControl w:val="0"/>
        <w:tabs>
          <w:tab w:val="left" w:pos="116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323" w:name="20.6  对各项保险的一般要求"/>
      <w:bookmarkEnd w:id="323"/>
      <w:r>
        <w:rPr>
          <w:rFonts w:ascii="宋体" w:hAnsi="宋体" w:eastAsia="宋体" w:cs="宋体"/>
          <w:b w:val="0"/>
          <w:bCs w:val="0"/>
          <w:i w:val="0"/>
          <w:snapToGrid w:val="0"/>
          <w:spacing w:val="0"/>
          <w:w w:val="100"/>
          <w:position w:val="0"/>
          <w:sz w:val="21"/>
          <w:szCs w:val="21"/>
        </w:rPr>
        <w:t>20.6</w:t>
      </w:r>
      <w:ins w:id="1040" w:author="羊" w:date="2026-02-26T15:51:51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对各项保险的一般要求</w:t>
      </w:r>
    </w:p>
    <w:p w14:paraId="2C586984">
      <w:pPr>
        <w:pStyle w:val="12"/>
        <w:keepNext w:val="0"/>
        <w:keepLines w:val="0"/>
        <w:pageBreakBefore w:val="0"/>
        <w:widowControl w:val="0"/>
        <w:tabs>
          <w:tab w:val="left" w:pos="147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20.6.1</w:t>
      </w:r>
      <w:ins w:id="1041" w:author="羊" w:date="2026-02-26T15:51:52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保险凭证</w:t>
      </w:r>
    </w:p>
    <w:p w14:paraId="0633B0A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承包人提交保险凭证的期限：</w:t>
      </w:r>
      <w:r>
        <w:rPr>
          <w:rFonts w:ascii="宋体" w:hAnsi="宋体" w:eastAsia="宋体" w:cs="宋体"/>
          <w:b w:val="0"/>
          <w:bCs w:val="0"/>
          <w:i w:val="0"/>
          <w:snapToGrid w:val="0"/>
          <w:spacing w:val="0"/>
          <w:w w:val="100"/>
          <w:position w:val="0"/>
          <w:sz w:val="21"/>
          <w:szCs w:val="21"/>
          <w:u w:val="single" w:color="000000"/>
        </w:rPr>
        <w:t>第一次进度款拨付之前</w:t>
      </w:r>
      <w:r>
        <w:rPr>
          <w:rFonts w:ascii="宋体" w:hAnsi="宋体" w:eastAsia="宋体" w:cs="宋体"/>
          <w:b w:val="0"/>
          <w:bCs w:val="0"/>
          <w:i w:val="0"/>
          <w:snapToGrid w:val="0"/>
          <w:spacing w:val="0"/>
          <w:w w:val="100"/>
          <w:position w:val="0"/>
          <w:sz w:val="21"/>
          <w:szCs w:val="21"/>
        </w:rPr>
        <w:t>；</w:t>
      </w:r>
    </w:p>
    <w:p w14:paraId="3F7C22A3">
      <w:pPr>
        <w:pStyle w:val="12"/>
        <w:keepNext w:val="0"/>
        <w:keepLines w:val="0"/>
        <w:pageBreakBefore w:val="0"/>
        <w:widowControl w:val="0"/>
        <w:tabs>
          <w:tab w:val="left" w:pos="1432"/>
          <w:tab w:val="left" w:pos="2063"/>
          <w:tab w:val="left" w:pos="804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042" w:author="羊" w:date="2026-02-26T15:51:5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保险条件：</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按保险公司相关要求执行</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5B0DBB4B">
      <w:pPr>
        <w:pStyle w:val="12"/>
        <w:keepNext w:val="0"/>
        <w:keepLines w:val="0"/>
        <w:pageBreakBefore w:val="0"/>
        <w:widowControl w:val="0"/>
        <w:tabs>
          <w:tab w:val="left" w:pos="1432"/>
          <w:tab w:val="left" w:pos="2063"/>
          <w:tab w:val="left" w:pos="804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20.6.4</w:t>
      </w:r>
      <w:ins w:id="1043" w:author="羊" w:date="2026-02-26T15:52:00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保险金不足的补偿</w:t>
      </w:r>
    </w:p>
    <w:p w14:paraId="16C9FC8A">
      <w:pPr>
        <w:pStyle w:val="12"/>
        <w:keepNext w:val="0"/>
        <w:keepLines w:val="0"/>
        <w:pageBreakBefore w:val="0"/>
        <w:widowControl w:val="0"/>
        <w:tabs>
          <w:tab w:val="left" w:pos="3420"/>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承包人负责补偿的范围与金额：</w:t>
      </w:r>
      <w:r>
        <w:rPr>
          <w:rFonts w:ascii="宋体" w:hAnsi="宋体" w:eastAsia="宋体" w:cs="宋体"/>
          <w:b w:val="0"/>
          <w:bCs w:val="0"/>
          <w:i w:val="0"/>
          <w:snapToGrid w:val="0"/>
          <w:spacing w:val="0"/>
          <w:w w:val="100"/>
          <w:position w:val="0"/>
          <w:sz w:val="21"/>
          <w:szCs w:val="21"/>
          <w:u w:val="single" w:color="000000"/>
        </w:rPr>
        <w:t>保险金不足以补偿损失的（包括免赔额和超过赔偿限额的部分），应由投保人按合同约定负责补偿。</w:t>
      </w:r>
      <w:r>
        <w:rPr>
          <w:rFonts w:ascii="宋体" w:hAnsi="宋体" w:eastAsia="宋体" w:cs="宋体"/>
          <w:b w:val="0"/>
          <w:bCs w:val="0"/>
          <w:i w:val="0"/>
          <w:snapToGrid w:val="0"/>
          <w:spacing w:val="0"/>
          <w:w w:val="100"/>
          <w:position w:val="0"/>
          <w:sz w:val="21"/>
          <w:szCs w:val="21"/>
          <w:u w:val="single" w:color="000000"/>
        </w:rPr>
        <w:tab/>
      </w:r>
    </w:p>
    <w:p w14:paraId="43F625B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发包人负责补偿的范围与金额：</w:t>
      </w:r>
      <w:r>
        <w:rPr>
          <w:rFonts w:ascii="宋体" w:hAnsi="宋体" w:eastAsia="宋体" w:cs="宋体"/>
          <w:b w:val="0"/>
          <w:bCs w:val="0"/>
          <w:i w:val="0"/>
          <w:snapToGrid w:val="0"/>
          <w:spacing w:val="0"/>
          <w:w w:val="100"/>
          <w:position w:val="0"/>
          <w:sz w:val="21"/>
          <w:szCs w:val="21"/>
          <w:u w:val="single" w:color="000000"/>
        </w:rPr>
        <w:t>保险金不足以补偿损失的（包括免赔额和超过赔偿限额的部分），应由投保人按合同约定负责补偿。</w:t>
      </w:r>
    </w:p>
    <w:p w14:paraId="0394EE44">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324" w:name="21.不可抗力"/>
      <w:bookmarkEnd w:id="324"/>
      <w:bookmarkStart w:id="325" w:name="_bookmark131"/>
      <w:bookmarkEnd w:id="325"/>
      <w:r>
        <w:rPr>
          <w:rFonts w:ascii="宋体" w:hAnsi="宋体" w:eastAsia="宋体" w:cs="宋体"/>
          <w:b/>
          <w:bCs/>
          <w:i w:val="0"/>
          <w:snapToGrid w:val="0"/>
          <w:spacing w:val="0"/>
          <w:w w:val="100"/>
          <w:position w:val="0"/>
          <w:sz w:val="21"/>
          <w:szCs w:val="21"/>
        </w:rPr>
        <w:t>21.不可抗力</w:t>
      </w:r>
    </w:p>
    <w:p w14:paraId="624004D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44" w:author="羊" w:date="2026-02-26T15:52:12Z"/>
          <w:rFonts w:ascii="宋体" w:hAnsi="宋体" w:eastAsia="宋体" w:cs="宋体"/>
          <w:b w:val="0"/>
          <w:bCs w:val="0"/>
          <w:i w:val="0"/>
          <w:snapToGrid w:val="0"/>
          <w:spacing w:val="0"/>
          <w:w w:val="100"/>
          <w:position w:val="0"/>
          <w:sz w:val="21"/>
          <w:szCs w:val="21"/>
        </w:rPr>
      </w:pPr>
      <w:bookmarkStart w:id="326" w:name="21.1 不可抗力的确认"/>
      <w:bookmarkEnd w:id="326"/>
      <w:r>
        <w:rPr>
          <w:rFonts w:ascii="宋体" w:hAnsi="宋体" w:eastAsia="宋体" w:cs="宋体"/>
          <w:b w:val="0"/>
          <w:bCs w:val="0"/>
          <w:i w:val="0"/>
          <w:snapToGrid w:val="0"/>
          <w:spacing w:val="0"/>
          <w:w w:val="100"/>
          <w:position w:val="0"/>
          <w:sz w:val="21"/>
          <w:szCs w:val="21"/>
        </w:rPr>
        <w:t>21.1不可抗力的确认</w:t>
      </w:r>
    </w:p>
    <w:p w14:paraId="7AB6BD3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除通用合同条款约定的不可抗力事件之外，视为不可抗力的其他情形：</w:t>
      </w:r>
    </w:p>
    <w:p w14:paraId="6B3784F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（1）洪水、火山爆发、山崩、山体滑坡、泥石流、龙卷风等自然灾害；</w:t>
      </w:r>
    </w:p>
    <w:p w14:paraId="74A9E24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（2）骚乱、戒严、封锁、禁运、恐怖行为等社会行为，但承包人或其分包人派遣与雇佣的人员由于合同工程施工原因引起的除外；</w:t>
      </w:r>
    </w:p>
    <w:p w14:paraId="66618F6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（3）不能合理预见的重大交通阻滞、停运、交通事故、瘟疫，非双方责任引起的火灾、爆炸、船舶撞击等情形；</w:t>
      </w:r>
    </w:p>
    <w:p w14:paraId="088E0A6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（4）化学或放射性污染或核辐射；</w:t>
      </w:r>
    </w:p>
    <w:p w14:paraId="4F80D55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（5）环保治理等政府行为导致项目停工的。</w:t>
      </w:r>
    </w:p>
    <w:p w14:paraId="5E6DDF0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45" w:author="羊" w:date="2026-02-26T15:52:2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w:t>
      </w:r>
      <w:r>
        <w:rPr>
          <w:rFonts w:ascii="宋体" w:hAnsi="宋体" w:eastAsia="宋体" w:cs="宋体"/>
          <w:b w:val="0"/>
          <w:bCs w:val="0"/>
          <w:i w:val="0"/>
          <w:snapToGrid w:val="0"/>
          <w:spacing w:val="0"/>
          <w:w w:val="100"/>
          <w:position w:val="0"/>
          <w:sz w:val="21"/>
          <w:szCs w:val="21"/>
          <w:u w:val="single" w:color="000000"/>
        </w:rPr>
        <w:t>特大暴雨、超标准洪水、不可预见的特大、重大地质灾害、以及不可预见的其它情形等</w:t>
      </w:r>
      <w:r>
        <w:rPr>
          <w:rFonts w:ascii="宋体" w:hAnsi="宋体" w:eastAsia="宋体" w:cs="宋体"/>
          <w:b w:val="0"/>
          <w:bCs w:val="0"/>
          <w:i w:val="0"/>
          <w:snapToGrid w:val="0"/>
          <w:spacing w:val="0"/>
          <w:w w:val="100"/>
          <w:position w:val="0"/>
          <w:sz w:val="21"/>
          <w:szCs w:val="21"/>
        </w:rPr>
        <w:t>。</w:t>
      </w:r>
      <w:bookmarkStart w:id="327" w:name="21.3 不可抗力后果及其处理"/>
      <w:bookmarkEnd w:id="327"/>
    </w:p>
    <w:p w14:paraId="78E998F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21.3不可抗力后果及其处理</w:t>
      </w:r>
    </w:p>
    <w:p w14:paraId="6D851CD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本款补充细化21.3.1项如下：</w:t>
      </w:r>
    </w:p>
    <w:p w14:paraId="5436BF6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46" w:author="羊" w:date="2026-02-26T15:52:3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21.3.1不可抗力造成损害的责任</w:t>
      </w:r>
    </w:p>
    <w:p w14:paraId="2A08077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47" w:author="羊" w:date="2026-02-26T15:52:4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不可抗力引起的后果及造成的损失由合同当事人按照法律规定及合同约定各自承担。不可抗力发生前已完成的工程应当按照合同约定进行计量支付。</w:t>
      </w:r>
    </w:p>
    <w:p w14:paraId="111B402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不可抗力导致的人员伤亡、财产损失、费用增加和（或）工期延误等后果，由合同当事人按以下原则承担：</w:t>
      </w:r>
    </w:p>
    <w:p w14:paraId="15E8D63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（1）永久工程、已运至施工现场的施工材料和工程设备的损坏，以及因工程损坏造成的第三方人员伤亡和财产损失由发包人承担；</w:t>
      </w:r>
    </w:p>
    <w:p w14:paraId="618C5F3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（2）承包人施工设备的损坏由承包人承担；</w:t>
      </w:r>
    </w:p>
    <w:p w14:paraId="3EC0FF7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（3）发包人和承包人承担各自人员伤亡和财产的损失；</w:t>
      </w:r>
    </w:p>
    <w:p w14:paraId="473007A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（4）因不可抗力影响承包人履行合同约定的义务，已经引起或将引起工期延误的，应当顺延工期，由此导致承包人停工的费用损失由发包人和承包人合理共担，停工期间必须支付的工人工资由发包人承担；</w:t>
      </w:r>
    </w:p>
    <w:p w14:paraId="0ED850D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（5）因不可抗力引起或将引起工期延误，发包人要求赶工的，由此增加的赶工费用由发包人承担；</w:t>
      </w:r>
    </w:p>
    <w:p w14:paraId="7990404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（6）承包人在停工期间按照发包人要求照管、清理和修复工程的费用由发包人承担；</w:t>
      </w:r>
    </w:p>
    <w:p w14:paraId="4BBD311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（7）不可抗力事件发生后，合同当事人均应采取措施尽量避免和减少损失的扩大，任何一方当事人没有采取有效措施导致损失扩大的，应对扩大的损失承担责任。</w:t>
      </w:r>
    </w:p>
    <w:p w14:paraId="2A179A4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（8）</w:t>
      </w:r>
      <w:r>
        <w:rPr>
          <w:rFonts w:ascii="宋体" w:hAnsi="宋体" w:eastAsia="宋体" w:cs="宋体"/>
          <w:b w:val="0"/>
          <w:bCs w:val="0"/>
          <w:i w:val="0"/>
          <w:snapToGrid w:val="0"/>
          <w:spacing w:val="0"/>
          <w:w w:val="100"/>
          <w:position w:val="0"/>
          <w:sz w:val="21"/>
          <w:szCs w:val="21"/>
          <w:u w:val="single" w:color="000000"/>
        </w:rPr>
        <w:t>在发生不可抗力时，</w:t>
      </w:r>
      <w:ins w:id="1048" w:author="羊" w:date="2026-02-26T17:53:38Z">
        <w:r>
          <w:rPr>
            <w:rFonts w:ascii="宋体" w:hAnsi="宋体" w:eastAsia="宋体" w:cs="宋体"/>
            <w:b w:val="0"/>
            <w:bCs w:val="0"/>
            <w:i w:val="0"/>
            <w:snapToGrid w:val="0"/>
            <w:spacing w:val="0"/>
            <w:w w:val="100"/>
            <w:position w:val="0"/>
            <w:sz w:val="21"/>
            <w:szCs w:val="21"/>
            <w:u w:val="single" w:color="000000"/>
            <w:lang w:eastAsia="zh-CN"/>
          </w:rPr>
          <w:t>在满足安全规范和安全规定的基础上，</w:t>
        </w:r>
      </w:ins>
      <w:r>
        <w:rPr>
          <w:rFonts w:ascii="宋体" w:hAnsi="宋体" w:eastAsia="宋体" w:cs="宋体"/>
          <w:b w:val="0"/>
          <w:bCs w:val="0"/>
          <w:i w:val="0"/>
          <w:snapToGrid w:val="0"/>
          <w:spacing w:val="0"/>
          <w:w w:val="100"/>
          <w:position w:val="0"/>
          <w:sz w:val="21"/>
          <w:szCs w:val="21"/>
          <w:u w:val="single" w:color="000000"/>
        </w:rPr>
        <w:t>承包人不采取减灾措施；或不按照监理人、发包人指示，采取减灾措施的，其造成的额外损失，由承包人承担</w:t>
      </w:r>
      <w:r>
        <w:rPr>
          <w:rFonts w:ascii="宋体" w:hAnsi="宋体" w:eastAsia="宋体" w:cs="宋体"/>
          <w:b w:val="0"/>
          <w:bCs w:val="0"/>
          <w:i w:val="0"/>
          <w:snapToGrid w:val="0"/>
          <w:spacing w:val="0"/>
          <w:w w:val="100"/>
          <w:position w:val="0"/>
          <w:sz w:val="21"/>
          <w:szCs w:val="21"/>
        </w:rPr>
        <w:t>。</w:t>
      </w:r>
    </w:p>
    <w:p w14:paraId="154D1E9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21.3.4因不可抗力解除合同</w:t>
      </w:r>
    </w:p>
    <w:p w14:paraId="071E95A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合同解除后，发包人应在商定或确定发包人应支付款项后</w:t>
      </w:r>
      <w:r>
        <w:rPr>
          <w:rFonts w:ascii="宋体" w:hAnsi="宋体" w:eastAsia="宋体" w:cs="宋体"/>
          <w:b w:val="0"/>
          <w:bCs w:val="0"/>
          <w:i w:val="0"/>
          <w:snapToGrid w:val="0"/>
          <w:spacing w:val="0"/>
          <w:w w:val="100"/>
          <w:position w:val="0"/>
          <w:sz w:val="21"/>
          <w:szCs w:val="21"/>
          <w:u w:val="single" w:color="000000"/>
        </w:rPr>
        <w:t>28</w:t>
      </w:r>
      <w:r>
        <w:rPr>
          <w:rFonts w:ascii="宋体" w:hAnsi="宋体" w:eastAsia="宋体" w:cs="宋体"/>
          <w:b w:val="0"/>
          <w:bCs w:val="0"/>
          <w:i w:val="0"/>
          <w:snapToGrid w:val="0"/>
          <w:spacing w:val="0"/>
          <w:w w:val="100"/>
          <w:position w:val="0"/>
          <w:sz w:val="21"/>
          <w:szCs w:val="21"/>
        </w:rPr>
        <w:t>天内完成款项的支付。</w:t>
      </w:r>
    </w:p>
    <w:p w14:paraId="2AE3D17A">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328" w:name="22. 违约"/>
      <w:bookmarkEnd w:id="328"/>
      <w:bookmarkStart w:id="329" w:name="_bookmark132"/>
      <w:bookmarkEnd w:id="329"/>
      <w:r>
        <w:rPr>
          <w:rFonts w:ascii="宋体" w:hAnsi="宋体" w:eastAsia="宋体" w:cs="宋体"/>
          <w:b/>
          <w:bCs/>
          <w:i w:val="0"/>
          <w:snapToGrid w:val="0"/>
          <w:spacing w:val="0"/>
          <w:w w:val="100"/>
          <w:position w:val="0"/>
          <w:sz w:val="21"/>
          <w:szCs w:val="21"/>
        </w:rPr>
        <w:t>22.违约</w:t>
      </w:r>
    </w:p>
    <w:p w14:paraId="1A1AE09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330" w:name="22.1 承包人违约"/>
      <w:bookmarkEnd w:id="330"/>
      <w:r>
        <w:rPr>
          <w:rFonts w:ascii="宋体" w:hAnsi="宋体" w:eastAsia="宋体" w:cs="宋体"/>
          <w:b w:val="0"/>
          <w:bCs w:val="0"/>
          <w:i w:val="0"/>
          <w:snapToGrid w:val="0"/>
          <w:spacing w:val="0"/>
          <w:w w:val="100"/>
          <w:position w:val="0"/>
          <w:sz w:val="21"/>
          <w:szCs w:val="21"/>
        </w:rPr>
        <w:t>22.1承包人违约</w:t>
      </w:r>
    </w:p>
    <w:p w14:paraId="0449A7D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22.1.1承包人违约的情形除通用合同条款约定外，承包人违约的其他情形：</w:t>
      </w:r>
    </w:p>
    <w:p w14:paraId="51C0455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（1）承包人未按合同约定提交履约担保或质量保证金的；</w:t>
      </w:r>
    </w:p>
    <w:p w14:paraId="778B056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（2）承包人未能按期开工的；</w:t>
      </w:r>
    </w:p>
    <w:p w14:paraId="7A3F7C5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（3）承包人未按投标文件或监理人的要求及时配备称职的主要管理人员的，或承包人未按经审定的施工组织设计配备或更换关键施工设备的；</w:t>
      </w:r>
    </w:p>
    <w:p w14:paraId="40EADAF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（4）承包人有安全问题或有违反安全管理规章制度情况的；</w:t>
      </w:r>
    </w:p>
    <w:p w14:paraId="2B479EF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（5）承包人在缺陷责任期及保修期内，未能在合理期限对工程缺陷进行修复，或拒绝按发包人要求进行修复的；</w:t>
      </w:r>
    </w:p>
    <w:p w14:paraId="573C421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（6）承包人拖欠其工人或所雇人员工资或报酬，导致其工人或所雇人员向有关部门投诉、控告、检举或以聚集等方式讨要工资或报酬的；</w:t>
      </w:r>
    </w:p>
    <w:p w14:paraId="6FFD8F2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（7）承包人不配合发包人、监理人及发包人委托的工程造价咨询服务单位结算审核或承包人其他原因导致未按期完成工程竣（完）工结算的；</w:t>
      </w:r>
    </w:p>
    <w:p w14:paraId="7AEE7C2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（8）承包人违反合同约定进行转包或违法分包的；</w:t>
      </w:r>
    </w:p>
    <w:p w14:paraId="677945B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（9）承包人未按合同约定移交全部或部分工作的；</w:t>
      </w:r>
    </w:p>
    <w:p w14:paraId="401A3AB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（10）承包人未按合同约定购买保险的；</w:t>
      </w:r>
    </w:p>
    <w:p w14:paraId="2BD1114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49" w:author="羊" w:date="2026-02-26T15:53:2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（11）项目经理若有以下情形，属于承包人违约：</w:t>
      </w:r>
    </w:p>
    <w:p w14:paraId="44EE203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1）每月在施工现场的天数少于约定天数的；</w:t>
      </w:r>
    </w:p>
    <w:p w14:paraId="423104A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2）承包人未提交项目经理劳动合同和社会保险证明的；</w:t>
      </w:r>
    </w:p>
    <w:p w14:paraId="36372A0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3）未经批准，擅自离开施工现场（超过约定时间）的；</w:t>
      </w:r>
    </w:p>
    <w:p w14:paraId="494ED15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4）发包人有正当理由认为项目经理不称职/不履职，且承包人在约定时间内不予更换的；</w:t>
      </w:r>
    </w:p>
    <w:p w14:paraId="768A072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5）其他双方约定的情形。</w:t>
      </w:r>
    </w:p>
    <w:p w14:paraId="6B5E38E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50" w:author="羊" w:date="2026-02-26T15:53:3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（12）技术负责人若有以下情形，属于承包人违约：</w:t>
      </w:r>
    </w:p>
    <w:p w14:paraId="29D41F6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1）每月在施工现场的天数少于约定天数的；</w:t>
      </w:r>
    </w:p>
    <w:p w14:paraId="0F3CE43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2）承包人未提交项目经理劳动合同和社会保险证明的；</w:t>
      </w:r>
    </w:p>
    <w:p w14:paraId="3F3856A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3）未经批准，擅自离开施工现场（超过约定时间）的；</w:t>
      </w:r>
    </w:p>
    <w:p w14:paraId="1DC4225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4）发包人有正当理由认为技术负责人不称职/不履职，且承包人在约定时间内不予更换的；</w:t>
      </w:r>
    </w:p>
    <w:p w14:paraId="7B0C7E0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5）其他双方约定的情形。</w:t>
      </w:r>
    </w:p>
    <w:p w14:paraId="5E43B94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51" w:author="羊" w:date="2026-02-26T15:53:3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（13）主要施工管理人员若有以下情形，属于承包人违约：</w:t>
      </w:r>
    </w:p>
    <w:p w14:paraId="4A66DA4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1）承包人未提交项目经理劳动合同和社会保险证明的；</w:t>
      </w:r>
    </w:p>
    <w:p w14:paraId="7AE36AF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2）未经批准，擅自离开施工现场（超过约定时间）的；</w:t>
      </w:r>
    </w:p>
    <w:p w14:paraId="6F30245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3）发包人有正当理由认为主要施工管理人员不称职/不履职，且承包人在约定时间内不予更换的；</w:t>
      </w:r>
    </w:p>
    <w:p w14:paraId="47EC81A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4）其他双方约定的情形。</w:t>
      </w:r>
    </w:p>
    <w:p w14:paraId="481360A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（14）发包人与承包人进行合同谈判时，若承包人不响应本招标文件的相关要求，视为承包人违约，发包人有权不与承包人签订合同。</w:t>
      </w:r>
    </w:p>
    <w:p w14:paraId="6247F49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52" w:author="羊" w:date="2026-02-26T15:54:0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22.1.2对承包人违约的处理</w:t>
      </w:r>
    </w:p>
    <w:p w14:paraId="527EF89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承包人违约责任的承担方式和计算方法：</w:t>
      </w:r>
    </w:p>
    <w:p w14:paraId="5F33A43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（1）承包人未按合同约定提交履约担保、质量保证金的违约责任：承包人应支付违约金,违约金的计算方法：每延误1天，承包人按</w:t>
      </w:r>
      <w:r>
        <w:rPr>
          <w:rFonts w:ascii="宋体" w:hAnsi="宋体" w:eastAsia="宋体" w:cs="宋体"/>
          <w:b w:val="0"/>
          <w:bCs w:val="0"/>
          <w:i w:val="0"/>
          <w:snapToGrid w:val="0"/>
          <w:spacing w:val="0"/>
          <w:w w:val="100"/>
          <w:position w:val="0"/>
          <w:sz w:val="21"/>
          <w:szCs w:val="21"/>
          <w:u w:val="single" w:color="000000"/>
        </w:rPr>
        <w:t>5000元/天</w:t>
      </w:r>
      <w:r>
        <w:rPr>
          <w:rFonts w:ascii="宋体" w:hAnsi="宋体" w:eastAsia="宋体" w:cs="宋体"/>
          <w:b w:val="0"/>
          <w:bCs w:val="0"/>
          <w:i w:val="0"/>
          <w:snapToGrid w:val="0"/>
          <w:spacing w:val="0"/>
          <w:w w:val="100"/>
          <w:position w:val="0"/>
          <w:sz w:val="21"/>
          <w:szCs w:val="21"/>
        </w:rPr>
        <w:t>计算违约金，累计违约金上限：</w:t>
      </w:r>
      <w:r>
        <w:rPr>
          <w:rFonts w:ascii="宋体" w:hAnsi="宋体" w:eastAsia="宋体" w:cs="宋体"/>
          <w:b w:val="0"/>
          <w:bCs w:val="0"/>
          <w:i w:val="0"/>
          <w:snapToGrid w:val="0"/>
          <w:spacing w:val="0"/>
          <w:w w:val="100"/>
          <w:position w:val="0"/>
          <w:sz w:val="21"/>
          <w:szCs w:val="21"/>
          <w:u w:val="single" w:color="000000"/>
        </w:rPr>
        <w:t>50</w:t>
      </w:r>
      <w:r>
        <w:rPr>
          <w:rFonts w:ascii="宋体" w:hAnsi="宋体" w:eastAsia="宋体" w:cs="宋体"/>
          <w:b w:val="0"/>
          <w:bCs w:val="0"/>
          <w:i w:val="0"/>
          <w:snapToGrid w:val="0"/>
          <w:spacing w:val="0"/>
          <w:w w:val="100"/>
          <w:position w:val="0"/>
          <w:sz w:val="21"/>
          <w:szCs w:val="21"/>
        </w:rPr>
        <w:t>万元。</w:t>
      </w:r>
    </w:p>
    <w:p w14:paraId="0B2F587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（2）承包人违反合同约定进行转包或违法分包的违约责任：按照违反合同约定进行转包和（或）违法分包相应转包和（或）分包合同的合同金额的</w:t>
      </w:r>
      <w:r>
        <w:rPr>
          <w:rFonts w:ascii="宋体" w:hAnsi="宋体" w:eastAsia="宋体" w:cs="宋体"/>
          <w:b w:val="0"/>
          <w:bCs w:val="0"/>
          <w:i w:val="0"/>
          <w:snapToGrid w:val="0"/>
          <w:spacing w:val="0"/>
          <w:w w:val="100"/>
          <w:position w:val="0"/>
          <w:sz w:val="21"/>
          <w:szCs w:val="21"/>
          <w:u w:val="single" w:color="000000"/>
        </w:rPr>
        <w:t>20%</w:t>
      </w:r>
      <w:r>
        <w:rPr>
          <w:rFonts w:ascii="宋体" w:hAnsi="宋体" w:eastAsia="宋体" w:cs="宋体"/>
          <w:b w:val="0"/>
          <w:bCs w:val="0"/>
          <w:i w:val="0"/>
          <w:snapToGrid w:val="0"/>
          <w:spacing w:val="0"/>
          <w:w w:val="100"/>
          <w:position w:val="0"/>
          <w:sz w:val="21"/>
          <w:szCs w:val="21"/>
        </w:rPr>
        <w:t>支付违约金，违法转/分包商应在7天内撤离出场。</w:t>
      </w:r>
    </w:p>
    <w:p w14:paraId="6373B19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（3）承包人违反合同约定采购和使用不合格的材料和工程设备的违约责任：按照违反合同约定采购和使用不合格的材料和（或）工程设备相应合同金额的</w:t>
      </w:r>
      <w:r>
        <w:rPr>
          <w:rFonts w:ascii="宋体" w:hAnsi="宋体" w:eastAsia="宋体" w:cs="宋体"/>
          <w:b w:val="0"/>
          <w:bCs w:val="0"/>
          <w:i w:val="0"/>
          <w:snapToGrid w:val="0"/>
          <w:spacing w:val="0"/>
          <w:w w:val="100"/>
          <w:position w:val="0"/>
          <w:sz w:val="21"/>
          <w:szCs w:val="21"/>
          <w:u w:val="single" w:color="000000"/>
        </w:rPr>
        <w:t>10%</w:t>
      </w:r>
      <w:r>
        <w:rPr>
          <w:rFonts w:ascii="宋体" w:hAnsi="宋体" w:eastAsia="宋体" w:cs="宋体"/>
          <w:b w:val="0"/>
          <w:bCs w:val="0"/>
          <w:i w:val="0"/>
          <w:snapToGrid w:val="0"/>
          <w:spacing w:val="0"/>
          <w:w w:val="100"/>
          <w:position w:val="0"/>
          <w:sz w:val="21"/>
          <w:szCs w:val="21"/>
        </w:rPr>
        <w:t>支付违约金，并承担由此产生的返工、重新购置等一切费用。</w:t>
      </w:r>
    </w:p>
    <w:p w14:paraId="478C63D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（4）因承包人原因导致工程质量不符合规定或合同要求的违约责任：承包人退还已支付工程质量不符合合同要求工程的工程款，并按照工程质量不符合合同要求工程相应合同金额的</w:t>
      </w:r>
      <w:r>
        <w:rPr>
          <w:rFonts w:ascii="宋体" w:hAnsi="宋体" w:eastAsia="宋体" w:cs="宋体"/>
          <w:b w:val="0"/>
          <w:bCs w:val="0"/>
          <w:i w:val="0"/>
          <w:snapToGrid w:val="0"/>
          <w:spacing w:val="0"/>
          <w:w w:val="100"/>
          <w:position w:val="0"/>
          <w:sz w:val="21"/>
          <w:szCs w:val="21"/>
          <w:u w:val="single" w:color="000000"/>
        </w:rPr>
        <w:t>10%</w:t>
      </w:r>
      <w:r>
        <w:rPr>
          <w:rFonts w:ascii="宋体" w:hAnsi="宋体" w:eastAsia="宋体" w:cs="宋体"/>
          <w:b w:val="0"/>
          <w:bCs w:val="0"/>
          <w:i w:val="0"/>
          <w:snapToGrid w:val="0"/>
          <w:spacing w:val="0"/>
          <w:w w:val="100"/>
          <w:position w:val="0"/>
          <w:sz w:val="21"/>
          <w:szCs w:val="21"/>
        </w:rPr>
        <w:t>支付违约金。</w:t>
      </w:r>
    </w:p>
    <w:p w14:paraId="374FAF1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（5）承包人违反材料与设备的约定，未经批准，擅自将已按照合同约定进入施工现场的材料或设备撤离施工现场的违约责任：按照承包人擅自撤离施工现场材料和（或）设备相应合同金额的</w:t>
      </w:r>
      <w:r>
        <w:rPr>
          <w:rFonts w:ascii="宋体" w:hAnsi="宋体" w:eastAsia="宋体" w:cs="宋体"/>
          <w:b w:val="0"/>
          <w:bCs w:val="0"/>
          <w:i w:val="0"/>
          <w:snapToGrid w:val="0"/>
          <w:spacing w:val="0"/>
          <w:w w:val="100"/>
          <w:position w:val="0"/>
          <w:sz w:val="21"/>
          <w:szCs w:val="21"/>
          <w:u w:val="single" w:color="000000"/>
        </w:rPr>
        <w:t>5%</w:t>
      </w:r>
      <w:r>
        <w:rPr>
          <w:rFonts w:ascii="宋体" w:hAnsi="宋体" w:eastAsia="宋体" w:cs="宋体"/>
          <w:b w:val="0"/>
          <w:bCs w:val="0"/>
          <w:i w:val="0"/>
          <w:snapToGrid w:val="0"/>
          <w:spacing w:val="0"/>
          <w:w w:val="100"/>
          <w:position w:val="0"/>
          <w:sz w:val="21"/>
          <w:szCs w:val="21"/>
        </w:rPr>
        <w:t>支付违约金。</w:t>
      </w:r>
    </w:p>
    <w:p w14:paraId="1BECF63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（6）因承包人原因造成工期延误的违约承担方式和计算方法：由承包人承担由此增加的费用，由此导致工期延误的，工期不予顺延；逾期交工违约金的计算方法：每延误1天，承包人按</w:t>
      </w:r>
      <w:r>
        <w:rPr>
          <w:rFonts w:ascii="宋体" w:hAnsi="宋体" w:eastAsia="宋体" w:cs="宋体"/>
          <w:b w:val="0"/>
          <w:bCs w:val="0"/>
          <w:i w:val="0"/>
          <w:snapToGrid w:val="0"/>
          <w:spacing w:val="0"/>
          <w:w w:val="100"/>
          <w:position w:val="0"/>
          <w:sz w:val="21"/>
          <w:szCs w:val="21"/>
          <w:u w:val="single" w:color="000000"/>
        </w:rPr>
        <w:t>5000元/天</w:t>
      </w:r>
      <w:r>
        <w:rPr>
          <w:rFonts w:ascii="宋体" w:hAnsi="宋体" w:eastAsia="宋体" w:cs="宋体"/>
          <w:b w:val="0"/>
          <w:bCs w:val="0"/>
          <w:i w:val="0"/>
          <w:snapToGrid w:val="0"/>
          <w:spacing w:val="0"/>
          <w:w w:val="100"/>
          <w:position w:val="0"/>
          <w:sz w:val="21"/>
          <w:szCs w:val="21"/>
        </w:rPr>
        <w:t>计算逾期交工违约金，累计违约金上限：</w:t>
      </w:r>
      <w:r>
        <w:rPr>
          <w:rFonts w:ascii="宋体" w:hAnsi="宋体" w:eastAsia="宋体" w:cs="宋体"/>
          <w:b w:val="0"/>
          <w:bCs w:val="0"/>
          <w:i w:val="0"/>
          <w:snapToGrid w:val="0"/>
          <w:spacing w:val="0"/>
          <w:w w:val="100"/>
          <w:position w:val="0"/>
          <w:sz w:val="21"/>
          <w:szCs w:val="21"/>
          <w:u w:val="single" w:color="000000"/>
        </w:rPr>
        <w:t>100</w:t>
      </w:r>
      <w:r>
        <w:rPr>
          <w:rFonts w:ascii="宋体" w:hAnsi="宋体" w:eastAsia="宋体" w:cs="宋体"/>
          <w:b w:val="0"/>
          <w:bCs w:val="0"/>
          <w:i w:val="0"/>
          <w:snapToGrid w:val="0"/>
          <w:spacing w:val="0"/>
          <w:w w:val="100"/>
          <w:position w:val="0"/>
          <w:sz w:val="21"/>
          <w:szCs w:val="21"/>
        </w:rPr>
        <w:t>万元；承包人支付逾期交工违约金后，不免除承包人继续完成工程及修补缺陷的义务。</w:t>
      </w:r>
    </w:p>
    <w:p w14:paraId="1BB9EB9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（7）承包人在缺陷责任期及保修期内，未能在合理期限对工程缺陷进行修复，或拒绝按发包人要求进行修复的违约责任：按照发包人修复缺陷费用的</w:t>
      </w:r>
      <w:r>
        <w:rPr>
          <w:rFonts w:ascii="宋体" w:hAnsi="宋体" w:eastAsia="宋体" w:cs="宋体"/>
          <w:b w:val="0"/>
          <w:bCs w:val="0"/>
          <w:i w:val="0"/>
          <w:snapToGrid w:val="0"/>
          <w:spacing w:val="0"/>
          <w:w w:val="100"/>
          <w:position w:val="0"/>
          <w:sz w:val="21"/>
          <w:szCs w:val="21"/>
          <w:u w:val="single" w:color="000000"/>
        </w:rPr>
        <w:t>2%</w:t>
      </w:r>
      <w:r>
        <w:rPr>
          <w:rFonts w:ascii="宋体" w:hAnsi="宋体" w:eastAsia="宋体" w:cs="宋体"/>
          <w:b w:val="0"/>
          <w:bCs w:val="0"/>
          <w:i w:val="0"/>
          <w:snapToGrid w:val="0"/>
          <w:spacing w:val="0"/>
          <w:w w:val="100"/>
          <w:position w:val="0"/>
          <w:sz w:val="21"/>
          <w:szCs w:val="21"/>
        </w:rPr>
        <w:t>支付违约金。</w:t>
      </w:r>
    </w:p>
    <w:p w14:paraId="7610D67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（8）承包人明确表示或者以其行为表明不履行合同主要义务的违约责任：按签约合同价的</w:t>
      </w:r>
      <w:r>
        <w:rPr>
          <w:rFonts w:ascii="宋体" w:hAnsi="宋体" w:eastAsia="宋体" w:cs="宋体"/>
          <w:b w:val="0"/>
          <w:bCs w:val="0"/>
          <w:i w:val="0"/>
          <w:snapToGrid w:val="0"/>
          <w:spacing w:val="0"/>
          <w:w w:val="100"/>
          <w:position w:val="0"/>
          <w:sz w:val="21"/>
          <w:szCs w:val="21"/>
          <w:u w:val="single" w:color="000000"/>
        </w:rPr>
        <w:t>（10）%</w:t>
      </w:r>
      <w:r>
        <w:rPr>
          <w:rFonts w:ascii="宋体" w:hAnsi="宋体" w:eastAsia="宋体" w:cs="宋体"/>
          <w:b w:val="0"/>
          <w:bCs w:val="0"/>
          <w:i w:val="0"/>
          <w:snapToGrid w:val="0"/>
          <w:spacing w:val="0"/>
          <w:w w:val="100"/>
          <w:position w:val="0"/>
          <w:sz w:val="21"/>
          <w:szCs w:val="21"/>
        </w:rPr>
        <w:t>支付违约金。</w:t>
      </w:r>
    </w:p>
    <w:p w14:paraId="4C16C3D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（9）承包人未能按照合同约定履行其他义务的违约责任：按</w:t>
      </w:r>
      <w:r>
        <w:rPr>
          <w:rFonts w:ascii="宋体" w:hAnsi="宋体" w:eastAsia="宋体" w:cs="宋体"/>
          <w:b w:val="0"/>
          <w:bCs w:val="0"/>
          <w:i w:val="0"/>
          <w:snapToGrid w:val="0"/>
          <w:spacing w:val="0"/>
          <w:w w:val="100"/>
          <w:position w:val="0"/>
          <w:sz w:val="21"/>
          <w:szCs w:val="21"/>
          <w:u w:val="single" w:color="000000"/>
        </w:rPr>
        <w:t>1000元/次</w:t>
      </w:r>
      <w:r>
        <w:rPr>
          <w:rFonts w:ascii="宋体" w:hAnsi="宋体" w:eastAsia="宋体" w:cs="宋体"/>
          <w:b w:val="0"/>
          <w:bCs w:val="0"/>
          <w:i w:val="0"/>
          <w:snapToGrid w:val="0"/>
          <w:spacing w:val="0"/>
          <w:w w:val="100"/>
          <w:position w:val="0"/>
          <w:sz w:val="21"/>
          <w:szCs w:val="21"/>
        </w:rPr>
        <w:t>支付违约金。</w:t>
      </w:r>
    </w:p>
    <w:p w14:paraId="2FD2CF7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（10）承包人未能按期开工的违约责任：按合同价</w:t>
      </w:r>
      <w:r>
        <w:rPr>
          <w:rFonts w:ascii="宋体" w:hAnsi="宋体" w:eastAsia="宋体" w:cs="宋体"/>
          <w:b w:val="0"/>
          <w:bCs w:val="0"/>
          <w:i w:val="0"/>
          <w:snapToGrid w:val="0"/>
          <w:spacing w:val="0"/>
          <w:w w:val="100"/>
          <w:position w:val="0"/>
          <w:sz w:val="21"/>
          <w:szCs w:val="21"/>
          <w:u w:val="single" w:color="000000"/>
        </w:rPr>
        <w:t>0.2‰</w:t>
      </w:r>
      <w:r>
        <w:rPr>
          <w:rFonts w:ascii="宋体" w:hAnsi="宋体" w:eastAsia="宋体" w:cs="宋体"/>
          <w:b w:val="0"/>
          <w:bCs w:val="0"/>
          <w:i w:val="0"/>
          <w:snapToGrid w:val="0"/>
          <w:spacing w:val="0"/>
          <w:w w:val="100"/>
          <w:position w:val="0"/>
          <w:sz w:val="21"/>
          <w:szCs w:val="21"/>
        </w:rPr>
        <w:t>/天支付违约金，本项违约金累计限额为签约合同价的</w:t>
      </w:r>
      <w:r>
        <w:rPr>
          <w:rFonts w:ascii="宋体" w:hAnsi="宋体" w:eastAsia="宋体" w:cs="宋体"/>
          <w:b w:val="0"/>
          <w:bCs w:val="0"/>
          <w:i w:val="0"/>
          <w:snapToGrid w:val="0"/>
          <w:spacing w:val="0"/>
          <w:w w:val="100"/>
          <w:position w:val="0"/>
          <w:sz w:val="21"/>
          <w:szCs w:val="21"/>
          <w:u w:val="single" w:color="000000"/>
        </w:rPr>
        <w:t>1%</w:t>
      </w:r>
      <w:r>
        <w:rPr>
          <w:rFonts w:ascii="宋体" w:hAnsi="宋体" w:eastAsia="宋体" w:cs="宋体"/>
          <w:b w:val="0"/>
          <w:bCs w:val="0"/>
          <w:i w:val="0"/>
          <w:snapToGrid w:val="0"/>
          <w:spacing w:val="0"/>
          <w:w w:val="100"/>
          <w:position w:val="0"/>
          <w:sz w:val="21"/>
          <w:szCs w:val="21"/>
        </w:rPr>
        <w:t>。</w:t>
      </w:r>
    </w:p>
    <w:p w14:paraId="32F7768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（11）承包人未按经审定的施工组织设计配备或更换关键施工设备的违约责任：按</w:t>
      </w:r>
      <w:r>
        <w:rPr>
          <w:rFonts w:ascii="宋体" w:hAnsi="宋体" w:eastAsia="宋体" w:cs="宋体"/>
          <w:b w:val="0"/>
          <w:bCs w:val="0"/>
          <w:i w:val="0"/>
          <w:snapToGrid w:val="0"/>
          <w:spacing w:val="0"/>
          <w:w w:val="100"/>
          <w:position w:val="0"/>
          <w:sz w:val="21"/>
          <w:szCs w:val="21"/>
          <w:u w:val="single" w:color="000000"/>
        </w:rPr>
        <w:t>5000元/台·次</w:t>
      </w:r>
      <w:r>
        <w:rPr>
          <w:rFonts w:ascii="宋体" w:hAnsi="宋体" w:eastAsia="宋体" w:cs="宋体"/>
          <w:b w:val="0"/>
          <w:bCs w:val="0"/>
          <w:i w:val="0"/>
          <w:snapToGrid w:val="0"/>
          <w:spacing w:val="0"/>
          <w:w w:val="100"/>
          <w:position w:val="0"/>
          <w:sz w:val="21"/>
          <w:szCs w:val="21"/>
        </w:rPr>
        <w:t>支付违约金。</w:t>
      </w:r>
    </w:p>
    <w:p w14:paraId="28E52C2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（12）承包人有安全问题或有违反规章制度情况的违约责任：根据具体情节，按签约合同价的</w:t>
      </w:r>
      <w:r>
        <w:rPr>
          <w:rFonts w:ascii="宋体" w:hAnsi="宋体" w:eastAsia="宋体" w:cs="宋体"/>
          <w:b w:val="0"/>
          <w:bCs w:val="0"/>
          <w:i w:val="0"/>
          <w:snapToGrid w:val="0"/>
          <w:spacing w:val="0"/>
          <w:w w:val="100"/>
          <w:position w:val="0"/>
          <w:sz w:val="21"/>
          <w:szCs w:val="21"/>
          <w:u w:val="single" w:color="000000"/>
        </w:rPr>
        <w:t>0.5‰～4‰/次</w:t>
      </w:r>
      <w:r>
        <w:rPr>
          <w:rFonts w:ascii="宋体" w:hAnsi="宋体" w:eastAsia="宋体" w:cs="宋体"/>
          <w:b w:val="0"/>
          <w:bCs w:val="0"/>
          <w:i w:val="0"/>
          <w:snapToGrid w:val="0"/>
          <w:spacing w:val="0"/>
          <w:w w:val="100"/>
          <w:position w:val="0"/>
          <w:sz w:val="21"/>
          <w:szCs w:val="21"/>
        </w:rPr>
        <w:t>支付违约金（累计不超过签约合同价的1%）。</w:t>
      </w:r>
    </w:p>
    <w:p w14:paraId="46CD431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（13）承包人拖欠其工人或所雇人员工资或报酬，导致其工人或所雇人员造成阻工、拒绝施工的违约责任：按违约金额</w:t>
      </w:r>
      <w:r>
        <w:rPr>
          <w:rFonts w:ascii="宋体" w:hAnsi="宋体" w:eastAsia="宋体" w:cs="宋体"/>
          <w:b w:val="0"/>
          <w:bCs w:val="0"/>
          <w:i w:val="0"/>
          <w:snapToGrid w:val="0"/>
          <w:spacing w:val="0"/>
          <w:w w:val="100"/>
          <w:position w:val="0"/>
          <w:sz w:val="21"/>
          <w:szCs w:val="21"/>
          <w:u w:val="single" w:color="000000"/>
        </w:rPr>
        <w:t>10万元/次</w:t>
      </w:r>
      <w:r>
        <w:rPr>
          <w:rFonts w:ascii="宋体" w:hAnsi="宋体" w:eastAsia="宋体" w:cs="宋体"/>
          <w:b w:val="0"/>
          <w:bCs w:val="0"/>
          <w:i w:val="0"/>
          <w:snapToGrid w:val="0"/>
          <w:spacing w:val="0"/>
          <w:w w:val="100"/>
          <w:position w:val="0"/>
          <w:sz w:val="21"/>
          <w:szCs w:val="21"/>
        </w:rPr>
        <w:t>支付违约金。</w:t>
      </w:r>
    </w:p>
    <w:p w14:paraId="7692AF2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（14）承包人不配合发包人、监理人及发包人委托的工程造价咨询服务单位结算审核的违约责任：根据具体情节，按</w:t>
      </w:r>
      <w:r>
        <w:rPr>
          <w:rFonts w:ascii="宋体" w:hAnsi="宋体" w:eastAsia="宋体" w:cs="宋体"/>
          <w:b w:val="0"/>
          <w:bCs w:val="0"/>
          <w:i w:val="0"/>
          <w:snapToGrid w:val="0"/>
          <w:spacing w:val="0"/>
          <w:w w:val="100"/>
          <w:position w:val="0"/>
          <w:sz w:val="21"/>
          <w:szCs w:val="21"/>
          <w:u w:val="single" w:color="000000"/>
        </w:rPr>
        <w:t>5万元/次</w:t>
      </w:r>
      <w:r>
        <w:rPr>
          <w:rFonts w:ascii="宋体" w:hAnsi="宋体" w:eastAsia="宋体" w:cs="宋体"/>
          <w:b w:val="0"/>
          <w:bCs w:val="0"/>
          <w:i w:val="0"/>
          <w:snapToGrid w:val="0"/>
          <w:spacing w:val="0"/>
          <w:w w:val="100"/>
          <w:position w:val="0"/>
          <w:sz w:val="21"/>
          <w:szCs w:val="21"/>
        </w:rPr>
        <w:t>支付违约金；因承包人原因未按约定期限完成工程交工（完工）结算的责任：由承包人自行承担由此增加的费用，且每延误一天，按</w:t>
      </w:r>
      <w:r>
        <w:rPr>
          <w:rFonts w:ascii="宋体" w:hAnsi="宋体" w:eastAsia="宋体" w:cs="宋体"/>
          <w:b w:val="0"/>
          <w:bCs w:val="0"/>
          <w:i w:val="0"/>
          <w:snapToGrid w:val="0"/>
          <w:spacing w:val="0"/>
          <w:w w:val="100"/>
          <w:position w:val="0"/>
          <w:sz w:val="21"/>
          <w:szCs w:val="21"/>
          <w:u w:val="single" w:color="000000"/>
        </w:rPr>
        <w:t>500</w:t>
      </w:r>
      <w:r>
        <w:rPr>
          <w:rFonts w:ascii="宋体" w:hAnsi="宋体" w:eastAsia="宋体" w:cs="宋体"/>
          <w:b w:val="0"/>
          <w:bCs w:val="0"/>
          <w:i w:val="0"/>
          <w:snapToGrid w:val="0"/>
          <w:spacing w:val="0"/>
          <w:w w:val="100"/>
          <w:position w:val="0"/>
          <w:sz w:val="21"/>
          <w:szCs w:val="21"/>
        </w:rPr>
        <w:t>元/天支付违约金。</w:t>
      </w:r>
    </w:p>
    <w:p w14:paraId="3A12027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（15）承包人未按合同约定移交全部和部分工程的违约责任：由承包人承担工程照管、成品保护、保管等与工程有关的各种费用，并按结算金额或违约部分结算金额的</w:t>
      </w:r>
      <w:r>
        <w:rPr>
          <w:rFonts w:ascii="宋体" w:hAnsi="宋体" w:eastAsia="宋体" w:cs="宋体"/>
          <w:b w:val="0"/>
          <w:bCs w:val="0"/>
          <w:i w:val="0"/>
          <w:snapToGrid w:val="0"/>
          <w:spacing w:val="0"/>
          <w:w w:val="100"/>
          <w:position w:val="0"/>
          <w:sz w:val="21"/>
          <w:szCs w:val="21"/>
          <w:u w:val="single" w:color="000000"/>
        </w:rPr>
        <w:t>1‰</w:t>
      </w:r>
      <w:r>
        <w:rPr>
          <w:rFonts w:ascii="宋体" w:hAnsi="宋体" w:eastAsia="宋体" w:cs="宋体"/>
          <w:b w:val="0"/>
          <w:bCs w:val="0"/>
          <w:i w:val="0"/>
          <w:snapToGrid w:val="0"/>
          <w:spacing w:val="0"/>
          <w:w w:val="100"/>
          <w:position w:val="0"/>
          <w:sz w:val="21"/>
          <w:szCs w:val="21"/>
        </w:rPr>
        <w:t>支付违约金。</w:t>
      </w:r>
    </w:p>
    <w:p w14:paraId="35A4A20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（16）承包人未按合同约定购买保险的违约责任：除按20.6.4项约定执行外，每延迟1天，按</w:t>
      </w:r>
      <w:r>
        <w:rPr>
          <w:rFonts w:ascii="宋体" w:hAnsi="宋体" w:eastAsia="宋体" w:cs="宋体"/>
          <w:b w:val="0"/>
          <w:bCs w:val="0"/>
          <w:i w:val="0"/>
          <w:snapToGrid w:val="0"/>
          <w:spacing w:val="0"/>
          <w:w w:val="100"/>
          <w:position w:val="0"/>
          <w:sz w:val="21"/>
          <w:szCs w:val="21"/>
          <w:u w:val="single" w:color="000000"/>
        </w:rPr>
        <w:t>500</w:t>
      </w:r>
      <w:r>
        <w:rPr>
          <w:rFonts w:ascii="宋体" w:hAnsi="宋体" w:eastAsia="宋体" w:cs="宋体"/>
          <w:b w:val="0"/>
          <w:bCs w:val="0"/>
          <w:i w:val="0"/>
          <w:snapToGrid w:val="0"/>
          <w:spacing w:val="0"/>
          <w:w w:val="100"/>
          <w:position w:val="0"/>
          <w:sz w:val="21"/>
          <w:szCs w:val="21"/>
        </w:rPr>
        <w:t>元/天支付违约金。</w:t>
      </w:r>
    </w:p>
    <w:p w14:paraId="1BABBE2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（17）发生第22.1.1条（11）、22.1.1条（12）、22.1.1条（13）违约情形的违约责任：除承担由此增加的费用和工期延误的责任，承包人应向发包人支付违约金：</w:t>
      </w:r>
    </w:p>
    <w:p w14:paraId="53662A3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1）项目经理违约承担方式和计算方法：对于第22.1.1条（11）的五种情形，每发现一次，根据具体情节，按</w:t>
      </w:r>
      <w:r>
        <w:rPr>
          <w:rFonts w:ascii="宋体" w:hAnsi="宋体" w:eastAsia="宋体" w:cs="宋体"/>
          <w:b w:val="0"/>
          <w:bCs w:val="0"/>
          <w:i w:val="0"/>
          <w:snapToGrid w:val="0"/>
          <w:spacing w:val="0"/>
          <w:w w:val="100"/>
          <w:position w:val="0"/>
          <w:sz w:val="21"/>
          <w:szCs w:val="21"/>
          <w:u w:val="single" w:color="000000"/>
        </w:rPr>
        <w:t>1万元/天·次</w:t>
      </w:r>
      <w:r>
        <w:rPr>
          <w:rFonts w:ascii="宋体" w:hAnsi="宋体" w:eastAsia="宋体" w:cs="宋体"/>
          <w:b w:val="0"/>
          <w:bCs w:val="0"/>
          <w:i w:val="0"/>
          <w:snapToGrid w:val="0"/>
          <w:spacing w:val="0"/>
          <w:w w:val="100"/>
          <w:position w:val="0"/>
          <w:sz w:val="21"/>
          <w:szCs w:val="21"/>
        </w:rPr>
        <w:t>计算违约金；未经发包人同意更换项目经理的，按</w:t>
      </w:r>
      <w:r>
        <w:rPr>
          <w:rFonts w:ascii="宋体" w:hAnsi="宋体" w:eastAsia="宋体" w:cs="宋体"/>
          <w:b w:val="0"/>
          <w:bCs w:val="0"/>
          <w:i w:val="0"/>
          <w:snapToGrid w:val="0"/>
          <w:spacing w:val="0"/>
          <w:w w:val="100"/>
          <w:position w:val="0"/>
          <w:sz w:val="21"/>
          <w:szCs w:val="21"/>
          <w:u w:val="single" w:color="000000"/>
        </w:rPr>
        <w:t>20万元/人·次</w:t>
      </w:r>
      <w:r>
        <w:rPr>
          <w:rFonts w:ascii="宋体" w:hAnsi="宋体" w:eastAsia="宋体" w:cs="宋体"/>
          <w:b w:val="0"/>
          <w:bCs w:val="0"/>
          <w:i w:val="0"/>
          <w:snapToGrid w:val="0"/>
          <w:spacing w:val="0"/>
          <w:w w:val="100"/>
          <w:position w:val="0"/>
          <w:sz w:val="21"/>
          <w:szCs w:val="21"/>
        </w:rPr>
        <w:t>支付违约金，累计不超过100万元。</w:t>
      </w:r>
    </w:p>
    <w:p w14:paraId="18DD335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2）主要技术负责人违约承担方式和计算方法：对于第22.1.1条（12）的五种情形，每发现一次，根据具体情节，按</w:t>
      </w:r>
      <w:r>
        <w:rPr>
          <w:rFonts w:ascii="宋体" w:hAnsi="宋体" w:eastAsia="宋体" w:cs="宋体"/>
          <w:b w:val="0"/>
          <w:bCs w:val="0"/>
          <w:i w:val="0"/>
          <w:snapToGrid w:val="0"/>
          <w:spacing w:val="0"/>
          <w:w w:val="100"/>
          <w:position w:val="0"/>
          <w:sz w:val="21"/>
          <w:szCs w:val="21"/>
          <w:u w:val="single" w:color="000000"/>
        </w:rPr>
        <w:t>1万</w:t>
      </w:r>
      <w:r>
        <w:rPr>
          <w:rFonts w:ascii="宋体" w:hAnsi="宋体" w:eastAsia="宋体" w:cs="宋体"/>
          <w:b w:val="0"/>
          <w:bCs w:val="0"/>
          <w:i w:val="0"/>
          <w:snapToGrid w:val="0"/>
          <w:spacing w:val="0"/>
          <w:w w:val="100"/>
          <w:position w:val="0"/>
          <w:sz w:val="21"/>
          <w:szCs w:val="21"/>
        </w:rPr>
        <w:t>元/天·次计算违约金；未经发包人同意更换主要技术负责人的，按15万元/人·次支付违约金，累计不超过100万元。</w:t>
      </w:r>
    </w:p>
    <w:p w14:paraId="25798C8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3）主要施工管理人违约承担方式和计算方法：对于第22.1.1条（13）的四种情形，每发现一次，根据具体情节，按</w:t>
      </w:r>
      <w:r>
        <w:rPr>
          <w:rFonts w:ascii="宋体" w:hAnsi="宋体" w:eastAsia="宋体" w:cs="宋体"/>
          <w:b w:val="0"/>
          <w:bCs w:val="0"/>
          <w:i w:val="0"/>
          <w:snapToGrid w:val="0"/>
          <w:spacing w:val="0"/>
          <w:w w:val="100"/>
          <w:position w:val="0"/>
          <w:sz w:val="21"/>
          <w:szCs w:val="21"/>
          <w:u w:val="single" w:color="000000"/>
        </w:rPr>
        <w:t>5000</w:t>
      </w:r>
      <w:r>
        <w:rPr>
          <w:rFonts w:ascii="宋体" w:hAnsi="宋体" w:eastAsia="宋体" w:cs="宋体"/>
          <w:b w:val="0"/>
          <w:bCs w:val="0"/>
          <w:i w:val="0"/>
          <w:snapToGrid w:val="0"/>
          <w:spacing w:val="0"/>
          <w:w w:val="100"/>
          <w:position w:val="0"/>
          <w:sz w:val="21"/>
          <w:szCs w:val="21"/>
        </w:rPr>
        <w:t>元/天·次计算违约金；未经发包人同意更换主要管理人员的，按5万元/人·次支付违约金，累计不超过50万元。</w:t>
      </w:r>
    </w:p>
    <w:p w14:paraId="631C984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（18）因承包人违约解除合同的，承包人应向发包人承担合同签约价</w:t>
      </w:r>
      <w:r>
        <w:rPr>
          <w:rFonts w:ascii="宋体" w:hAnsi="宋体" w:eastAsia="宋体" w:cs="宋体"/>
          <w:b w:val="0"/>
          <w:bCs w:val="0"/>
          <w:i w:val="0"/>
          <w:snapToGrid w:val="0"/>
          <w:spacing w:val="0"/>
          <w:w w:val="100"/>
          <w:position w:val="0"/>
          <w:sz w:val="21"/>
          <w:szCs w:val="21"/>
          <w:u w:val="single" w:color="000000"/>
        </w:rPr>
        <w:t>10%</w:t>
      </w:r>
      <w:r>
        <w:rPr>
          <w:rFonts w:ascii="宋体" w:hAnsi="宋体" w:eastAsia="宋体" w:cs="宋体"/>
          <w:b w:val="0"/>
          <w:bCs w:val="0"/>
          <w:i w:val="0"/>
          <w:snapToGrid w:val="0"/>
          <w:spacing w:val="0"/>
          <w:w w:val="100"/>
          <w:position w:val="0"/>
          <w:sz w:val="21"/>
          <w:szCs w:val="21"/>
        </w:rPr>
        <w:t>的违约金，且全额扣除（提取）履约担保。</w:t>
      </w:r>
    </w:p>
    <w:p w14:paraId="3461DD4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53" w:author="羊" w:date="2026-02-26T15:55:3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w:t>
      </w:r>
      <w:del w:id="1054" w:author="羊" w:date="2026-02-26T15:55:33Z">
        <w:r>
          <w:rPr>
            <w:rFonts w:hint="default" w:ascii="宋体" w:hAnsi="宋体" w:eastAsia="宋体" w:cs="宋体"/>
            <w:b w:val="0"/>
            <w:bCs w:val="0"/>
            <w:i w:val="0"/>
            <w:snapToGrid w:val="0"/>
            <w:spacing w:val="0"/>
            <w:w w:val="100"/>
            <w:position w:val="0"/>
            <w:sz w:val="21"/>
            <w:szCs w:val="21"/>
            <w:lang w:val="en-US"/>
          </w:rPr>
          <w:delText>8</w:delText>
        </w:r>
      </w:del>
      <w:ins w:id="1055" w:author="羊" w:date="2026-02-26T15:55:33Z">
        <w:r>
          <w:rPr>
            <w:rFonts w:hint="eastAsia" w:cs="宋体"/>
            <w:b w:val="0"/>
            <w:bCs w:val="0"/>
            <w:i w:val="0"/>
            <w:snapToGrid w:val="0"/>
            <w:spacing w:val="0"/>
            <w:w w:val="100"/>
            <w:position w:val="0"/>
            <w:sz w:val="21"/>
            <w:szCs w:val="21"/>
            <w:lang w:val="en-US" w:eastAsia="zh-CN"/>
          </w:rPr>
          <w:t>9</w:t>
        </w:r>
      </w:ins>
      <w:r>
        <w:rPr>
          <w:rFonts w:ascii="宋体" w:hAnsi="宋体" w:eastAsia="宋体" w:cs="宋体"/>
          <w:b w:val="0"/>
          <w:bCs w:val="0"/>
          <w:i w:val="0"/>
          <w:snapToGrid w:val="0"/>
          <w:spacing w:val="0"/>
          <w:w w:val="100"/>
          <w:position w:val="0"/>
          <w:sz w:val="21"/>
          <w:szCs w:val="21"/>
        </w:rPr>
        <w:t>）合同另有约定的，按照其约定。</w:t>
      </w:r>
    </w:p>
    <w:p w14:paraId="0536CA6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应当由承包人向发包人支付的违约金，发包人可直接提取届时有效的履约担保相应金额，不足部分由承包人支付；若发包人提取履约担保相应金额，则承包人应在提取后7日内补足或提交合同约定的履约担保的金额，否则按专用合同第22.1.2条（1）承担违约责任；并从应付或到期应付给承包人的任何款项中或采用其他方法，扣除该违约金或用于补足履约担保被提起后的补足金额。</w:t>
      </w:r>
    </w:p>
    <w:p w14:paraId="19256CC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承包人必须及时纠正违约行为，满足合同要求，自行承担纠正违约行为的费用或损失，工期不予顺延，并承担由此给发包人造成的经济损失。</w:t>
      </w:r>
    </w:p>
    <w:p w14:paraId="0733169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承包人承担承包范围的工程质量、安全、环保责任，因承包人原因引起的质量、安全、环保等事故由承包人承担相应的法律后果。</w:t>
      </w:r>
    </w:p>
    <w:p w14:paraId="5CB8F61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22.1.3因承包人违约解除合同因承包人违约并致使合同目的不能实现的，发包人有权解除合同：</w:t>
      </w:r>
    </w:p>
    <w:p w14:paraId="7B0882D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（1）未按合同约定延迟提供履约担保、质量保证金超过14天的；</w:t>
      </w:r>
    </w:p>
    <w:p w14:paraId="60E5063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（2）未按合同约定购买保险且经催告后超过56天的；</w:t>
      </w:r>
    </w:p>
    <w:p w14:paraId="6C3E523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（3）因承包人原因导致开工时间累计延误超过56天的；</w:t>
      </w:r>
    </w:p>
    <w:p w14:paraId="0CBF6B9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（4）因承包人原因导致工期延误超过90天的；</w:t>
      </w:r>
    </w:p>
    <w:p w14:paraId="6E7591A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（5）发生22.1.2（13）目的情形2次的；</w:t>
      </w:r>
    </w:p>
    <w:p w14:paraId="0E046A9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（6）发生第25.1款〔退出机制〕约定的情形的；</w:t>
      </w:r>
    </w:p>
    <w:p w14:paraId="1924D65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（7）监理人发出整改通知后，承包人在监理人限定的期限内仍不纠正违约行为的；</w:t>
      </w:r>
    </w:p>
    <w:p w14:paraId="26C87AB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（8）发包人进入清算或者严重资不抵债且无法履行合同的；</w:t>
      </w:r>
    </w:p>
    <w:p w14:paraId="5D2BCDE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（9）违反适用法律而被相关政府部门依法吊销营业执照、责令停业、清算或宣布破产、责令关闭的；</w:t>
      </w:r>
    </w:p>
    <w:p w14:paraId="026474A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（10）承包人未履行合同项下的义务构成对合同的实质性违约，并且在收到发包人要求说明其违约并予以补救的通知后56天内仍未能补救该实质性违约的；</w:t>
      </w:r>
    </w:p>
    <w:p w14:paraId="369582D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56" w:author="羊" w:date="2026-02-26T15:56:3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（11）合同约定其他情况的，发包人有权解除合同的。</w:t>
      </w:r>
    </w:p>
    <w:p w14:paraId="75D615E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22.1.4因承包人违约解除合同后的处理</w:t>
      </w:r>
    </w:p>
    <w:p w14:paraId="52F0915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因承包人违约导致合同解除的，合同当事人应在合同解除后56天内并按以下约定完成估价、付款和清算：</w:t>
      </w:r>
    </w:p>
    <w:p w14:paraId="2EEB2A8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（5）合同解除后，承包人应按照发包人要求和监理人的指示完成现场的清理和撤离。</w:t>
      </w:r>
    </w:p>
    <w:p w14:paraId="2E1DD190">
      <w:pPr>
        <w:pStyle w:val="12"/>
        <w:keepNext w:val="0"/>
        <w:keepLines w:val="0"/>
        <w:pageBreakBefore w:val="0"/>
        <w:widowControl w:val="0"/>
        <w:tabs>
          <w:tab w:val="left" w:pos="189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057" w:author="羊" w:date="2026-02-26T15:56:5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w:t>
      </w:r>
      <w:ins w:id="1058" w:author="羊" w:date="2026-03-02T13:47:58Z">
        <w:r>
          <w:rPr>
            <w:rFonts w:hint="eastAsia" w:cs="宋体"/>
            <w:b w:val="0"/>
            <w:bCs w:val="0"/>
            <w:i w:val="0"/>
            <w:snapToGrid w:val="0"/>
            <w:spacing w:val="0"/>
            <w:w w:val="100"/>
            <w:position w:val="0"/>
            <w:sz w:val="21"/>
            <w:szCs w:val="21"/>
            <w:lang w:val="en-US" w:eastAsia="zh-CN"/>
          </w:rPr>
          <w:t>/</w:t>
        </w:r>
      </w:ins>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129D25FB">
      <w:pPr>
        <w:pStyle w:val="12"/>
        <w:keepNext w:val="0"/>
        <w:keepLines w:val="0"/>
        <w:pageBreakBefore w:val="0"/>
        <w:widowControl w:val="0"/>
        <w:tabs>
          <w:tab w:val="left" w:pos="189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059" w:author="羊" w:date="2026-02-26T15:57:3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因承包人违约解除合同的，发包人有权暂停对承包人的付款，查清各项付款和已扣款项。发包人和承包人未能就合同解除后的清算和款项支付达成一致的，按照第24条〔争议的解决〕的约定处理。</w:t>
      </w:r>
    </w:p>
    <w:p w14:paraId="10CF1888">
      <w:pPr>
        <w:pStyle w:val="12"/>
        <w:keepNext w:val="0"/>
        <w:keepLines w:val="0"/>
        <w:pageBreakBefore w:val="0"/>
        <w:widowControl w:val="0"/>
        <w:tabs>
          <w:tab w:val="left" w:pos="189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合同解除后，发包人可派员进驻施工现场，另行组织人员或委托其他承包人继续完成合同工程；因继续完成工程的需要，发包人有权使用承包人在施工现场的材料、设备、临时工程、承包人文件和由承包人或以其名义编制的其他文件；发包人继续使用承包人在施工现场的材料、设备、临时工程、承包人文件和由承包人或以其名义编制的其他文件的费用承担方式由双方协商确定；发包人继续使用的行为不免除或减轻承包人应承担的违约责任，也不影响发包人根据合同享有的索赔等权利。</w:t>
      </w:r>
    </w:p>
    <w:p w14:paraId="3EE297C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331" w:name="22.2 发包人违约"/>
      <w:bookmarkEnd w:id="331"/>
      <w:r>
        <w:rPr>
          <w:rFonts w:ascii="宋体" w:hAnsi="宋体" w:eastAsia="宋体" w:cs="宋体"/>
          <w:b w:val="0"/>
          <w:bCs w:val="0"/>
          <w:i w:val="0"/>
          <w:snapToGrid w:val="0"/>
          <w:spacing w:val="0"/>
          <w:w w:val="100"/>
          <w:position w:val="0"/>
          <w:sz w:val="21"/>
          <w:szCs w:val="21"/>
        </w:rPr>
        <w:t>22.2发包人违约</w:t>
      </w:r>
    </w:p>
    <w:p w14:paraId="4CE0316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60" w:author="羊" w:date="2026-02-26T15:57:4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22.2.1发包人违约的情形</w:t>
      </w:r>
    </w:p>
    <w:p w14:paraId="3482D55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61" w:author="羊" w:date="2026-02-26T15:57:4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按通用合同条款执行。</w:t>
      </w:r>
    </w:p>
    <w:p w14:paraId="3D3C9B2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22.2.3发包人违约解除合同</w:t>
      </w:r>
    </w:p>
    <w:p w14:paraId="2EED368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因发包人违约并致使合同目的不能实现的，承包人有权解除合同：</w:t>
      </w:r>
    </w:p>
    <w:p w14:paraId="72B634D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（1）因发包人原因延迟支付合同价款超过180天的；</w:t>
      </w:r>
    </w:p>
    <w:p w14:paraId="1E435B8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（2）因发包人原因导致工期延误超过90天的；</w:t>
      </w:r>
    </w:p>
    <w:p w14:paraId="4B23A6B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（3）因发包人第22.2.6（5）违约情形导致暂停施工满56天，且发包人仍未纠正其违约行为的；</w:t>
      </w:r>
    </w:p>
    <w:p w14:paraId="06712FE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（4）其他未履行合同项下的义务构成对合同的实质性违约，并且在收到承包人要求说明其违约并予以补救的通知后56天内仍未补救该实质性违约的。</w:t>
      </w:r>
    </w:p>
    <w:p w14:paraId="436D1B4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22.2.4解除合同后的付款</w:t>
      </w:r>
    </w:p>
    <w:p w14:paraId="7963BCA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承包人按照本款约定解除合同的，发包人应在解除合同后28天内支付下列款项，并解除履约担保：</w:t>
      </w:r>
    </w:p>
    <w:p w14:paraId="65F7805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（1）合同解除前所完成工作的价款；</w:t>
      </w:r>
    </w:p>
    <w:p w14:paraId="35C30D3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（2）承包人为工程施工订购并已付款的材料、工程设备和其他物品的价款；</w:t>
      </w:r>
    </w:p>
    <w:p w14:paraId="3743D82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（3）承包人撤离施工现场以及遣散承包人人员的款项；</w:t>
      </w:r>
    </w:p>
    <w:p w14:paraId="739C4D9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（4）按照合同约定在合同解除前应支付的违约金；</w:t>
      </w:r>
    </w:p>
    <w:p w14:paraId="6B0389C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（5）按照合同约定应当支付给承包人的其他款项；</w:t>
      </w:r>
    </w:p>
    <w:p w14:paraId="1656ED9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（6）按照合同约定应退还的质量保证金；</w:t>
      </w:r>
    </w:p>
    <w:p w14:paraId="6EB85F6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62" w:author="羊" w:date="2026-02-26T15:58:0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（7）因解除合同给承包人造成的损失。</w:t>
      </w:r>
    </w:p>
    <w:p w14:paraId="4131933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合同当事人未能就解除合同后的结清达成一致的，按照第20条〔争议解决〕的约定处理。</w:t>
      </w:r>
    </w:p>
    <w:p w14:paraId="04562C3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承包人应妥善做好已交工（完工）程和与工程有关的已购材料、工程设备的保护和移交工作，并将施工设备和人员撤出施工现场，发包人应为承包人撤出提供必要条件。</w:t>
      </w:r>
    </w:p>
    <w:p w14:paraId="62DCA42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22.2.6发包人违约的责任</w:t>
      </w:r>
    </w:p>
    <w:p w14:paraId="0140D91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因发包人原因未能及时办理完毕前述许可、批准或备案的违约责任：由发包人承担由此增加的费用和（或）顺延工期，按15.4.6因发包人原因造成承包人窝工损失的补偿原则执行，具体索赔程序按照第23条〔索赔〕约定执行。</w:t>
      </w:r>
    </w:p>
    <w:p w14:paraId="1F53FF4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（2）因发包人原因导致工期延误的违约责任：由发包人承担由此增加的费用和（或）顺延工期，按15.4.6因发包人原因造成承包人窝工损失的补偿原则执行，具体索赔程序按照第23条〔索赔〕约定执行。</w:t>
      </w:r>
    </w:p>
    <w:p w14:paraId="5692BD7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根据第13.5.3项发包人或监理人要求重新检查的，经检查证明工程质量符合合同要求的，由发包人承担由此增加的费用和（或）顺延工期，按15.4.6因发包人原因造成承包人窝工损失的补偿原则执行，具体索赔程序按照第23条〔索赔〕约定执行。</w:t>
      </w:r>
    </w:p>
    <w:p w14:paraId="64267F6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（4）因发包人违反合同约定造成暂停施工的违约责任：由发包人承担由此增加的费用和（或）顺延工期，按15.4.6因发包人原因造成承包人窝工损失的补偿原则执行，具体索赔程序按照第23条〔索赔〕约定执行。</w:t>
      </w:r>
    </w:p>
    <w:p w14:paraId="136303A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发包人无正当理由没有在约定期限内发出复工指示，导致承包人无法复工的违约责任：由发包人承担由此增加的费用和（或）顺延工期，按15.4.6因发包人原因造成承包人窝工损失的补偿原则执行，具体索赔程序按照第23条〔索赔〕约定执行。</w:t>
      </w:r>
    </w:p>
    <w:p w14:paraId="7BCD2B8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（6）发包人未按合同约定接收全部或部分工作的违约责任：由发包人承担自应当接收工程之日起的工程照管、成品保护、保管等与工程有关的各项费用。</w:t>
      </w:r>
    </w:p>
    <w:p w14:paraId="21447074">
      <w:pPr>
        <w:pStyle w:val="12"/>
        <w:keepNext w:val="0"/>
        <w:keepLines w:val="0"/>
        <w:pageBreakBefore w:val="0"/>
        <w:widowControl w:val="0"/>
        <w:tabs>
          <w:tab w:val="left" w:pos="2109"/>
          <w:tab w:val="left" w:pos="2632"/>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063" w:author="羊" w:date="2026-02-26T15:59:2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（7）其他：</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235AE5D8">
      <w:pPr>
        <w:pStyle w:val="12"/>
        <w:keepNext w:val="0"/>
        <w:keepLines w:val="0"/>
        <w:pageBreakBefore w:val="0"/>
        <w:widowControl w:val="0"/>
        <w:tabs>
          <w:tab w:val="left" w:pos="2109"/>
          <w:tab w:val="left" w:pos="263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发包人发生违约情况时，承包人可向发包人发出通知，要求发包人采取有效措施纠正违约行为。</w:t>
      </w:r>
    </w:p>
    <w:p w14:paraId="583D7433">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332" w:name="_bookmark133"/>
      <w:bookmarkEnd w:id="332"/>
      <w:bookmarkStart w:id="333" w:name="23. 索赔"/>
      <w:bookmarkEnd w:id="333"/>
      <w:r>
        <w:rPr>
          <w:rFonts w:ascii="宋体" w:hAnsi="宋体" w:eastAsia="宋体" w:cs="宋体"/>
          <w:b/>
          <w:bCs/>
          <w:i w:val="0"/>
          <w:snapToGrid w:val="0"/>
          <w:spacing w:val="0"/>
          <w:w w:val="100"/>
          <w:position w:val="0"/>
          <w:sz w:val="21"/>
          <w:szCs w:val="21"/>
        </w:rPr>
        <w:t>23.索赔</w:t>
      </w:r>
    </w:p>
    <w:p w14:paraId="47F87AC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64" w:author="羊" w:date="2026-02-26T15:59:36Z"/>
          <w:rFonts w:ascii="宋体" w:hAnsi="宋体" w:eastAsia="宋体" w:cs="宋体"/>
          <w:b w:val="0"/>
          <w:bCs w:val="0"/>
          <w:i w:val="0"/>
          <w:snapToGrid w:val="0"/>
          <w:spacing w:val="0"/>
          <w:w w:val="100"/>
          <w:position w:val="0"/>
          <w:sz w:val="21"/>
          <w:szCs w:val="21"/>
        </w:rPr>
      </w:pPr>
      <w:bookmarkStart w:id="334" w:name="23.1 承包人索赔的提出"/>
      <w:bookmarkEnd w:id="334"/>
      <w:r>
        <w:rPr>
          <w:rFonts w:ascii="宋体" w:hAnsi="宋体" w:eastAsia="宋体" w:cs="宋体"/>
          <w:b w:val="0"/>
          <w:bCs w:val="0"/>
          <w:i w:val="0"/>
          <w:snapToGrid w:val="0"/>
          <w:spacing w:val="0"/>
          <w:w w:val="100"/>
          <w:position w:val="0"/>
          <w:sz w:val="21"/>
          <w:szCs w:val="21"/>
        </w:rPr>
        <w:t>23.1承包人索赔的提出</w:t>
      </w:r>
    </w:p>
    <w:p w14:paraId="49F51DF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根据合同约定，承包人认为有权得到追加付款和（或）延长工期的，应按以下程序向发包人提出索赔：</w:t>
      </w:r>
    </w:p>
    <w:p w14:paraId="7B12DB0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（1）承包人应在索赔事件发生后28天内，向监理人递交索赔意向通知书，并说明发生索赔事件的事由；承包人未在前述28天内发出索赔意向通知书的，丧失要求追加付款和（或）延长工期的权利；</w:t>
      </w:r>
    </w:p>
    <w:p w14:paraId="7098C05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（2）承包人应在发出索赔意向通知书后28天内，向监理人正式递交索赔报告；索赔报告应详细说明索赔理由以及要求追加的付款金额和（或）延长的工期，并附必要的记录和证明材料；</w:t>
      </w:r>
    </w:p>
    <w:p w14:paraId="78C38EE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（3）索赔事件具有持续影响的，承包人应按监理人要求的合理时间间隔继续递交延续索赔通知，说明持续影响的实际情况和记录，列出累计的追加付款金额和（或）工期延长天数；</w:t>
      </w:r>
    </w:p>
    <w:p w14:paraId="2971091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（4）在索赔事件影响结束后28天内，承包人应向监理人递交最终索赔报告，说明最终要求索赔的追加付款金额和（或）延长的工期，并附必要的记录和证明材料。</w:t>
      </w:r>
    </w:p>
    <w:p w14:paraId="5813547E">
      <w:pPr>
        <w:pStyle w:val="12"/>
        <w:keepNext w:val="0"/>
        <w:keepLines w:val="0"/>
        <w:pageBreakBefore w:val="0"/>
        <w:widowControl w:val="0"/>
        <w:tabs>
          <w:tab w:val="left" w:pos="189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w:t>
      </w:r>
      <w:ins w:id="1065" w:author="羊" w:date="2026-03-02T13:48:06Z">
        <w:r>
          <w:rPr>
            <w:rFonts w:hint="eastAsia" w:cs="宋体"/>
            <w:b w:val="0"/>
            <w:bCs w:val="0"/>
            <w:i w:val="0"/>
            <w:snapToGrid w:val="0"/>
            <w:spacing w:val="0"/>
            <w:w w:val="100"/>
            <w:position w:val="0"/>
            <w:sz w:val="21"/>
            <w:szCs w:val="21"/>
            <w:lang w:val="en-US" w:eastAsia="zh-CN"/>
          </w:rPr>
          <w:t xml:space="preserve"> </w:t>
        </w:r>
      </w:ins>
      <w:ins w:id="1066" w:author="羊" w:date="2026-03-02T13:48:08Z">
        <w:r>
          <w:rPr>
            <w:rFonts w:hint="eastAsia" w:cs="宋体"/>
            <w:b w:val="0"/>
            <w:bCs w:val="0"/>
            <w:i w:val="0"/>
            <w:snapToGrid w:val="0"/>
            <w:spacing w:val="0"/>
            <w:w w:val="100"/>
            <w:position w:val="0"/>
            <w:sz w:val="21"/>
            <w:szCs w:val="21"/>
            <w:lang w:val="en-US" w:eastAsia="zh-CN"/>
          </w:rPr>
          <w:t>/</w:t>
        </w:r>
      </w:ins>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0892E8F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67" w:author="羊" w:date="2026-02-26T15:59:45Z"/>
          <w:rFonts w:ascii="宋体" w:hAnsi="宋体" w:eastAsia="宋体" w:cs="宋体"/>
          <w:b w:val="0"/>
          <w:bCs w:val="0"/>
          <w:i w:val="0"/>
          <w:snapToGrid w:val="0"/>
          <w:spacing w:val="0"/>
          <w:w w:val="100"/>
          <w:position w:val="0"/>
          <w:sz w:val="21"/>
          <w:szCs w:val="21"/>
        </w:rPr>
      </w:pPr>
      <w:bookmarkStart w:id="335" w:name="23.2 承包人索赔处理程序"/>
      <w:bookmarkEnd w:id="335"/>
      <w:r>
        <w:rPr>
          <w:rFonts w:ascii="宋体" w:hAnsi="宋体" w:eastAsia="宋体" w:cs="宋体"/>
          <w:b w:val="0"/>
          <w:bCs w:val="0"/>
          <w:i w:val="0"/>
          <w:snapToGrid w:val="0"/>
          <w:spacing w:val="0"/>
          <w:w w:val="100"/>
          <w:position w:val="0"/>
          <w:sz w:val="21"/>
          <w:szCs w:val="21"/>
        </w:rPr>
        <w:t>23.2承包人索赔处理程序</w:t>
      </w:r>
    </w:p>
    <w:p w14:paraId="289A68C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对承包人索赔的处理程序：</w:t>
      </w:r>
    </w:p>
    <w:p w14:paraId="74FF10C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监理人应按3.5目商定或确定追加的付款和（或）延长的工期，并在收到上述索赔通知书或有关索赔的进一步证明材料后的28天内，将索赔处理结果报发包人批准后答复承包人。如果承包人提出的索赔要求未能遵守23.1（2）～（4）项的规定，则承包人只限于索赔由监理人按当时记录予以核实的那部分款额和（或）工期延长天数。</w:t>
      </w:r>
    </w:p>
    <w:p w14:paraId="368242C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68" w:author="羊" w:date="2026-02-26T16:00:1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23.3承包人/发包人提出索赔的期限</w:t>
      </w:r>
    </w:p>
    <w:p w14:paraId="10B3D25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69" w:author="羊" w:date="2026-02-26T16:00:4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任一索赔事件发生后28天内，承包人/发包人未向对方发出索赔意向通知书的，视为其已放弃索赔权，无权再就该索赔事项提出任何索赔。</w:t>
      </w:r>
      <w:bookmarkStart w:id="336" w:name="23.4 发包人的索赔"/>
      <w:bookmarkEnd w:id="336"/>
    </w:p>
    <w:p w14:paraId="1898E45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23.4发包人的索赔</w:t>
      </w:r>
    </w:p>
    <w:p w14:paraId="33D5B83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根据合同约定，发包人认为有权得到赔付金额和（或）延长缺陷责任期的，监理人应向承包人发出通知并附有详细的证明。</w:t>
      </w:r>
    </w:p>
    <w:p w14:paraId="177788F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70" w:author="羊" w:date="2026-02-26T16:01:0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应在索赔事件发生后28天内通过监理人向承包人提出索赔意向通知书，发包人未在前述28天内发出索赔意向通知书的，丧失要求赔付金额和（或）延长缺陷责任期的权利。发包人应在发出索赔意向通知书后28天内，通过监理人向承包人正式递交索赔报告；索赔事件具有持续影响的，发包人应在索赔事件影响结束后28天内，通过监理人向承包人正式递交最终索赔报告。</w:t>
      </w:r>
    </w:p>
    <w:p w14:paraId="4AF059C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对发包人索赔的处理如下：</w:t>
      </w:r>
    </w:p>
    <w:p w14:paraId="3F4F78C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（1）承包人收到发包人提交的索赔报告后，应及时审查索赔报告的内容、查验发包人证明材料；</w:t>
      </w:r>
    </w:p>
    <w:p w14:paraId="21EEC5B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应在收到索赔报告或有关索赔的进一步证明材料后28天内，将索赔处理结果答复发包人。如果承包人未在上述期限内作出答复的，监理人应以书面形式催告承包人，经监理人三次书面催告后，承包人仍未按期限答复的，则视为对发包人索赔要求的认可；</w:t>
      </w:r>
    </w:p>
    <w:p w14:paraId="244B8F6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（3）承包人接受索赔处理结果的，发包人可从应支付给承包人的合同价款中扣除赔付的金额或延长缺陷责任期；发包人不接受索赔处理结果的，按第24条〔争议的解决〕约定处理。</w:t>
      </w:r>
    </w:p>
    <w:p w14:paraId="1FD83AFE">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337" w:name="24. 争议的解决"/>
      <w:bookmarkEnd w:id="337"/>
      <w:bookmarkStart w:id="338" w:name="_bookmark134"/>
      <w:bookmarkEnd w:id="338"/>
      <w:r>
        <w:rPr>
          <w:rFonts w:ascii="宋体" w:hAnsi="宋体" w:eastAsia="宋体" w:cs="宋体"/>
          <w:b/>
          <w:bCs/>
          <w:i w:val="0"/>
          <w:snapToGrid w:val="0"/>
          <w:spacing w:val="0"/>
          <w:w w:val="100"/>
          <w:position w:val="0"/>
          <w:sz w:val="21"/>
          <w:szCs w:val="21"/>
        </w:rPr>
        <w:t>24.争议的解决</w:t>
      </w:r>
    </w:p>
    <w:p w14:paraId="1C977C4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71" w:author="羊" w:date="2026-02-26T16:01:21Z"/>
          <w:rFonts w:ascii="宋体" w:hAnsi="宋体" w:eastAsia="宋体" w:cs="宋体"/>
          <w:b w:val="0"/>
          <w:bCs w:val="0"/>
          <w:i w:val="0"/>
          <w:snapToGrid w:val="0"/>
          <w:spacing w:val="0"/>
          <w:w w:val="100"/>
          <w:position w:val="0"/>
          <w:sz w:val="21"/>
          <w:szCs w:val="21"/>
        </w:rPr>
      </w:pPr>
      <w:bookmarkStart w:id="339" w:name="24.1 争议的解决方式"/>
      <w:bookmarkEnd w:id="339"/>
      <w:r>
        <w:rPr>
          <w:rFonts w:ascii="宋体" w:hAnsi="宋体" w:eastAsia="宋体" w:cs="宋体"/>
          <w:b w:val="0"/>
          <w:bCs w:val="0"/>
          <w:i w:val="0"/>
          <w:snapToGrid w:val="0"/>
          <w:spacing w:val="0"/>
          <w:w w:val="100"/>
          <w:position w:val="0"/>
          <w:sz w:val="21"/>
          <w:szCs w:val="21"/>
        </w:rPr>
        <w:t>24.1争议的解决方式</w:t>
      </w:r>
      <w:bookmarkStart w:id="340" w:name="合同当事人友好协商解决不成、不愿提请争议评审或不接受争议评审组意见的，约定的合同"/>
      <w:bookmarkEnd w:id="340"/>
      <w:r>
        <w:rPr>
          <w:rFonts w:ascii="宋体" w:hAnsi="宋体" w:eastAsia="宋体" w:cs="宋体"/>
          <w:b w:val="0"/>
          <w:bCs w:val="0"/>
          <w:i w:val="0"/>
          <w:snapToGrid w:val="0"/>
          <w:spacing w:val="0"/>
          <w:w w:val="100"/>
          <w:position w:val="0"/>
          <w:sz w:val="21"/>
          <w:szCs w:val="21"/>
        </w:rPr>
        <w:t>合同当事人友好协商解决不成、不愿提请争议评审或不接受争议评审组意见的，约定的合同争议解决方式：</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bookmarkStart w:id="341" w:name="24.3 争议评审"/>
      <w:bookmarkEnd w:id="341"/>
    </w:p>
    <w:p w14:paraId="7F58E637">
      <w:pPr>
        <w:pStyle w:val="12"/>
        <w:keepNext w:val="0"/>
        <w:keepLines w:val="0"/>
        <w:pageBreakBefore w:val="0"/>
        <w:widowControl w:val="0"/>
        <w:tabs>
          <w:tab w:val="left" w:pos="3420"/>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24.3争议评审</w:t>
      </w:r>
    </w:p>
    <w:p w14:paraId="7BFC1E9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72" w:author="羊" w:date="2026-02-26T16:01:3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合同当事人是否同意将工程争议提交争议评审小组决定：</w:t>
      </w:r>
      <w:r>
        <w:rPr>
          <w:rFonts w:ascii="宋体" w:hAnsi="宋体" w:eastAsia="宋体" w:cs="宋体"/>
          <w:b w:val="0"/>
          <w:bCs w:val="0"/>
          <w:i w:val="0"/>
          <w:snapToGrid w:val="0"/>
          <w:spacing w:val="0"/>
          <w:w w:val="100"/>
          <w:position w:val="0"/>
          <w:sz w:val="21"/>
          <w:szCs w:val="21"/>
          <w:u w:val="single" w:color="000000"/>
        </w:rPr>
        <w:t>是</w:t>
      </w:r>
      <w:r>
        <w:rPr>
          <w:rFonts w:ascii="宋体" w:hAnsi="宋体" w:eastAsia="宋体" w:cs="宋体"/>
          <w:b w:val="0"/>
          <w:bCs w:val="0"/>
          <w:i w:val="0"/>
          <w:snapToGrid w:val="0"/>
          <w:spacing w:val="0"/>
          <w:w w:val="100"/>
          <w:position w:val="0"/>
          <w:sz w:val="21"/>
          <w:szCs w:val="21"/>
        </w:rPr>
        <w:t>。</w:t>
      </w:r>
    </w:p>
    <w:p w14:paraId="647EA2A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本款补充细化24.3.1项如下：</w:t>
      </w:r>
    </w:p>
    <w:p w14:paraId="4A049B0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24.3.1采用争议评审的，发包人和承包人应在开工日后的28天内或在争议发生后，协商成立争议评审组。争议评审组由</w:t>
      </w:r>
      <w:r>
        <w:rPr>
          <w:rFonts w:ascii="宋体" w:hAnsi="宋体" w:eastAsia="宋体" w:cs="宋体"/>
          <w:b w:val="0"/>
          <w:bCs w:val="0"/>
          <w:i w:val="0"/>
          <w:snapToGrid w:val="0"/>
          <w:spacing w:val="0"/>
          <w:w w:val="100"/>
          <w:position w:val="0"/>
          <w:sz w:val="21"/>
          <w:szCs w:val="21"/>
          <w:u w:val="single" w:color="000000"/>
        </w:rPr>
        <w:t>一名或三名</w:t>
      </w:r>
      <w:r>
        <w:rPr>
          <w:rFonts w:ascii="宋体" w:hAnsi="宋体" w:eastAsia="宋体" w:cs="宋体"/>
          <w:b w:val="0"/>
          <w:bCs w:val="0"/>
          <w:i w:val="0"/>
          <w:snapToGrid w:val="0"/>
          <w:spacing w:val="0"/>
          <w:w w:val="100"/>
          <w:position w:val="0"/>
          <w:sz w:val="21"/>
          <w:szCs w:val="21"/>
        </w:rPr>
        <w:t>组成，专家的聘请方法可由发包人和承包人共同协商确定，亦可请政府主管部门推荐或通过合同争议调解机构聘请，并经双方认同。争议评审组成员应与合同双方均无利害关系。争议评审组的各项费用由发包人和承包人平均分担。</w:t>
      </w:r>
    </w:p>
    <w:p w14:paraId="4816231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342" w:name="24.4 仲裁或诉讼"/>
      <w:bookmarkEnd w:id="342"/>
      <w:r>
        <w:rPr>
          <w:rFonts w:ascii="宋体" w:hAnsi="宋体" w:eastAsia="宋体" w:cs="宋体"/>
          <w:b w:val="0"/>
          <w:bCs w:val="0"/>
          <w:i w:val="0"/>
          <w:snapToGrid w:val="0"/>
          <w:spacing w:val="0"/>
          <w:w w:val="100"/>
          <w:position w:val="0"/>
          <w:sz w:val="21"/>
          <w:szCs w:val="21"/>
        </w:rPr>
        <w:t>24.4仲裁或诉讼</w:t>
      </w:r>
    </w:p>
    <w:p w14:paraId="072F846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因合同及合同有关事项发生的争议，按下列第</w:t>
      </w:r>
      <w:r>
        <w:rPr>
          <w:rFonts w:ascii="宋体" w:hAnsi="宋体" w:eastAsia="宋体" w:cs="宋体"/>
          <w:b w:val="0"/>
          <w:bCs w:val="0"/>
          <w:i w:val="0"/>
          <w:snapToGrid w:val="0"/>
          <w:spacing w:val="0"/>
          <w:w w:val="100"/>
          <w:position w:val="0"/>
          <w:sz w:val="21"/>
          <w:szCs w:val="21"/>
          <w:u w:val="single" w:color="000000"/>
        </w:rPr>
        <w:t>2</w:t>
      </w:r>
      <w:r>
        <w:rPr>
          <w:rFonts w:ascii="宋体" w:hAnsi="宋体" w:eastAsia="宋体" w:cs="宋体"/>
          <w:b w:val="0"/>
          <w:bCs w:val="0"/>
          <w:i w:val="0"/>
          <w:snapToGrid w:val="0"/>
          <w:spacing w:val="0"/>
          <w:w w:val="100"/>
          <w:position w:val="0"/>
          <w:sz w:val="21"/>
          <w:szCs w:val="21"/>
        </w:rPr>
        <w:t>种方式解决：</w:t>
      </w:r>
    </w:p>
    <w:p w14:paraId="4895671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（1）向</w:t>
      </w:r>
      <w:r>
        <w:rPr>
          <w:rFonts w:ascii="宋体" w:hAnsi="宋体" w:eastAsia="宋体" w:cs="宋体"/>
          <w:b w:val="0"/>
          <w:bCs w:val="0"/>
          <w:i w:val="0"/>
          <w:snapToGrid w:val="0"/>
          <w:spacing w:val="0"/>
          <w:w w:val="100"/>
          <w:position w:val="0"/>
          <w:sz w:val="21"/>
          <w:szCs w:val="21"/>
          <w:u w:val="single" w:color="000000"/>
        </w:rPr>
        <w:t>重庆</w:t>
      </w:r>
      <w:r>
        <w:rPr>
          <w:rFonts w:ascii="宋体" w:hAnsi="宋体" w:eastAsia="宋体" w:cs="宋体"/>
          <w:b w:val="0"/>
          <w:bCs w:val="0"/>
          <w:i w:val="0"/>
          <w:snapToGrid w:val="0"/>
          <w:spacing w:val="0"/>
          <w:w w:val="100"/>
          <w:position w:val="0"/>
          <w:sz w:val="21"/>
          <w:szCs w:val="21"/>
        </w:rPr>
        <w:t>仲裁委员会申请仲裁；</w:t>
      </w:r>
    </w:p>
    <w:p w14:paraId="0D32D80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（2）向</w:t>
      </w:r>
      <w:r>
        <w:rPr>
          <w:rFonts w:ascii="宋体" w:hAnsi="宋体" w:eastAsia="宋体" w:cs="宋体"/>
          <w:b w:val="0"/>
          <w:bCs w:val="0"/>
          <w:i w:val="0"/>
          <w:snapToGrid w:val="0"/>
          <w:spacing w:val="0"/>
          <w:w w:val="100"/>
          <w:position w:val="0"/>
          <w:sz w:val="21"/>
          <w:szCs w:val="21"/>
          <w:u w:val="single" w:color="000000"/>
        </w:rPr>
        <w:t>项目所在地</w:t>
      </w:r>
      <w:r>
        <w:rPr>
          <w:rFonts w:ascii="宋体" w:hAnsi="宋体" w:eastAsia="宋体" w:cs="宋体"/>
          <w:b w:val="0"/>
          <w:bCs w:val="0"/>
          <w:i w:val="0"/>
          <w:snapToGrid w:val="0"/>
          <w:spacing w:val="0"/>
          <w:w w:val="100"/>
          <w:position w:val="0"/>
          <w:sz w:val="21"/>
          <w:szCs w:val="21"/>
        </w:rPr>
        <w:t>人民法院起诉。</w:t>
      </w:r>
    </w:p>
    <w:p w14:paraId="55DF698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73" w:author="羊" w:date="2026-02-26T16:01:5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24.5其它</w:t>
      </w:r>
    </w:p>
    <w:p w14:paraId="389AF15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涉及本合同所需要的任何通知、文件、法律文书等及解决合同争议时接收其他方文件信函或司法机关（法院、仲裁机构）诉讼、仲裁文书，均可以按照本合同所列明的通讯地址、邮箱、联系人、电话号码送达。如以邮寄送达的，以邮件寄出后第5个工作日作为送达时间（若本人签收则以实际签收时间为准）。接收方不能以他人收、退回或者实际没有收到等任何理由，抗辩对方的送达无效或没有送达。一方如果迁址或更改联系人的，应当书面方式通知对方，否则发至本合同所列明的通讯地址、邮箱、电话号码的通知、文件、资料均视为有效送达。</w:t>
      </w:r>
    </w:p>
    <w:p w14:paraId="0821546A">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ins w:id="1074" w:author="羊" w:date="2026-02-26T16:02:1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本合同补充第25、26条如下：</w:t>
      </w:r>
      <w:bookmarkStart w:id="343" w:name="_bookmark135"/>
      <w:bookmarkEnd w:id="343"/>
      <w:bookmarkStart w:id="344" w:name="25. 补充条款"/>
      <w:bookmarkEnd w:id="344"/>
    </w:p>
    <w:p w14:paraId="1A88CD60">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r>
        <w:rPr>
          <w:rFonts w:ascii="宋体" w:hAnsi="宋体" w:eastAsia="宋体" w:cs="宋体"/>
          <w:b/>
          <w:bCs/>
          <w:i w:val="0"/>
          <w:snapToGrid w:val="0"/>
          <w:spacing w:val="0"/>
          <w:w w:val="100"/>
          <w:position w:val="0"/>
          <w:sz w:val="21"/>
          <w:szCs w:val="21"/>
        </w:rPr>
        <w:t>25.补充条款</w:t>
      </w:r>
    </w:p>
    <w:p w14:paraId="6296C09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345" w:name="25.1 退出机制"/>
      <w:bookmarkEnd w:id="345"/>
      <w:r>
        <w:rPr>
          <w:rFonts w:ascii="宋体" w:hAnsi="宋体" w:eastAsia="宋体" w:cs="宋体"/>
          <w:b w:val="0"/>
          <w:bCs w:val="0"/>
          <w:i w:val="0"/>
          <w:snapToGrid w:val="0"/>
          <w:spacing w:val="0"/>
          <w:w w:val="100"/>
          <w:position w:val="0"/>
          <w:sz w:val="21"/>
          <w:szCs w:val="21"/>
        </w:rPr>
        <w:t>25.1退出机制</w:t>
      </w:r>
    </w:p>
    <w:p w14:paraId="14227E7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25.1.1有下列情形之一的，发包人有权解除合同，亦有权兑付履约担保，并对承包人做清退出场处理：</w:t>
      </w:r>
    </w:p>
    <w:p w14:paraId="77B89A5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（1）因承包人原因造成较大及以上等级生产安全事故或工程质量事故的；</w:t>
      </w:r>
    </w:p>
    <w:p w14:paraId="2155425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（2）因承包人债权债务纠纷或其他纠纷导致工程无法正常施工的。</w:t>
      </w:r>
    </w:p>
    <w:p w14:paraId="0267160F">
      <w:pPr>
        <w:pStyle w:val="12"/>
        <w:keepNext w:val="0"/>
        <w:keepLines w:val="0"/>
        <w:pageBreakBefore w:val="0"/>
        <w:widowControl w:val="0"/>
        <w:tabs>
          <w:tab w:val="left" w:pos="1372"/>
          <w:tab w:val="left" w:pos="200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7C54EF4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25.1.2有下列情形之一的，承包人有权解除合同，并按16.1.4约定执行：</w:t>
      </w:r>
    </w:p>
    <w:p w14:paraId="6D988A6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（1）因发包人征地、拆迁、补偿、审批手续等原因致使本工程延期开工超过180天的。</w:t>
      </w:r>
    </w:p>
    <w:p w14:paraId="11A7C58C">
      <w:pPr>
        <w:pStyle w:val="12"/>
        <w:keepNext w:val="0"/>
        <w:keepLines w:val="0"/>
        <w:pageBreakBefore w:val="0"/>
        <w:widowControl w:val="0"/>
        <w:tabs>
          <w:tab w:val="left" w:pos="1478"/>
          <w:tab w:val="left" w:pos="200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7AC427B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25.2承包人除应严格执行本合同有关规定外，还应执行以下特别规定：</w:t>
      </w:r>
    </w:p>
    <w:p w14:paraId="3A5FE78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承包人的驻地、仓库、加工厂、修理厂等驻地区域建设要求（除机电仓库外）：办公生活用房统一采用2层标准保温隔热活动板房。仓库、加工厂、修理厂等采用标准钢结构厂房、墙和屋顶采用彩钢。房屋统一采用“白墙蓝屋顶”。驻地应做环境绿化，绿化率不低于20%。驻地区域应建设标准塑胶篮球场1个、标准塑胶羽毛球场1个、室内乒乓球台2套，建设标准停车位不少于20个。驻地区域道路、所有办公生活建筑室内外地面，广场、仓库、加工厂、修理厂等建筑地面应采用混凝土或沥青混凝土硬化，地面混凝土不低于20cm或沥青混凝土结构厚度不低于10cm、混凝土标号不低于C25，且钢筋加工厂室内地面应做地坪漆。施工机械设备单独规划停放场地，应设置标准停车（机）位。所有工程设备、材料不得露天堆放，全部进入仓库保管。驻地区域应设计建设污水处理设施，废油收集池、固废收集池等环保设施。</w:t>
      </w:r>
    </w:p>
    <w:p w14:paraId="74B100D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（2）承包人临时设施工程，应提供三维效果图，经发包人同意，监理人批准后，方可实施。</w:t>
      </w:r>
    </w:p>
    <w:p w14:paraId="7AAAFC2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承包人应为发包人提供主体工程沙盘模型一套，模型不小于10㎡，模型应具备主要建筑物的基本特征及附属建筑物的基本情况，模型应具备电动升降设备，可升起地表山体地形，能够准确表达方案布置，具备声、光、电等基本场景模拟。沙盘模型须经发包人验收同意。</w:t>
      </w:r>
    </w:p>
    <w:p w14:paraId="066173B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承包人应在工地健全临时党组织机构，设置党建部门，配备专职党建人员，在承包人驻地建设党建廉政文化长廊，长度不少于20m，做好宣传党建及廉政文化工作，由承包人自行设计、建设，维护等。党建文化长廊建设方案须报发包人同意。</w:t>
      </w:r>
    </w:p>
    <w:p w14:paraId="564D37B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承包人应负责本标段工作平台建设，平台内应设置参建各方的公司简介和宣传图牌的不锈钢展板，各公司不少于1块，共8块（单块面积不小于4m2），平台占地面积不少于150m2，根据选址情况应进行适当堆高和场坪，合理设置梯步，并采用石材铺面或沥青混凝土硬化，平台四周（含梯步）采用不锈钢栏杆进行封闭，设置独立的大门，还须进行必要的灯光照明，能实现视频监控和摄影宣传等功能，由承包人自行设计、建设，维护等。工作平台建设方案须报发包人同意。</w:t>
      </w:r>
    </w:p>
    <w:p w14:paraId="493DCEF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承包人应负责建设本标段的安全教育培训体验馆，安全教育培训体验馆作为本项目智慧工地的一部分，须实现模拟施工现场所有可能发生的安全事故，让所有施工人员在安全体验馆身临其境、亲身体验，安全体验项目和功能展示区包括但不限于：安全帽撞击体验、急救体验、综合用电体验、洞口坠落体验、安全带使用体验、灭火器演示体验、操作平台倾斜体验、爬梯体验、搬运重物体验、施工马道体验、施工脚手架、平衡木体验、栏杆推到体验、溺水池体验、钢丝绳使用方法体验以及VR体验室、安全讲评台、劳保用品展示等，占地面积不少于150m2，并采用混凝土或沥青混凝土硬化，平台四周采用不锈钢栏杆进行封闭，设置独立的大门，还须进行必要的灯光照明，能实现视频监控和摄影宣传等功能，由承包人自行设计、建设，维护等。安全教育培训体验馆建设方案须报发包人同意。</w:t>
      </w:r>
    </w:p>
    <w:p w14:paraId="67E34F6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（7）承包人应在办公场所为发包人、监理人等预留专属办公室面积不少于100m²。</w:t>
      </w:r>
    </w:p>
    <w:p w14:paraId="127814E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del w:id="1075" w:author="羊" w:date="2026-02-26T16:28:39Z"/>
          <w:rFonts w:ascii="宋体" w:hAnsi="宋体" w:eastAsia="宋体" w:cs="宋体"/>
          <w:b w:val="0"/>
          <w:bCs w:val="0"/>
          <w:i w:val="0"/>
          <w:snapToGrid w:val="0"/>
          <w:spacing w:val="0"/>
          <w:w w:val="100"/>
          <w:position w:val="0"/>
          <w:sz w:val="21"/>
          <w:szCs w:val="21"/>
        </w:rPr>
      </w:pPr>
      <w:del w:id="1076" w:author="羊" w:date="2026-02-26T16:28:39Z">
        <w:r>
          <w:rPr>
            <w:rFonts w:ascii="宋体" w:hAnsi="宋体" w:eastAsia="宋体" w:cs="宋体"/>
            <w:b w:val="0"/>
            <w:bCs w:val="0"/>
            <w:i w:val="0"/>
            <w:snapToGrid w:val="0"/>
            <w:spacing w:val="0"/>
            <w:w w:val="100"/>
            <w:position w:val="0"/>
            <w:sz w:val="21"/>
            <w:szCs w:val="21"/>
          </w:rPr>
          <w:delText>（8）上述相关要求渭沱、富金坝船闸项目均需满足。</w:delText>
        </w:r>
      </w:del>
    </w:p>
    <w:p w14:paraId="0660E3D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077" w:author="羊" w:date="2026-02-26T16:02:4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w:t>
      </w:r>
      <w:del w:id="1078" w:author="羊" w:date="2026-02-26T16:28:43Z">
        <w:r>
          <w:rPr>
            <w:rFonts w:hint="default" w:ascii="宋体" w:hAnsi="宋体" w:eastAsia="宋体" w:cs="宋体"/>
            <w:b w:val="0"/>
            <w:bCs w:val="0"/>
            <w:i w:val="0"/>
            <w:snapToGrid w:val="0"/>
            <w:spacing w:val="0"/>
            <w:w w:val="100"/>
            <w:position w:val="0"/>
            <w:sz w:val="21"/>
            <w:szCs w:val="21"/>
            <w:lang w:val="en-US"/>
          </w:rPr>
          <w:delText>9</w:delText>
        </w:r>
      </w:del>
      <w:ins w:id="1079" w:author="羊" w:date="2026-02-26T16:28:43Z">
        <w:r>
          <w:rPr>
            <w:rFonts w:hint="eastAsia" w:cs="宋体"/>
            <w:b w:val="0"/>
            <w:bCs w:val="0"/>
            <w:i w:val="0"/>
            <w:snapToGrid w:val="0"/>
            <w:spacing w:val="0"/>
            <w:w w:val="100"/>
            <w:position w:val="0"/>
            <w:sz w:val="21"/>
            <w:szCs w:val="21"/>
            <w:lang w:val="en-US" w:eastAsia="zh-CN"/>
          </w:rPr>
          <w:t>8</w:t>
        </w:r>
      </w:ins>
      <w:r>
        <w:rPr>
          <w:rFonts w:ascii="宋体" w:hAnsi="宋体" w:eastAsia="宋体" w:cs="宋体"/>
          <w:b w:val="0"/>
          <w:bCs w:val="0"/>
          <w:i w:val="0"/>
          <w:snapToGrid w:val="0"/>
          <w:spacing w:val="0"/>
          <w:w w:val="100"/>
          <w:position w:val="0"/>
          <w:sz w:val="21"/>
          <w:szCs w:val="21"/>
        </w:rPr>
        <w:t>）本项目施工承包人不得影响</w:t>
      </w:r>
      <w:del w:id="1080" w:author="羊" w:date="2026-02-26T16:28:47Z">
        <w:r>
          <w:rPr>
            <w:rFonts w:ascii="宋体" w:hAnsi="宋体" w:eastAsia="宋体" w:cs="宋体"/>
            <w:b w:val="0"/>
            <w:bCs w:val="0"/>
            <w:i w:val="0"/>
            <w:snapToGrid w:val="0"/>
            <w:spacing w:val="0"/>
            <w:w w:val="100"/>
            <w:position w:val="0"/>
            <w:sz w:val="21"/>
            <w:szCs w:val="21"/>
          </w:rPr>
          <w:delText>渭沱、</w:delText>
        </w:r>
      </w:del>
      <w:r>
        <w:rPr>
          <w:rFonts w:ascii="宋体" w:hAnsi="宋体" w:eastAsia="宋体" w:cs="宋体"/>
          <w:b w:val="0"/>
          <w:bCs w:val="0"/>
          <w:i w:val="0"/>
          <w:snapToGrid w:val="0"/>
          <w:spacing w:val="0"/>
          <w:w w:val="100"/>
          <w:position w:val="0"/>
          <w:sz w:val="21"/>
          <w:szCs w:val="21"/>
        </w:rPr>
        <w:t>富金坝枢纽正常生产运行，否则由承包人承担相应责任。</w:t>
      </w:r>
    </w:p>
    <w:p w14:paraId="1999F59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25.3科技创新成果要求</w:t>
      </w:r>
    </w:p>
    <w:p w14:paraId="4A7BCE3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del w:id="1081" w:author="羊" w:date="2026-02-26T16:02:4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25.3.1本项目要求具有以下科技创新成果：通过本项目的实施，承包人应积极取得相关科技创新成果，包括但不限于：专利、工法、论文等。其</w:t>
      </w:r>
    </w:p>
    <w:p w14:paraId="4E28DAA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中，专利不少于2项，中文核心期刊论文不少于4篇。</w:t>
      </w:r>
    </w:p>
    <w:p w14:paraId="340A4CF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del w:id="1082" w:author="羊" w:date="2026-02-26T16:03:35Z">
        <w:r>
          <w:rPr>
            <w:rFonts w:hint="default" w:ascii="宋体" w:hAnsi="宋体" w:eastAsia="宋体" w:cs="宋体"/>
            <w:b w:val="0"/>
            <w:bCs w:val="0"/>
            <w:i w:val="0"/>
            <w:snapToGrid w:val="0"/>
            <w:spacing w:val="0"/>
            <w:w w:val="100"/>
            <w:position w:val="0"/>
            <w:sz w:val="21"/>
            <w:szCs w:val="21"/>
            <w:lang w:val="en-US"/>
          </w:rPr>
          <w:delText>25.4.2</w:delText>
        </w:r>
      </w:del>
      <w:ins w:id="1083" w:author="羊" w:date="2026-02-26T16:03:35Z">
        <w:r>
          <w:rPr>
            <w:rFonts w:hint="eastAsia" w:cs="宋体"/>
            <w:b w:val="0"/>
            <w:bCs w:val="0"/>
            <w:i w:val="0"/>
            <w:snapToGrid w:val="0"/>
            <w:spacing w:val="0"/>
            <w:w w:val="100"/>
            <w:position w:val="0"/>
            <w:sz w:val="21"/>
            <w:szCs w:val="21"/>
            <w:lang w:val="en-US" w:eastAsia="zh-CN"/>
          </w:rPr>
          <w:t>25</w:t>
        </w:r>
      </w:ins>
      <w:ins w:id="1084" w:author="羊" w:date="2026-02-26T16:03:36Z">
        <w:r>
          <w:rPr>
            <w:rFonts w:hint="eastAsia" w:cs="宋体"/>
            <w:b w:val="0"/>
            <w:bCs w:val="0"/>
            <w:i w:val="0"/>
            <w:snapToGrid w:val="0"/>
            <w:spacing w:val="0"/>
            <w:w w:val="100"/>
            <w:position w:val="0"/>
            <w:sz w:val="21"/>
            <w:szCs w:val="21"/>
            <w:lang w:val="en-US" w:eastAsia="zh-CN"/>
          </w:rPr>
          <w:t>.3.</w:t>
        </w:r>
      </w:ins>
      <w:ins w:id="1085" w:author="羊" w:date="2026-02-26T16:03:37Z">
        <w:r>
          <w:rPr>
            <w:rFonts w:hint="eastAsia" w:cs="宋体"/>
            <w:b w:val="0"/>
            <w:bCs w:val="0"/>
            <w:i w:val="0"/>
            <w:snapToGrid w:val="0"/>
            <w:spacing w:val="0"/>
            <w:w w:val="100"/>
            <w:position w:val="0"/>
            <w:sz w:val="21"/>
            <w:szCs w:val="21"/>
            <w:lang w:val="en-US" w:eastAsia="zh-CN"/>
          </w:rPr>
          <w:t>2</w:t>
        </w:r>
      </w:ins>
      <w:r>
        <w:rPr>
          <w:rFonts w:ascii="宋体" w:hAnsi="宋体" w:eastAsia="宋体" w:cs="宋体"/>
          <w:b w:val="0"/>
          <w:bCs w:val="0"/>
          <w:i w:val="0"/>
          <w:snapToGrid w:val="0"/>
          <w:spacing w:val="0"/>
          <w:w w:val="100"/>
          <w:position w:val="0"/>
          <w:sz w:val="21"/>
          <w:szCs w:val="21"/>
        </w:rPr>
        <w:t>权利归属及侵权处理</w:t>
      </w:r>
    </w:p>
    <w:p w14:paraId="24460CF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del w:id="1086" w:author="羊" w:date="2026-02-26T16:03:41Z">
        <w:r>
          <w:rPr>
            <w:rFonts w:hint="default" w:ascii="宋体" w:hAnsi="宋体" w:eastAsia="宋体" w:cs="宋体"/>
            <w:b w:val="0"/>
            <w:bCs w:val="0"/>
            <w:i w:val="0"/>
            <w:snapToGrid w:val="0"/>
            <w:spacing w:val="0"/>
            <w:w w:val="100"/>
            <w:position w:val="0"/>
            <w:sz w:val="21"/>
            <w:szCs w:val="21"/>
            <w:lang w:val="en-US"/>
          </w:rPr>
          <w:delText>25.4.2.1</w:delText>
        </w:r>
      </w:del>
      <w:ins w:id="1087" w:author="羊" w:date="2026-02-26T16:03:41Z">
        <w:r>
          <w:rPr>
            <w:rFonts w:hint="eastAsia" w:cs="宋体"/>
            <w:b w:val="0"/>
            <w:bCs w:val="0"/>
            <w:i w:val="0"/>
            <w:snapToGrid w:val="0"/>
            <w:spacing w:val="0"/>
            <w:w w:val="100"/>
            <w:position w:val="0"/>
            <w:sz w:val="21"/>
            <w:szCs w:val="21"/>
            <w:lang w:val="en-US" w:eastAsia="zh-CN"/>
          </w:rPr>
          <w:t>25.</w:t>
        </w:r>
      </w:ins>
      <w:ins w:id="1088" w:author="羊" w:date="2026-02-26T16:03:42Z">
        <w:r>
          <w:rPr>
            <w:rFonts w:hint="eastAsia" w:cs="宋体"/>
            <w:b w:val="0"/>
            <w:bCs w:val="0"/>
            <w:i w:val="0"/>
            <w:snapToGrid w:val="0"/>
            <w:spacing w:val="0"/>
            <w:w w:val="100"/>
            <w:position w:val="0"/>
            <w:sz w:val="21"/>
            <w:szCs w:val="21"/>
            <w:lang w:val="en-US" w:eastAsia="zh-CN"/>
          </w:rPr>
          <w:t>3.2.1</w:t>
        </w:r>
      </w:ins>
      <w:r>
        <w:rPr>
          <w:rFonts w:ascii="宋体" w:hAnsi="宋体" w:eastAsia="宋体" w:cs="宋体"/>
          <w:b w:val="0"/>
          <w:bCs w:val="0"/>
          <w:i w:val="0"/>
          <w:snapToGrid w:val="0"/>
          <w:spacing w:val="0"/>
          <w:w w:val="100"/>
          <w:position w:val="0"/>
          <w:sz w:val="21"/>
          <w:szCs w:val="21"/>
        </w:rPr>
        <w:t>在合同有效期内，双方同意本合同所涉研究成果的知识产权（包括但不限于所有权、软件著作权和专利申请权），按照[双方共同参与研发的科技成果归双方共同所有]执行。</w:t>
      </w:r>
    </w:p>
    <w:p w14:paraId="56870E9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del w:id="1089" w:author="羊" w:date="2026-02-26T16:03:46Z">
        <w:r>
          <w:rPr>
            <w:rFonts w:hint="default" w:ascii="宋体" w:hAnsi="宋体" w:eastAsia="宋体" w:cs="宋体"/>
            <w:b w:val="0"/>
            <w:bCs w:val="0"/>
            <w:i w:val="0"/>
            <w:snapToGrid w:val="0"/>
            <w:spacing w:val="0"/>
            <w:w w:val="100"/>
            <w:position w:val="0"/>
            <w:sz w:val="21"/>
            <w:szCs w:val="21"/>
            <w:lang w:val="en-US"/>
          </w:rPr>
          <w:delText>25.4.2.2</w:delText>
        </w:r>
      </w:del>
      <w:ins w:id="1090" w:author="羊" w:date="2026-02-26T16:03:46Z">
        <w:r>
          <w:rPr>
            <w:rFonts w:hint="eastAsia" w:cs="宋体"/>
            <w:b w:val="0"/>
            <w:bCs w:val="0"/>
            <w:i w:val="0"/>
            <w:snapToGrid w:val="0"/>
            <w:spacing w:val="0"/>
            <w:w w:val="100"/>
            <w:position w:val="0"/>
            <w:sz w:val="21"/>
            <w:szCs w:val="21"/>
            <w:lang w:val="en-US" w:eastAsia="zh-CN"/>
          </w:rPr>
          <w:t>25.3.2</w:t>
        </w:r>
      </w:ins>
      <w:ins w:id="1091" w:author="羊" w:date="2026-02-26T16:03:47Z">
        <w:r>
          <w:rPr>
            <w:rFonts w:hint="eastAsia" w:cs="宋体"/>
            <w:b w:val="0"/>
            <w:bCs w:val="0"/>
            <w:i w:val="0"/>
            <w:snapToGrid w:val="0"/>
            <w:spacing w:val="0"/>
            <w:w w:val="100"/>
            <w:position w:val="0"/>
            <w:sz w:val="21"/>
            <w:szCs w:val="21"/>
            <w:lang w:val="en-US" w:eastAsia="zh-CN"/>
          </w:rPr>
          <w:t>.2</w:t>
        </w:r>
      </w:ins>
      <w:r>
        <w:rPr>
          <w:rFonts w:ascii="宋体" w:hAnsi="宋体" w:eastAsia="宋体" w:cs="宋体"/>
          <w:b w:val="0"/>
          <w:bCs w:val="0"/>
          <w:i w:val="0"/>
          <w:snapToGrid w:val="0"/>
          <w:spacing w:val="0"/>
          <w:w w:val="100"/>
          <w:position w:val="0"/>
          <w:sz w:val="21"/>
          <w:szCs w:val="21"/>
        </w:rPr>
        <w:t>若甲乙双方中一方违反上述条款，违反条款方将承担全部责任，另一方有权向违反条款方收取违约金，违约金金额为合同总价的[10]%。若违约金金额不足以弥补损失的，另一方有向违反条款方追诉的权利。</w:t>
      </w:r>
    </w:p>
    <w:p w14:paraId="5E9DC94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del w:id="1092" w:author="羊" w:date="2026-02-26T16:03:51Z">
        <w:r>
          <w:rPr>
            <w:rFonts w:hint="default" w:ascii="宋体" w:hAnsi="宋体" w:eastAsia="宋体" w:cs="宋体"/>
            <w:b w:val="0"/>
            <w:bCs w:val="0"/>
            <w:i w:val="0"/>
            <w:snapToGrid w:val="0"/>
            <w:spacing w:val="0"/>
            <w:w w:val="100"/>
            <w:position w:val="0"/>
            <w:sz w:val="21"/>
            <w:szCs w:val="21"/>
            <w:lang w:val="en-US"/>
          </w:rPr>
          <w:delText>25.4.2.3</w:delText>
        </w:r>
      </w:del>
      <w:ins w:id="1093" w:author="羊" w:date="2026-02-26T16:03:51Z">
        <w:r>
          <w:rPr>
            <w:rFonts w:hint="eastAsia" w:cs="宋体"/>
            <w:b w:val="0"/>
            <w:bCs w:val="0"/>
            <w:i w:val="0"/>
            <w:snapToGrid w:val="0"/>
            <w:spacing w:val="0"/>
            <w:w w:val="100"/>
            <w:position w:val="0"/>
            <w:sz w:val="21"/>
            <w:szCs w:val="21"/>
            <w:lang w:val="en-US" w:eastAsia="zh-CN"/>
          </w:rPr>
          <w:t>25.3</w:t>
        </w:r>
      </w:ins>
      <w:ins w:id="1094" w:author="羊" w:date="2026-02-26T16:03:52Z">
        <w:r>
          <w:rPr>
            <w:rFonts w:hint="eastAsia" w:cs="宋体"/>
            <w:b w:val="0"/>
            <w:bCs w:val="0"/>
            <w:i w:val="0"/>
            <w:snapToGrid w:val="0"/>
            <w:spacing w:val="0"/>
            <w:w w:val="100"/>
            <w:position w:val="0"/>
            <w:sz w:val="21"/>
            <w:szCs w:val="21"/>
            <w:lang w:val="en-US" w:eastAsia="zh-CN"/>
          </w:rPr>
          <w:t>.3.</w:t>
        </w:r>
      </w:ins>
      <w:ins w:id="1095" w:author="羊" w:date="2026-02-26T16:03:53Z">
        <w:r>
          <w:rPr>
            <w:rFonts w:hint="eastAsia" w:cs="宋体"/>
            <w:b w:val="0"/>
            <w:bCs w:val="0"/>
            <w:i w:val="0"/>
            <w:snapToGrid w:val="0"/>
            <w:spacing w:val="0"/>
            <w:w w:val="100"/>
            <w:position w:val="0"/>
            <w:sz w:val="21"/>
            <w:szCs w:val="21"/>
            <w:lang w:val="en-US" w:eastAsia="zh-CN"/>
          </w:rPr>
          <w:t>3</w:t>
        </w:r>
      </w:ins>
      <w:r>
        <w:rPr>
          <w:rFonts w:ascii="宋体" w:hAnsi="宋体" w:eastAsia="宋体" w:cs="宋体"/>
          <w:b w:val="0"/>
          <w:bCs w:val="0"/>
          <w:i w:val="0"/>
          <w:snapToGrid w:val="0"/>
          <w:spacing w:val="0"/>
          <w:w w:val="100"/>
          <w:position w:val="0"/>
          <w:sz w:val="21"/>
          <w:szCs w:val="21"/>
        </w:rPr>
        <w:t>若乙方提供的研究成果等被官方机构（法院或仲裁机构）认定对任何第三人构成侵权，导致甲方受到第三人追诉、停止侵权、禁止使用等，乙方应同时向甲方赔偿以下损失。</w:t>
      </w:r>
    </w:p>
    <w:p w14:paraId="42A5931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（1）赔偿甲方向第三人支付的全部损失费、赔偿金、违约金、使用费、购买费以及因诉讼或仲裁产生的律师费、差旅费与合理费用等。</w:t>
      </w:r>
    </w:p>
    <w:p w14:paraId="6CBA753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（2）按实际损失赔偿甲方损失，甲方的损失包括因使用乙方开发软件而相关的投资损失、人力资源费用等。</w:t>
      </w:r>
    </w:p>
    <w:p w14:paraId="086AFA7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ins w:id="1096" w:author="羊" w:date="2026-02-26T16:03:57Z">
        <w:r>
          <w:rPr>
            <w:rFonts w:hint="eastAsia" w:cs="宋体"/>
            <w:b w:val="0"/>
            <w:bCs w:val="0"/>
            <w:i w:val="0"/>
            <w:snapToGrid w:val="0"/>
            <w:spacing w:val="0"/>
            <w:w w:val="100"/>
            <w:position w:val="0"/>
            <w:sz w:val="21"/>
            <w:szCs w:val="21"/>
            <w:lang w:val="en-US" w:eastAsia="zh-CN"/>
          </w:rPr>
          <w:t>25.3</w:t>
        </w:r>
      </w:ins>
      <w:ins w:id="1097" w:author="羊" w:date="2026-02-26T16:03:58Z">
        <w:r>
          <w:rPr>
            <w:rFonts w:hint="eastAsia" w:cs="宋体"/>
            <w:b w:val="0"/>
            <w:bCs w:val="0"/>
            <w:i w:val="0"/>
            <w:snapToGrid w:val="0"/>
            <w:spacing w:val="0"/>
            <w:w w:val="100"/>
            <w:position w:val="0"/>
            <w:sz w:val="21"/>
            <w:szCs w:val="21"/>
            <w:lang w:val="en-US" w:eastAsia="zh-CN"/>
          </w:rPr>
          <w:t>.3</w:t>
        </w:r>
      </w:ins>
      <w:r>
        <w:rPr>
          <w:rFonts w:ascii="宋体" w:hAnsi="宋体" w:eastAsia="宋体" w:cs="宋体"/>
          <w:b w:val="0"/>
          <w:bCs w:val="0"/>
          <w:i w:val="0"/>
          <w:snapToGrid w:val="0"/>
          <w:spacing w:val="0"/>
          <w:w w:val="100"/>
          <w:position w:val="0"/>
          <w:sz w:val="21"/>
          <w:szCs w:val="21"/>
        </w:rPr>
        <w:t>期限要求：承包人应在发包人提出科技创新成果要求后300日历天内完成相应的科技创新成果。</w:t>
      </w:r>
    </w:p>
    <w:p w14:paraId="08448F6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del w:id="1098" w:author="羊" w:date="2026-02-26T16:04:02Z">
        <w:r>
          <w:rPr>
            <w:rFonts w:hint="default" w:ascii="宋体" w:hAnsi="宋体" w:eastAsia="宋体" w:cs="宋体"/>
            <w:b w:val="0"/>
            <w:bCs w:val="0"/>
            <w:i w:val="0"/>
            <w:snapToGrid w:val="0"/>
            <w:spacing w:val="0"/>
            <w:w w:val="100"/>
            <w:position w:val="0"/>
            <w:sz w:val="21"/>
            <w:szCs w:val="21"/>
            <w:lang w:val="en-US"/>
          </w:rPr>
          <w:delText>25.5</w:delText>
        </w:r>
      </w:del>
      <w:ins w:id="1099" w:author="羊" w:date="2026-02-26T16:04:02Z">
        <w:r>
          <w:rPr>
            <w:rFonts w:hint="eastAsia" w:cs="宋体"/>
            <w:b w:val="0"/>
            <w:bCs w:val="0"/>
            <w:i w:val="0"/>
            <w:snapToGrid w:val="0"/>
            <w:spacing w:val="0"/>
            <w:w w:val="100"/>
            <w:position w:val="0"/>
            <w:sz w:val="21"/>
            <w:szCs w:val="21"/>
            <w:lang w:val="en-US" w:eastAsia="zh-CN"/>
          </w:rPr>
          <w:t>25.4</w:t>
        </w:r>
      </w:ins>
      <w:r>
        <w:rPr>
          <w:rFonts w:ascii="宋体" w:hAnsi="宋体" w:eastAsia="宋体" w:cs="宋体"/>
          <w:b w:val="0"/>
          <w:bCs w:val="0"/>
          <w:i w:val="0"/>
          <w:snapToGrid w:val="0"/>
          <w:spacing w:val="0"/>
          <w:w w:val="100"/>
          <w:position w:val="0"/>
          <w:sz w:val="21"/>
          <w:szCs w:val="21"/>
        </w:rPr>
        <w:t>本招标文件所引用相关法律法规、技术标准、规程规范等文件有更新或新颁布的，按新规定执行。</w:t>
      </w:r>
    </w:p>
    <w:p w14:paraId="4BE899AC">
      <w:pPr>
        <w:keepNext w:val="0"/>
        <w:keepLines w:val="0"/>
        <w:pageBreakBefore w:val="0"/>
        <w:widowControl w:val="0"/>
        <w:kinsoku/>
        <w:wordWrap/>
        <w:overflowPunct/>
        <w:topLinePunct w:val="0"/>
        <w:autoSpaceDE/>
        <w:autoSpaceDN/>
        <w:bidi w:val="0"/>
        <w:adjustRightInd w:val="0"/>
        <w:snapToGrid w:val="0"/>
        <w:spacing w:line="360" w:lineRule="auto"/>
        <w:ind w:left="0" w:right="0" w:firstLine="422" w:firstLineChars="200"/>
        <w:jc w:val="both"/>
        <w:textAlignment w:val="auto"/>
        <w:rPr>
          <w:rFonts w:ascii="宋体" w:hAnsi="宋体" w:eastAsia="宋体" w:cs="宋体"/>
          <w:b/>
          <w:bCs/>
          <w:i w:val="0"/>
          <w:snapToGrid w:val="0"/>
          <w:spacing w:val="0"/>
          <w:w w:val="100"/>
          <w:position w:val="0"/>
          <w:sz w:val="21"/>
          <w:szCs w:val="21"/>
        </w:rPr>
      </w:pPr>
      <w:bookmarkStart w:id="346" w:name="_bookmark136"/>
      <w:bookmarkEnd w:id="346"/>
      <w:bookmarkStart w:id="347" w:name="26. 合同附件"/>
      <w:bookmarkEnd w:id="347"/>
      <w:r>
        <w:rPr>
          <w:rFonts w:ascii="宋体" w:hAnsi="宋体" w:eastAsia="宋体" w:cs="宋体"/>
          <w:b/>
          <w:bCs/>
          <w:i w:val="0"/>
          <w:snapToGrid w:val="0"/>
          <w:spacing w:val="0"/>
          <w:w w:val="100"/>
          <w:position w:val="0"/>
          <w:sz w:val="21"/>
          <w:szCs w:val="21"/>
        </w:rPr>
        <w:t>26.合同附件</w:t>
      </w:r>
    </w:p>
    <w:p w14:paraId="6BAED1B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100" w:author="羊" w:date="2026-02-26T16:04:2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以下附件是本合同的有效组成部分：</w:t>
      </w:r>
    </w:p>
    <w:p w14:paraId="25A5218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附件1：主要建设工程文件目录</w:t>
      </w:r>
    </w:p>
    <w:p w14:paraId="07EC4A8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101" w:author="羊" w:date="2026-02-26T16:04:3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附件2：承包人项目管理机构组成表</w:t>
      </w:r>
    </w:p>
    <w:p w14:paraId="0B0E5D8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附件3：履约担保</w:t>
      </w:r>
    </w:p>
    <w:p w14:paraId="5B30FA6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102" w:author="羊" w:date="2026-02-26T16:04:3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附件4：预付款担保</w:t>
      </w:r>
    </w:p>
    <w:p w14:paraId="32E2636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附件5：支付担保</w:t>
      </w:r>
    </w:p>
    <w:p w14:paraId="03FD328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103" w:author="羊" w:date="2026-02-26T16:04:3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附件6：安全生产合同</w:t>
      </w:r>
    </w:p>
    <w:p w14:paraId="6208D97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附件7：廉政合同</w:t>
      </w:r>
    </w:p>
    <w:p w14:paraId="0B00D25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104" w:author="羊" w:date="2026-02-26T16:04:4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附件8：按期支付农民工工资合同</w:t>
      </w:r>
    </w:p>
    <w:p w14:paraId="5AB5C5B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105" w:author="羊" w:date="2026-02-26T16:04:4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附件9：质量保证金保函（如有）</w:t>
      </w:r>
    </w:p>
    <w:p w14:paraId="4FCDF63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附件10：环保合同</w:t>
      </w:r>
    </w:p>
    <w:p w14:paraId="6ACD86B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附件11：诚信合规协议</w:t>
      </w:r>
    </w:p>
    <w:p w14:paraId="5D290BF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106" w:author="羊" w:date="2026-02-26T16:04:4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附件12：重庆航运建设发展（集团）有限公司《工程建设项目变更管理办法（试行）》</w:t>
      </w:r>
    </w:p>
    <w:p w14:paraId="3D1AF7E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附件13：重庆航运建设发展（集团）有限公司《档案管理理办法》</w:t>
      </w:r>
    </w:p>
    <w:p w14:paraId="4F02557A">
      <w:pPr>
        <w:keepNext w:val="0"/>
        <w:keepLines w:val="0"/>
        <w:pageBreakBefore w:val="0"/>
        <w:widowControl w:val="0"/>
        <w:kinsoku/>
        <w:wordWrap/>
        <w:overflowPunct/>
        <w:topLinePunct w:val="0"/>
        <w:autoSpaceDE/>
        <w:autoSpaceDN/>
        <w:bidi w:val="0"/>
        <w:adjustRightInd w:val="0"/>
        <w:snapToGrid w:val="0"/>
        <w:spacing w:after="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sectPr>
          <w:footerReference r:id="rId8" w:type="default"/>
          <w:pgSz w:w="11910" w:h="16840"/>
          <w:pgMar w:top="1580" w:right="1680" w:bottom="1400" w:left="1020" w:header="0" w:footer="1218" w:gutter="0"/>
          <w:pgNumType w:fmt="decimal"/>
          <w:cols w:space="720" w:num="1"/>
        </w:sectPr>
      </w:pPr>
    </w:p>
    <w:p w14:paraId="1516652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348" w:name="附件2：承包人项目管理机构组成表"/>
      <w:bookmarkEnd w:id="348"/>
      <w:bookmarkStart w:id="349" w:name="附件1：主要建设工程文件目录"/>
      <w:bookmarkEnd w:id="349"/>
      <w:r>
        <w:rPr>
          <w:rFonts w:ascii="宋体" w:hAnsi="宋体" w:eastAsia="宋体" w:cs="宋体"/>
          <w:b w:val="0"/>
          <w:bCs w:val="0"/>
          <w:i w:val="0"/>
          <w:snapToGrid w:val="0"/>
          <w:spacing w:val="0"/>
          <w:w w:val="100"/>
          <w:position w:val="0"/>
          <w:sz w:val="21"/>
          <w:szCs w:val="21"/>
        </w:rPr>
        <w:t>附件1：主要建设工程文件目录</w:t>
      </w:r>
    </w:p>
    <w:p w14:paraId="7BE5377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640" w:firstLineChars="200"/>
        <w:jc w:val="center"/>
        <w:textAlignment w:val="auto"/>
        <w:rPr>
          <w:rFonts w:ascii="宋体" w:hAnsi="宋体" w:eastAsia="宋体" w:cs="宋体"/>
          <w:b w:val="0"/>
          <w:bCs w:val="0"/>
          <w:i w:val="0"/>
          <w:snapToGrid w:val="0"/>
          <w:spacing w:val="0"/>
          <w:w w:val="100"/>
          <w:position w:val="0"/>
          <w:sz w:val="32"/>
          <w:szCs w:val="32"/>
        </w:rPr>
      </w:pPr>
      <w:r>
        <w:rPr>
          <w:rFonts w:ascii="宋体" w:hAnsi="宋体" w:eastAsia="宋体" w:cs="宋体"/>
          <w:b w:val="0"/>
          <w:bCs w:val="0"/>
          <w:i w:val="0"/>
          <w:snapToGrid w:val="0"/>
          <w:spacing w:val="0"/>
          <w:w w:val="100"/>
          <w:position w:val="0"/>
          <w:sz w:val="32"/>
          <w:szCs w:val="32"/>
        </w:rPr>
        <w:t>主要工程文件目录</w:t>
      </w:r>
    </w:p>
    <w:p w14:paraId="2C03508C">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bl>
      <w:tblPr>
        <w:tblStyle w:val="15"/>
        <w:tblW w:w="0" w:type="auto"/>
        <w:tblInd w:w="283" w:type="dxa"/>
        <w:tblLayout w:type="fixed"/>
        <w:tblCellMar>
          <w:top w:w="0" w:type="dxa"/>
          <w:left w:w="0" w:type="dxa"/>
          <w:bottom w:w="0" w:type="dxa"/>
          <w:right w:w="0" w:type="dxa"/>
        </w:tblCellMar>
      </w:tblPr>
      <w:tblGrid>
        <w:gridCol w:w="3536"/>
        <w:gridCol w:w="1418"/>
        <w:gridCol w:w="1418"/>
        <w:gridCol w:w="2917"/>
      </w:tblGrid>
      <w:tr w14:paraId="41F9676D">
        <w:tblPrEx>
          <w:tblCellMar>
            <w:top w:w="0" w:type="dxa"/>
            <w:left w:w="0" w:type="dxa"/>
            <w:bottom w:w="0" w:type="dxa"/>
            <w:right w:w="0" w:type="dxa"/>
          </w:tblCellMar>
        </w:tblPrEx>
        <w:trPr>
          <w:trHeight w:val="418" w:hRule="exact"/>
        </w:trPr>
        <w:tc>
          <w:tcPr>
            <w:tcW w:w="3536" w:type="dxa"/>
            <w:tcBorders>
              <w:top w:val="single" w:color="000000" w:sz="4" w:space="0"/>
              <w:left w:val="single" w:color="000000" w:sz="4" w:space="0"/>
              <w:bottom w:val="single" w:color="000000" w:sz="4" w:space="0"/>
              <w:right w:val="single" w:color="000000" w:sz="4" w:space="0"/>
            </w:tcBorders>
            <w:vAlign w:val="center"/>
          </w:tcPr>
          <w:p w14:paraId="68B85F75">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文件名称</w:t>
            </w:r>
          </w:p>
        </w:tc>
        <w:tc>
          <w:tcPr>
            <w:tcW w:w="1418" w:type="dxa"/>
            <w:tcBorders>
              <w:top w:val="single" w:color="000000" w:sz="4" w:space="0"/>
              <w:left w:val="single" w:color="000000" w:sz="4" w:space="0"/>
              <w:bottom w:val="single" w:color="000000" w:sz="4" w:space="0"/>
              <w:right w:val="single" w:color="000000" w:sz="4" w:space="0"/>
            </w:tcBorders>
            <w:vAlign w:val="center"/>
          </w:tcPr>
          <w:p w14:paraId="15FEEC37">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套数</w:t>
            </w:r>
          </w:p>
        </w:tc>
        <w:tc>
          <w:tcPr>
            <w:tcW w:w="1418" w:type="dxa"/>
            <w:tcBorders>
              <w:top w:val="single" w:color="000000" w:sz="4" w:space="0"/>
              <w:left w:val="single" w:color="000000" w:sz="4" w:space="0"/>
              <w:bottom w:val="single" w:color="000000" w:sz="4" w:space="0"/>
              <w:right w:val="single" w:color="000000" w:sz="4" w:space="0"/>
            </w:tcBorders>
            <w:vAlign w:val="center"/>
          </w:tcPr>
          <w:p w14:paraId="0FB22D66">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移交时间</w:t>
            </w:r>
          </w:p>
        </w:tc>
        <w:tc>
          <w:tcPr>
            <w:tcW w:w="2917" w:type="dxa"/>
            <w:tcBorders>
              <w:top w:val="single" w:color="000000" w:sz="4" w:space="0"/>
              <w:left w:val="single" w:color="000000" w:sz="4" w:space="0"/>
              <w:bottom w:val="single" w:color="000000" w:sz="4" w:space="0"/>
              <w:right w:val="single" w:color="000000" w:sz="4" w:space="0"/>
            </w:tcBorders>
            <w:vAlign w:val="center"/>
          </w:tcPr>
          <w:p w14:paraId="5440FF01">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责任人</w:t>
            </w:r>
          </w:p>
        </w:tc>
      </w:tr>
      <w:tr w14:paraId="6581DE30">
        <w:tblPrEx>
          <w:tblCellMar>
            <w:top w:w="0" w:type="dxa"/>
            <w:left w:w="0" w:type="dxa"/>
            <w:bottom w:w="0" w:type="dxa"/>
            <w:right w:w="0" w:type="dxa"/>
          </w:tblCellMar>
        </w:tblPrEx>
        <w:trPr>
          <w:trHeight w:val="577" w:hRule="exact"/>
        </w:trPr>
        <w:tc>
          <w:tcPr>
            <w:tcW w:w="3536" w:type="dxa"/>
            <w:tcBorders>
              <w:top w:val="single" w:color="000000" w:sz="4" w:space="0"/>
              <w:left w:val="single" w:color="000000" w:sz="4" w:space="0"/>
              <w:bottom w:val="single" w:color="000000" w:sz="4" w:space="0"/>
              <w:right w:val="single" w:color="000000" w:sz="4" w:space="0"/>
            </w:tcBorders>
            <w:vAlign w:val="center"/>
          </w:tcPr>
          <w:p w14:paraId="0CB530D3">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24A02EE7">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694937A0">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2917" w:type="dxa"/>
            <w:tcBorders>
              <w:top w:val="single" w:color="000000" w:sz="4" w:space="0"/>
              <w:left w:val="single" w:color="000000" w:sz="4" w:space="0"/>
              <w:bottom w:val="single" w:color="000000" w:sz="4" w:space="0"/>
              <w:right w:val="single" w:color="000000" w:sz="4" w:space="0"/>
            </w:tcBorders>
            <w:vAlign w:val="center"/>
          </w:tcPr>
          <w:p w14:paraId="2CA8F9BB">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r>
      <w:tr w14:paraId="578F1966">
        <w:tblPrEx>
          <w:tblCellMar>
            <w:top w:w="0" w:type="dxa"/>
            <w:left w:w="0" w:type="dxa"/>
            <w:bottom w:w="0" w:type="dxa"/>
            <w:right w:w="0" w:type="dxa"/>
          </w:tblCellMar>
        </w:tblPrEx>
        <w:trPr>
          <w:trHeight w:val="577" w:hRule="exact"/>
        </w:trPr>
        <w:tc>
          <w:tcPr>
            <w:tcW w:w="3536" w:type="dxa"/>
            <w:tcBorders>
              <w:top w:val="single" w:color="000000" w:sz="4" w:space="0"/>
              <w:left w:val="single" w:color="000000" w:sz="4" w:space="0"/>
              <w:bottom w:val="single" w:color="000000" w:sz="4" w:space="0"/>
              <w:right w:val="single" w:color="000000" w:sz="4" w:space="0"/>
            </w:tcBorders>
            <w:vAlign w:val="center"/>
          </w:tcPr>
          <w:p w14:paraId="17D8E10A">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762ED5AF">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6889C87A">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2917" w:type="dxa"/>
            <w:tcBorders>
              <w:top w:val="single" w:color="000000" w:sz="4" w:space="0"/>
              <w:left w:val="single" w:color="000000" w:sz="4" w:space="0"/>
              <w:bottom w:val="single" w:color="000000" w:sz="4" w:space="0"/>
              <w:right w:val="single" w:color="000000" w:sz="4" w:space="0"/>
            </w:tcBorders>
            <w:vAlign w:val="center"/>
          </w:tcPr>
          <w:p w14:paraId="5D9C2739">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r>
      <w:tr w14:paraId="67C50360">
        <w:tblPrEx>
          <w:tblCellMar>
            <w:top w:w="0" w:type="dxa"/>
            <w:left w:w="0" w:type="dxa"/>
            <w:bottom w:w="0" w:type="dxa"/>
            <w:right w:w="0" w:type="dxa"/>
          </w:tblCellMar>
        </w:tblPrEx>
        <w:trPr>
          <w:trHeight w:val="577" w:hRule="exact"/>
        </w:trPr>
        <w:tc>
          <w:tcPr>
            <w:tcW w:w="3536" w:type="dxa"/>
            <w:tcBorders>
              <w:top w:val="single" w:color="000000" w:sz="4" w:space="0"/>
              <w:left w:val="single" w:color="000000" w:sz="4" w:space="0"/>
              <w:bottom w:val="single" w:color="000000" w:sz="4" w:space="0"/>
              <w:right w:val="single" w:color="000000" w:sz="4" w:space="0"/>
            </w:tcBorders>
            <w:vAlign w:val="center"/>
          </w:tcPr>
          <w:p w14:paraId="23779651">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255B2E36">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5F239EC9">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2917" w:type="dxa"/>
            <w:tcBorders>
              <w:top w:val="single" w:color="000000" w:sz="4" w:space="0"/>
              <w:left w:val="single" w:color="000000" w:sz="4" w:space="0"/>
              <w:bottom w:val="single" w:color="000000" w:sz="4" w:space="0"/>
              <w:right w:val="single" w:color="000000" w:sz="4" w:space="0"/>
            </w:tcBorders>
            <w:vAlign w:val="center"/>
          </w:tcPr>
          <w:p w14:paraId="4D4C6019">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r>
      <w:tr w14:paraId="145825BC">
        <w:tblPrEx>
          <w:tblCellMar>
            <w:top w:w="0" w:type="dxa"/>
            <w:left w:w="0" w:type="dxa"/>
            <w:bottom w:w="0" w:type="dxa"/>
            <w:right w:w="0" w:type="dxa"/>
          </w:tblCellMar>
        </w:tblPrEx>
        <w:trPr>
          <w:trHeight w:val="577" w:hRule="exact"/>
        </w:trPr>
        <w:tc>
          <w:tcPr>
            <w:tcW w:w="3536" w:type="dxa"/>
            <w:tcBorders>
              <w:top w:val="single" w:color="000000" w:sz="4" w:space="0"/>
              <w:left w:val="single" w:color="000000" w:sz="4" w:space="0"/>
              <w:bottom w:val="single" w:color="000000" w:sz="4" w:space="0"/>
              <w:right w:val="single" w:color="000000" w:sz="4" w:space="0"/>
            </w:tcBorders>
            <w:vAlign w:val="center"/>
          </w:tcPr>
          <w:p w14:paraId="3DA8B7E8">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3D7E0412">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2DAC78C5">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2917" w:type="dxa"/>
            <w:tcBorders>
              <w:top w:val="single" w:color="000000" w:sz="4" w:space="0"/>
              <w:left w:val="single" w:color="000000" w:sz="4" w:space="0"/>
              <w:bottom w:val="single" w:color="000000" w:sz="4" w:space="0"/>
              <w:right w:val="single" w:color="000000" w:sz="4" w:space="0"/>
            </w:tcBorders>
            <w:vAlign w:val="center"/>
          </w:tcPr>
          <w:p w14:paraId="3D5A4E12">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r>
      <w:tr w14:paraId="09B6C120">
        <w:tblPrEx>
          <w:tblCellMar>
            <w:top w:w="0" w:type="dxa"/>
            <w:left w:w="0" w:type="dxa"/>
            <w:bottom w:w="0" w:type="dxa"/>
            <w:right w:w="0" w:type="dxa"/>
          </w:tblCellMar>
        </w:tblPrEx>
        <w:trPr>
          <w:trHeight w:val="577" w:hRule="exact"/>
        </w:trPr>
        <w:tc>
          <w:tcPr>
            <w:tcW w:w="3536" w:type="dxa"/>
            <w:tcBorders>
              <w:top w:val="single" w:color="000000" w:sz="4" w:space="0"/>
              <w:left w:val="single" w:color="000000" w:sz="4" w:space="0"/>
              <w:bottom w:val="single" w:color="000000" w:sz="4" w:space="0"/>
              <w:right w:val="single" w:color="000000" w:sz="4" w:space="0"/>
            </w:tcBorders>
            <w:vAlign w:val="center"/>
          </w:tcPr>
          <w:p w14:paraId="3FA09A68">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4A705829">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1825F9E1">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2917" w:type="dxa"/>
            <w:tcBorders>
              <w:top w:val="single" w:color="000000" w:sz="4" w:space="0"/>
              <w:left w:val="single" w:color="000000" w:sz="4" w:space="0"/>
              <w:bottom w:val="single" w:color="000000" w:sz="4" w:space="0"/>
              <w:right w:val="single" w:color="000000" w:sz="4" w:space="0"/>
            </w:tcBorders>
            <w:vAlign w:val="center"/>
          </w:tcPr>
          <w:p w14:paraId="7CF99D36">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r>
      <w:tr w14:paraId="18BBCBA9">
        <w:tblPrEx>
          <w:tblCellMar>
            <w:top w:w="0" w:type="dxa"/>
            <w:left w:w="0" w:type="dxa"/>
            <w:bottom w:w="0" w:type="dxa"/>
            <w:right w:w="0" w:type="dxa"/>
          </w:tblCellMar>
        </w:tblPrEx>
        <w:trPr>
          <w:trHeight w:val="577" w:hRule="exact"/>
        </w:trPr>
        <w:tc>
          <w:tcPr>
            <w:tcW w:w="3536" w:type="dxa"/>
            <w:tcBorders>
              <w:top w:val="single" w:color="000000" w:sz="4" w:space="0"/>
              <w:left w:val="single" w:color="000000" w:sz="4" w:space="0"/>
              <w:bottom w:val="single" w:color="000000" w:sz="4" w:space="0"/>
              <w:right w:val="single" w:color="000000" w:sz="4" w:space="0"/>
            </w:tcBorders>
            <w:vAlign w:val="center"/>
          </w:tcPr>
          <w:p w14:paraId="0764F96F">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72E24441">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5792427E">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2917" w:type="dxa"/>
            <w:tcBorders>
              <w:top w:val="single" w:color="000000" w:sz="4" w:space="0"/>
              <w:left w:val="single" w:color="000000" w:sz="4" w:space="0"/>
              <w:bottom w:val="single" w:color="000000" w:sz="4" w:space="0"/>
              <w:right w:val="single" w:color="000000" w:sz="4" w:space="0"/>
            </w:tcBorders>
            <w:vAlign w:val="center"/>
          </w:tcPr>
          <w:p w14:paraId="6A42F741">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r>
      <w:tr w14:paraId="1F8FE8F7">
        <w:tblPrEx>
          <w:tblCellMar>
            <w:top w:w="0" w:type="dxa"/>
            <w:left w:w="0" w:type="dxa"/>
            <w:bottom w:w="0" w:type="dxa"/>
            <w:right w:w="0" w:type="dxa"/>
          </w:tblCellMar>
        </w:tblPrEx>
        <w:trPr>
          <w:trHeight w:val="577" w:hRule="exact"/>
        </w:trPr>
        <w:tc>
          <w:tcPr>
            <w:tcW w:w="3536" w:type="dxa"/>
            <w:tcBorders>
              <w:top w:val="single" w:color="000000" w:sz="4" w:space="0"/>
              <w:left w:val="single" w:color="000000" w:sz="4" w:space="0"/>
              <w:bottom w:val="single" w:color="000000" w:sz="4" w:space="0"/>
              <w:right w:val="single" w:color="000000" w:sz="4" w:space="0"/>
            </w:tcBorders>
            <w:vAlign w:val="center"/>
          </w:tcPr>
          <w:p w14:paraId="334E5EF0">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67195D2A">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6D7D5223">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2917" w:type="dxa"/>
            <w:tcBorders>
              <w:top w:val="single" w:color="000000" w:sz="4" w:space="0"/>
              <w:left w:val="single" w:color="000000" w:sz="4" w:space="0"/>
              <w:bottom w:val="single" w:color="000000" w:sz="4" w:space="0"/>
              <w:right w:val="single" w:color="000000" w:sz="4" w:space="0"/>
            </w:tcBorders>
            <w:vAlign w:val="center"/>
          </w:tcPr>
          <w:p w14:paraId="40BF7A1A">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r>
      <w:tr w14:paraId="3BF99503">
        <w:tblPrEx>
          <w:tblCellMar>
            <w:top w:w="0" w:type="dxa"/>
            <w:left w:w="0" w:type="dxa"/>
            <w:bottom w:w="0" w:type="dxa"/>
            <w:right w:w="0" w:type="dxa"/>
          </w:tblCellMar>
        </w:tblPrEx>
        <w:trPr>
          <w:trHeight w:val="577" w:hRule="exact"/>
        </w:trPr>
        <w:tc>
          <w:tcPr>
            <w:tcW w:w="3536" w:type="dxa"/>
            <w:tcBorders>
              <w:top w:val="single" w:color="000000" w:sz="4" w:space="0"/>
              <w:left w:val="single" w:color="000000" w:sz="4" w:space="0"/>
              <w:bottom w:val="single" w:color="000000" w:sz="4" w:space="0"/>
              <w:right w:val="single" w:color="000000" w:sz="4" w:space="0"/>
            </w:tcBorders>
            <w:vAlign w:val="center"/>
          </w:tcPr>
          <w:p w14:paraId="19CCBDE6">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66006314">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4C1F52B1">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2917" w:type="dxa"/>
            <w:tcBorders>
              <w:top w:val="single" w:color="000000" w:sz="4" w:space="0"/>
              <w:left w:val="single" w:color="000000" w:sz="4" w:space="0"/>
              <w:bottom w:val="single" w:color="000000" w:sz="4" w:space="0"/>
              <w:right w:val="single" w:color="000000" w:sz="4" w:space="0"/>
            </w:tcBorders>
            <w:vAlign w:val="center"/>
          </w:tcPr>
          <w:p w14:paraId="03DDD594">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r>
      <w:tr w14:paraId="26D874DA">
        <w:tblPrEx>
          <w:tblCellMar>
            <w:top w:w="0" w:type="dxa"/>
            <w:left w:w="0" w:type="dxa"/>
            <w:bottom w:w="0" w:type="dxa"/>
            <w:right w:w="0" w:type="dxa"/>
          </w:tblCellMar>
        </w:tblPrEx>
        <w:trPr>
          <w:trHeight w:val="577" w:hRule="exact"/>
        </w:trPr>
        <w:tc>
          <w:tcPr>
            <w:tcW w:w="3536" w:type="dxa"/>
            <w:tcBorders>
              <w:top w:val="single" w:color="000000" w:sz="4" w:space="0"/>
              <w:left w:val="single" w:color="000000" w:sz="4" w:space="0"/>
              <w:bottom w:val="single" w:color="000000" w:sz="4" w:space="0"/>
              <w:right w:val="single" w:color="000000" w:sz="4" w:space="0"/>
            </w:tcBorders>
            <w:vAlign w:val="center"/>
          </w:tcPr>
          <w:p w14:paraId="1AB22771">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6F100154">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280BE204">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2917" w:type="dxa"/>
            <w:tcBorders>
              <w:top w:val="single" w:color="000000" w:sz="4" w:space="0"/>
              <w:left w:val="single" w:color="000000" w:sz="4" w:space="0"/>
              <w:bottom w:val="single" w:color="000000" w:sz="4" w:space="0"/>
              <w:right w:val="single" w:color="000000" w:sz="4" w:space="0"/>
            </w:tcBorders>
            <w:vAlign w:val="center"/>
          </w:tcPr>
          <w:p w14:paraId="05B997F1">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r>
      <w:tr w14:paraId="5738BF8E">
        <w:tblPrEx>
          <w:tblCellMar>
            <w:top w:w="0" w:type="dxa"/>
            <w:left w:w="0" w:type="dxa"/>
            <w:bottom w:w="0" w:type="dxa"/>
            <w:right w:w="0" w:type="dxa"/>
          </w:tblCellMar>
        </w:tblPrEx>
        <w:trPr>
          <w:trHeight w:val="577" w:hRule="exact"/>
        </w:trPr>
        <w:tc>
          <w:tcPr>
            <w:tcW w:w="3536" w:type="dxa"/>
            <w:tcBorders>
              <w:top w:val="single" w:color="000000" w:sz="4" w:space="0"/>
              <w:left w:val="single" w:color="000000" w:sz="4" w:space="0"/>
              <w:bottom w:val="single" w:color="000000" w:sz="4" w:space="0"/>
              <w:right w:val="single" w:color="000000" w:sz="4" w:space="0"/>
            </w:tcBorders>
            <w:vAlign w:val="center"/>
          </w:tcPr>
          <w:p w14:paraId="48B21EC7">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27368227">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083E2391">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2917" w:type="dxa"/>
            <w:tcBorders>
              <w:top w:val="single" w:color="000000" w:sz="4" w:space="0"/>
              <w:left w:val="single" w:color="000000" w:sz="4" w:space="0"/>
              <w:bottom w:val="single" w:color="000000" w:sz="4" w:space="0"/>
              <w:right w:val="single" w:color="000000" w:sz="4" w:space="0"/>
            </w:tcBorders>
            <w:vAlign w:val="center"/>
          </w:tcPr>
          <w:p w14:paraId="20099910">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r>
      <w:tr w14:paraId="6D9EDED0">
        <w:tblPrEx>
          <w:tblCellMar>
            <w:top w:w="0" w:type="dxa"/>
            <w:left w:w="0" w:type="dxa"/>
            <w:bottom w:w="0" w:type="dxa"/>
            <w:right w:w="0" w:type="dxa"/>
          </w:tblCellMar>
        </w:tblPrEx>
        <w:trPr>
          <w:trHeight w:val="577" w:hRule="exact"/>
        </w:trPr>
        <w:tc>
          <w:tcPr>
            <w:tcW w:w="3536" w:type="dxa"/>
            <w:tcBorders>
              <w:top w:val="single" w:color="000000" w:sz="4" w:space="0"/>
              <w:left w:val="single" w:color="000000" w:sz="4" w:space="0"/>
              <w:bottom w:val="single" w:color="000000" w:sz="4" w:space="0"/>
              <w:right w:val="single" w:color="000000" w:sz="4" w:space="0"/>
            </w:tcBorders>
            <w:vAlign w:val="center"/>
          </w:tcPr>
          <w:p w14:paraId="03F8746F">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5A71F00D">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211094E2">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2917" w:type="dxa"/>
            <w:tcBorders>
              <w:top w:val="single" w:color="000000" w:sz="4" w:space="0"/>
              <w:left w:val="single" w:color="000000" w:sz="4" w:space="0"/>
              <w:bottom w:val="single" w:color="000000" w:sz="4" w:space="0"/>
              <w:right w:val="single" w:color="000000" w:sz="4" w:space="0"/>
            </w:tcBorders>
            <w:vAlign w:val="center"/>
          </w:tcPr>
          <w:p w14:paraId="191C76DA">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r>
      <w:tr w14:paraId="0AC0A821">
        <w:tblPrEx>
          <w:tblCellMar>
            <w:top w:w="0" w:type="dxa"/>
            <w:left w:w="0" w:type="dxa"/>
            <w:bottom w:w="0" w:type="dxa"/>
            <w:right w:w="0" w:type="dxa"/>
          </w:tblCellMar>
        </w:tblPrEx>
        <w:trPr>
          <w:trHeight w:val="577" w:hRule="exact"/>
        </w:trPr>
        <w:tc>
          <w:tcPr>
            <w:tcW w:w="3536" w:type="dxa"/>
            <w:tcBorders>
              <w:top w:val="single" w:color="000000" w:sz="4" w:space="0"/>
              <w:left w:val="single" w:color="000000" w:sz="4" w:space="0"/>
              <w:bottom w:val="single" w:color="000000" w:sz="4" w:space="0"/>
              <w:right w:val="single" w:color="000000" w:sz="4" w:space="0"/>
            </w:tcBorders>
            <w:vAlign w:val="center"/>
          </w:tcPr>
          <w:p w14:paraId="50CEAAE1">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026468A9">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50503B3D">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2917" w:type="dxa"/>
            <w:tcBorders>
              <w:top w:val="single" w:color="000000" w:sz="4" w:space="0"/>
              <w:left w:val="single" w:color="000000" w:sz="4" w:space="0"/>
              <w:bottom w:val="single" w:color="000000" w:sz="4" w:space="0"/>
              <w:right w:val="single" w:color="000000" w:sz="4" w:space="0"/>
            </w:tcBorders>
            <w:vAlign w:val="center"/>
          </w:tcPr>
          <w:p w14:paraId="73ED2FDC">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r>
      <w:tr w14:paraId="2EFB1674">
        <w:tblPrEx>
          <w:tblCellMar>
            <w:top w:w="0" w:type="dxa"/>
            <w:left w:w="0" w:type="dxa"/>
            <w:bottom w:w="0" w:type="dxa"/>
            <w:right w:w="0" w:type="dxa"/>
          </w:tblCellMar>
        </w:tblPrEx>
        <w:trPr>
          <w:trHeight w:val="577" w:hRule="exact"/>
        </w:trPr>
        <w:tc>
          <w:tcPr>
            <w:tcW w:w="3536" w:type="dxa"/>
            <w:tcBorders>
              <w:top w:val="single" w:color="000000" w:sz="4" w:space="0"/>
              <w:left w:val="single" w:color="000000" w:sz="4" w:space="0"/>
              <w:bottom w:val="single" w:color="000000" w:sz="4" w:space="0"/>
              <w:right w:val="single" w:color="000000" w:sz="4" w:space="0"/>
            </w:tcBorders>
            <w:vAlign w:val="center"/>
          </w:tcPr>
          <w:p w14:paraId="33E5FF5A">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7A85CE99">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10957D2F">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2917" w:type="dxa"/>
            <w:tcBorders>
              <w:top w:val="single" w:color="000000" w:sz="4" w:space="0"/>
              <w:left w:val="single" w:color="000000" w:sz="4" w:space="0"/>
              <w:bottom w:val="single" w:color="000000" w:sz="4" w:space="0"/>
              <w:right w:val="single" w:color="000000" w:sz="4" w:space="0"/>
            </w:tcBorders>
            <w:vAlign w:val="center"/>
          </w:tcPr>
          <w:p w14:paraId="1232DA4B">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r>
      <w:tr w14:paraId="6D5308E5">
        <w:tblPrEx>
          <w:tblCellMar>
            <w:top w:w="0" w:type="dxa"/>
            <w:left w:w="0" w:type="dxa"/>
            <w:bottom w:w="0" w:type="dxa"/>
            <w:right w:w="0" w:type="dxa"/>
          </w:tblCellMar>
        </w:tblPrEx>
        <w:trPr>
          <w:trHeight w:val="577" w:hRule="exact"/>
        </w:trPr>
        <w:tc>
          <w:tcPr>
            <w:tcW w:w="3536" w:type="dxa"/>
            <w:tcBorders>
              <w:top w:val="single" w:color="000000" w:sz="4" w:space="0"/>
              <w:left w:val="single" w:color="000000" w:sz="4" w:space="0"/>
              <w:bottom w:val="single" w:color="000000" w:sz="4" w:space="0"/>
              <w:right w:val="single" w:color="000000" w:sz="4" w:space="0"/>
            </w:tcBorders>
            <w:vAlign w:val="center"/>
          </w:tcPr>
          <w:p w14:paraId="5C115132">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10EC50C2">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2C4A4F5C">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2917" w:type="dxa"/>
            <w:tcBorders>
              <w:top w:val="single" w:color="000000" w:sz="4" w:space="0"/>
              <w:left w:val="single" w:color="000000" w:sz="4" w:space="0"/>
              <w:bottom w:val="single" w:color="000000" w:sz="4" w:space="0"/>
              <w:right w:val="single" w:color="000000" w:sz="4" w:space="0"/>
            </w:tcBorders>
            <w:vAlign w:val="center"/>
          </w:tcPr>
          <w:p w14:paraId="7C282E68">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r>
      <w:tr w14:paraId="05352839">
        <w:tblPrEx>
          <w:tblCellMar>
            <w:top w:w="0" w:type="dxa"/>
            <w:left w:w="0" w:type="dxa"/>
            <w:bottom w:w="0" w:type="dxa"/>
            <w:right w:w="0" w:type="dxa"/>
          </w:tblCellMar>
        </w:tblPrEx>
        <w:trPr>
          <w:trHeight w:val="577" w:hRule="exact"/>
        </w:trPr>
        <w:tc>
          <w:tcPr>
            <w:tcW w:w="3536" w:type="dxa"/>
            <w:tcBorders>
              <w:top w:val="single" w:color="000000" w:sz="4" w:space="0"/>
              <w:left w:val="single" w:color="000000" w:sz="4" w:space="0"/>
              <w:bottom w:val="single" w:color="000000" w:sz="4" w:space="0"/>
              <w:right w:val="single" w:color="000000" w:sz="4" w:space="0"/>
            </w:tcBorders>
            <w:vAlign w:val="center"/>
          </w:tcPr>
          <w:p w14:paraId="49657ABF">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743C7BC4">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37335827">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2917" w:type="dxa"/>
            <w:tcBorders>
              <w:top w:val="single" w:color="000000" w:sz="4" w:space="0"/>
              <w:left w:val="single" w:color="000000" w:sz="4" w:space="0"/>
              <w:bottom w:val="single" w:color="000000" w:sz="4" w:space="0"/>
              <w:right w:val="single" w:color="000000" w:sz="4" w:space="0"/>
            </w:tcBorders>
            <w:vAlign w:val="center"/>
          </w:tcPr>
          <w:p w14:paraId="442D9A52">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r>
      <w:tr w14:paraId="67A864A9">
        <w:tblPrEx>
          <w:tblCellMar>
            <w:top w:w="0" w:type="dxa"/>
            <w:left w:w="0" w:type="dxa"/>
            <w:bottom w:w="0" w:type="dxa"/>
            <w:right w:w="0" w:type="dxa"/>
          </w:tblCellMar>
        </w:tblPrEx>
        <w:trPr>
          <w:trHeight w:val="577" w:hRule="exact"/>
        </w:trPr>
        <w:tc>
          <w:tcPr>
            <w:tcW w:w="3536" w:type="dxa"/>
            <w:tcBorders>
              <w:top w:val="single" w:color="000000" w:sz="4" w:space="0"/>
              <w:left w:val="single" w:color="000000" w:sz="4" w:space="0"/>
              <w:bottom w:val="single" w:color="000000" w:sz="4" w:space="0"/>
              <w:right w:val="single" w:color="000000" w:sz="4" w:space="0"/>
            </w:tcBorders>
            <w:vAlign w:val="center"/>
          </w:tcPr>
          <w:p w14:paraId="4478C652">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07803A8A">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6D2E7E25">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2917" w:type="dxa"/>
            <w:tcBorders>
              <w:top w:val="single" w:color="000000" w:sz="4" w:space="0"/>
              <w:left w:val="single" w:color="000000" w:sz="4" w:space="0"/>
              <w:bottom w:val="single" w:color="000000" w:sz="4" w:space="0"/>
              <w:right w:val="single" w:color="000000" w:sz="4" w:space="0"/>
            </w:tcBorders>
            <w:vAlign w:val="center"/>
          </w:tcPr>
          <w:p w14:paraId="699A852A">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r>
      <w:tr w14:paraId="346F69DE">
        <w:tblPrEx>
          <w:tblCellMar>
            <w:top w:w="0" w:type="dxa"/>
            <w:left w:w="0" w:type="dxa"/>
            <w:bottom w:w="0" w:type="dxa"/>
            <w:right w:w="0" w:type="dxa"/>
          </w:tblCellMar>
        </w:tblPrEx>
        <w:trPr>
          <w:trHeight w:val="577" w:hRule="exact"/>
        </w:trPr>
        <w:tc>
          <w:tcPr>
            <w:tcW w:w="3536" w:type="dxa"/>
            <w:tcBorders>
              <w:top w:val="single" w:color="000000" w:sz="4" w:space="0"/>
              <w:left w:val="single" w:color="000000" w:sz="4" w:space="0"/>
              <w:bottom w:val="single" w:color="000000" w:sz="4" w:space="0"/>
              <w:right w:val="single" w:color="000000" w:sz="4" w:space="0"/>
            </w:tcBorders>
            <w:vAlign w:val="center"/>
          </w:tcPr>
          <w:p w14:paraId="52063916">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46D64291">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0B2CC251">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2917" w:type="dxa"/>
            <w:tcBorders>
              <w:top w:val="single" w:color="000000" w:sz="4" w:space="0"/>
              <w:left w:val="single" w:color="000000" w:sz="4" w:space="0"/>
              <w:bottom w:val="single" w:color="000000" w:sz="4" w:space="0"/>
              <w:right w:val="single" w:color="000000" w:sz="4" w:space="0"/>
            </w:tcBorders>
            <w:vAlign w:val="center"/>
          </w:tcPr>
          <w:p w14:paraId="2DC183D8">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r>
      <w:tr w14:paraId="044F8B53">
        <w:tblPrEx>
          <w:tblCellMar>
            <w:top w:w="0" w:type="dxa"/>
            <w:left w:w="0" w:type="dxa"/>
            <w:bottom w:w="0" w:type="dxa"/>
            <w:right w:w="0" w:type="dxa"/>
          </w:tblCellMar>
        </w:tblPrEx>
        <w:trPr>
          <w:trHeight w:val="577" w:hRule="exact"/>
        </w:trPr>
        <w:tc>
          <w:tcPr>
            <w:tcW w:w="3536" w:type="dxa"/>
            <w:tcBorders>
              <w:top w:val="single" w:color="000000" w:sz="4" w:space="0"/>
              <w:left w:val="single" w:color="000000" w:sz="4" w:space="0"/>
              <w:bottom w:val="single" w:color="000000" w:sz="4" w:space="0"/>
              <w:right w:val="single" w:color="000000" w:sz="4" w:space="0"/>
            </w:tcBorders>
            <w:vAlign w:val="center"/>
          </w:tcPr>
          <w:p w14:paraId="462DCCB0">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258FB92C">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1418" w:type="dxa"/>
            <w:tcBorders>
              <w:top w:val="single" w:color="000000" w:sz="4" w:space="0"/>
              <w:left w:val="single" w:color="000000" w:sz="4" w:space="0"/>
              <w:bottom w:val="single" w:color="000000" w:sz="4" w:space="0"/>
              <w:right w:val="single" w:color="000000" w:sz="4" w:space="0"/>
            </w:tcBorders>
            <w:vAlign w:val="center"/>
          </w:tcPr>
          <w:p w14:paraId="3DA181C2">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c>
          <w:tcPr>
            <w:tcW w:w="2917" w:type="dxa"/>
            <w:tcBorders>
              <w:top w:val="single" w:color="000000" w:sz="4" w:space="0"/>
              <w:left w:val="single" w:color="000000" w:sz="4" w:space="0"/>
              <w:bottom w:val="single" w:color="000000" w:sz="4" w:space="0"/>
              <w:right w:val="single" w:color="000000" w:sz="4" w:space="0"/>
            </w:tcBorders>
            <w:vAlign w:val="center"/>
          </w:tcPr>
          <w:p w14:paraId="430B0C30">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jc w:val="center"/>
              <w:textAlignment w:val="auto"/>
              <w:rPr>
                <w:rFonts w:ascii="宋体" w:hAnsi="宋体" w:eastAsia="宋体" w:cs="宋体"/>
                <w:b w:val="0"/>
                <w:bCs w:val="0"/>
                <w:i w:val="0"/>
                <w:snapToGrid w:val="0"/>
                <w:spacing w:val="0"/>
                <w:w w:val="100"/>
                <w:position w:val="0"/>
                <w:sz w:val="21"/>
                <w:szCs w:val="21"/>
              </w:rPr>
            </w:pPr>
          </w:p>
        </w:tc>
      </w:tr>
    </w:tbl>
    <w:p w14:paraId="577BAFB4">
      <w:pPr>
        <w:keepNext w:val="0"/>
        <w:keepLines w:val="0"/>
        <w:pageBreakBefore w:val="0"/>
        <w:widowControl w:val="0"/>
        <w:kinsoku/>
        <w:wordWrap/>
        <w:overflowPunct/>
        <w:topLinePunct w:val="0"/>
        <w:autoSpaceDE/>
        <w:autoSpaceDN/>
        <w:bidi w:val="0"/>
        <w:adjustRightInd w:val="0"/>
        <w:snapToGrid w:val="0"/>
        <w:spacing w:after="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sectPr>
          <w:pgSz w:w="11910" w:h="16840"/>
          <w:pgMar w:top="1360" w:right="1180" w:bottom="1400" w:left="1020" w:header="0" w:footer="1218" w:gutter="0"/>
          <w:pgNumType w:fmt="decimal"/>
          <w:cols w:space="720" w:num="1"/>
        </w:sectPr>
      </w:pPr>
    </w:p>
    <w:p w14:paraId="3885892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附件2：承包人项目管理机构组成表</w:t>
      </w:r>
    </w:p>
    <w:p w14:paraId="5FE10E7F">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1314456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643" w:firstLineChars="200"/>
        <w:jc w:val="center"/>
        <w:textAlignment w:val="auto"/>
        <w:rPr>
          <w:rFonts w:ascii="宋体" w:hAnsi="宋体" w:eastAsia="宋体" w:cs="宋体"/>
          <w:b/>
          <w:bCs/>
          <w:i w:val="0"/>
          <w:snapToGrid w:val="0"/>
          <w:spacing w:val="0"/>
          <w:w w:val="100"/>
          <w:position w:val="0"/>
          <w:sz w:val="32"/>
          <w:szCs w:val="32"/>
        </w:rPr>
      </w:pPr>
      <w:r>
        <w:rPr>
          <w:rFonts w:ascii="宋体" w:hAnsi="宋体" w:eastAsia="宋体" w:cs="宋体"/>
          <w:b/>
          <w:bCs/>
          <w:i w:val="0"/>
          <w:snapToGrid w:val="0"/>
          <w:spacing w:val="0"/>
          <w:w w:val="100"/>
          <w:position w:val="0"/>
          <w:sz w:val="32"/>
          <w:szCs w:val="32"/>
        </w:rPr>
        <w:t>承包人项目管理机构组成表</w:t>
      </w:r>
    </w:p>
    <w:p w14:paraId="2D1F4DCC">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bl>
      <w:tblPr>
        <w:tblStyle w:val="15"/>
        <w:tblW w:w="0" w:type="auto"/>
        <w:tblInd w:w="0" w:type="dxa"/>
        <w:tblLayout w:type="fixed"/>
        <w:tblCellMar>
          <w:top w:w="0" w:type="dxa"/>
          <w:left w:w="0" w:type="dxa"/>
          <w:bottom w:w="0" w:type="dxa"/>
          <w:right w:w="0" w:type="dxa"/>
        </w:tblCellMar>
        <w:tblPrChange w:id="1107" w:author="羊建业" w:date="2026-03-09T16:11:44Z">
          <w:tblPr>
            <w:tblStyle w:val="15"/>
            <w:tblW w:w="0" w:type="auto"/>
            <w:tblInd w:w="0" w:type="dxa"/>
            <w:tblLayout w:type="fixed"/>
            <w:tblCellMar>
              <w:top w:w="0" w:type="dxa"/>
              <w:left w:w="0" w:type="dxa"/>
              <w:bottom w:w="0" w:type="dxa"/>
              <w:right w:w="0" w:type="dxa"/>
            </w:tblCellMar>
          </w:tblPr>
        </w:tblPrChange>
      </w:tblPr>
      <w:tblGrid>
        <w:gridCol w:w="467"/>
        <w:gridCol w:w="1025"/>
        <w:gridCol w:w="1288"/>
        <w:gridCol w:w="1160"/>
        <w:gridCol w:w="1413"/>
        <w:gridCol w:w="851"/>
        <w:gridCol w:w="1641"/>
        <w:gridCol w:w="1080"/>
        <w:gridCol w:w="720"/>
        <w:tblGridChange w:id="1108">
          <w:tblGrid>
            <w:gridCol w:w="467"/>
            <w:gridCol w:w="1025"/>
            <w:gridCol w:w="1208"/>
            <w:gridCol w:w="385"/>
            <w:gridCol w:w="855"/>
            <w:gridCol w:w="137"/>
            <w:gridCol w:w="1276"/>
            <w:gridCol w:w="851"/>
            <w:gridCol w:w="1641"/>
            <w:gridCol w:w="1080"/>
            <w:gridCol w:w="720"/>
          </w:tblGrid>
        </w:tblGridChange>
      </w:tblGrid>
      <w:tr w14:paraId="77977F39">
        <w:tblPrEx>
          <w:tblCellMar>
            <w:top w:w="0" w:type="dxa"/>
            <w:left w:w="0" w:type="dxa"/>
            <w:bottom w:w="0" w:type="dxa"/>
            <w:right w:w="0" w:type="dxa"/>
          </w:tblCellMar>
          <w:tblPrExChange w:id="1109" w:author="羊建业" w:date="2026-03-09T16:11:44Z">
            <w:tblPrEx>
              <w:tblCellMar>
                <w:top w:w="0" w:type="dxa"/>
                <w:left w:w="0" w:type="dxa"/>
                <w:bottom w:w="0" w:type="dxa"/>
                <w:right w:w="0" w:type="dxa"/>
              </w:tblCellMar>
            </w:tblPrEx>
          </w:tblPrExChange>
        </w:tblPrEx>
        <w:trPr>
          <w:trHeight w:val="454" w:hRule="atLeast"/>
          <w:trPrChange w:id="1109" w:author="羊建业" w:date="2026-03-09T16:11:44Z">
            <w:trPr>
              <w:trHeight w:val="454" w:hRule="atLeast"/>
            </w:trPr>
          </w:trPrChange>
        </w:trPr>
        <w:tc>
          <w:tcPr>
            <w:tcW w:w="467" w:type="dxa"/>
            <w:vMerge w:val="restart"/>
            <w:tcBorders>
              <w:top w:val="single" w:color="000000" w:sz="4" w:space="0"/>
              <w:left w:val="single" w:color="000000" w:sz="4" w:space="0"/>
              <w:right w:val="single" w:color="000000" w:sz="4" w:space="0"/>
            </w:tcBorders>
            <w:vAlign w:val="center"/>
            <w:tcPrChange w:id="1110" w:author="羊建业" w:date="2026-03-09T16:11:44Z">
              <w:tcPr>
                <w:tcW w:w="467" w:type="dxa"/>
                <w:vMerge w:val="restart"/>
                <w:tcBorders>
                  <w:top w:val="single" w:color="000000" w:sz="4" w:space="0"/>
                  <w:left w:val="single" w:color="000000" w:sz="4" w:space="0"/>
                  <w:right w:val="single" w:color="000000" w:sz="4" w:space="0"/>
                </w:tcBorders>
                <w:vAlign w:val="center"/>
              </w:tcPr>
            </w:tcPrChange>
          </w:tcPr>
          <w:p w14:paraId="77817CF5">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25" w:type="dxa"/>
            <w:vMerge w:val="restart"/>
            <w:tcBorders>
              <w:top w:val="single" w:color="000000" w:sz="4" w:space="0"/>
              <w:left w:val="single" w:color="000000" w:sz="4" w:space="0"/>
              <w:right w:val="single" w:color="000000" w:sz="4" w:space="0"/>
            </w:tcBorders>
            <w:vAlign w:val="center"/>
            <w:tcPrChange w:id="1111" w:author="羊建业" w:date="2026-03-09T16:11:44Z">
              <w:tcPr>
                <w:tcW w:w="1025" w:type="dxa"/>
                <w:vMerge w:val="restart"/>
                <w:tcBorders>
                  <w:top w:val="single" w:color="000000" w:sz="4" w:space="0"/>
                  <w:left w:val="single" w:color="000000" w:sz="4" w:space="0"/>
                  <w:right w:val="single" w:color="000000" w:sz="4" w:space="0"/>
                </w:tcBorders>
                <w:vAlign w:val="center"/>
              </w:tcPr>
            </w:tcPrChange>
          </w:tcPr>
          <w:p w14:paraId="2E30340F">
            <w:pPr>
              <w:pStyle w:val="19"/>
              <w:keepNext w:val="0"/>
              <w:keepLines w:val="0"/>
              <w:pageBreakBefore w:val="0"/>
              <w:widowControl w:val="0"/>
              <w:tabs>
                <w:tab w:val="left" w:pos="522"/>
              </w:tabs>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姓</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名</w:t>
            </w:r>
          </w:p>
        </w:tc>
        <w:tc>
          <w:tcPr>
            <w:tcW w:w="1288" w:type="dxa"/>
            <w:vMerge w:val="restart"/>
            <w:tcBorders>
              <w:top w:val="single" w:color="000000" w:sz="4" w:space="0"/>
              <w:left w:val="single" w:color="000000" w:sz="4" w:space="0"/>
              <w:right w:val="single" w:color="000000" w:sz="4" w:space="0"/>
            </w:tcBorders>
            <w:vAlign w:val="center"/>
            <w:tcPrChange w:id="1112" w:author="羊建业" w:date="2026-03-09T16:11:44Z">
              <w:tcPr>
                <w:tcW w:w="1593" w:type="dxa"/>
                <w:gridSpan w:val="2"/>
                <w:vMerge w:val="restart"/>
                <w:tcBorders>
                  <w:top w:val="single" w:color="000000" w:sz="4" w:space="0"/>
                  <w:left w:val="single" w:color="000000" w:sz="4" w:space="0"/>
                  <w:right w:val="single" w:color="000000" w:sz="4" w:space="0"/>
                </w:tcBorders>
                <w:vAlign w:val="center"/>
              </w:tcPr>
            </w:tcPrChange>
          </w:tcPr>
          <w:p w14:paraId="2509DF46">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职务</w:t>
            </w:r>
          </w:p>
        </w:tc>
        <w:tc>
          <w:tcPr>
            <w:tcW w:w="1160" w:type="dxa"/>
            <w:vMerge w:val="restart"/>
            <w:tcBorders>
              <w:top w:val="single" w:color="000000" w:sz="4" w:space="0"/>
              <w:left w:val="single" w:color="000000" w:sz="4" w:space="0"/>
              <w:right w:val="single" w:color="000000" w:sz="4" w:space="0"/>
            </w:tcBorders>
            <w:vAlign w:val="center"/>
            <w:tcPrChange w:id="1113" w:author="羊建业" w:date="2026-03-09T16:11:44Z">
              <w:tcPr>
                <w:tcW w:w="992" w:type="dxa"/>
                <w:gridSpan w:val="2"/>
                <w:vMerge w:val="restart"/>
                <w:tcBorders>
                  <w:top w:val="single" w:color="000000" w:sz="4" w:space="0"/>
                  <w:left w:val="single" w:color="000000" w:sz="4" w:space="0"/>
                  <w:right w:val="single" w:color="000000" w:sz="4" w:space="0"/>
                </w:tcBorders>
                <w:vAlign w:val="center"/>
              </w:tcPr>
            </w:tcPrChange>
          </w:tcPr>
          <w:p w14:paraId="52E943BC">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职称</w:t>
            </w:r>
          </w:p>
        </w:tc>
        <w:tc>
          <w:tcPr>
            <w:tcW w:w="4985" w:type="dxa"/>
            <w:gridSpan w:val="4"/>
            <w:tcBorders>
              <w:top w:val="single" w:color="000000" w:sz="4" w:space="0"/>
              <w:left w:val="single" w:color="000000" w:sz="4" w:space="0"/>
              <w:bottom w:val="single" w:color="000000" w:sz="4" w:space="0"/>
              <w:right w:val="single" w:color="000000" w:sz="4" w:space="0"/>
            </w:tcBorders>
            <w:vAlign w:val="center"/>
            <w:tcPrChange w:id="1114" w:author="羊建业" w:date="2026-03-09T16:11:44Z">
              <w:tcPr>
                <w:tcW w:w="4848" w:type="dxa"/>
                <w:gridSpan w:val="4"/>
                <w:tcBorders>
                  <w:top w:val="single" w:color="000000" w:sz="4" w:space="0"/>
                  <w:left w:val="single" w:color="000000" w:sz="4" w:space="0"/>
                  <w:bottom w:val="single" w:color="000000" w:sz="4" w:space="0"/>
                  <w:right w:val="single" w:color="000000" w:sz="4" w:space="0"/>
                </w:tcBorders>
                <w:vAlign w:val="center"/>
              </w:tcPr>
            </w:tcPrChange>
          </w:tcPr>
          <w:p w14:paraId="6A67FCA3">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执业或职业资格证明</w:t>
            </w:r>
          </w:p>
        </w:tc>
        <w:tc>
          <w:tcPr>
            <w:tcW w:w="720" w:type="dxa"/>
            <w:vMerge w:val="restart"/>
            <w:tcBorders>
              <w:top w:val="single" w:color="000000" w:sz="4" w:space="0"/>
              <w:left w:val="single" w:color="000000" w:sz="4" w:space="0"/>
              <w:right w:val="single" w:color="000000" w:sz="4" w:space="0"/>
            </w:tcBorders>
            <w:vAlign w:val="center"/>
            <w:tcPrChange w:id="1115" w:author="羊建业" w:date="2026-03-09T16:11:44Z">
              <w:tcPr>
                <w:tcW w:w="720" w:type="dxa"/>
                <w:vMerge w:val="restart"/>
                <w:tcBorders>
                  <w:top w:val="single" w:color="000000" w:sz="4" w:space="0"/>
                  <w:left w:val="single" w:color="000000" w:sz="4" w:space="0"/>
                  <w:right w:val="single" w:color="000000" w:sz="4" w:space="0"/>
                </w:tcBorders>
                <w:vAlign w:val="center"/>
              </w:tcPr>
            </w:tcPrChange>
          </w:tcPr>
          <w:p w14:paraId="6497E1C9">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备注</w:t>
            </w:r>
          </w:p>
        </w:tc>
      </w:tr>
      <w:tr w14:paraId="5C913E3B">
        <w:tblPrEx>
          <w:tblCellMar>
            <w:top w:w="0" w:type="dxa"/>
            <w:left w:w="0" w:type="dxa"/>
            <w:bottom w:w="0" w:type="dxa"/>
            <w:right w:w="0" w:type="dxa"/>
          </w:tblCellMar>
          <w:tblPrExChange w:id="1116" w:author="羊建业" w:date="2026-03-09T16:11:44Z">
            <w:tblPrEx>
              <w:tblCellMar>
                <w:top w:w="0" w:type="dxa"/>
                <w:left w:w="0" w:type="dxa"/>
                <w:bottom w:w="0" w:type="dxa"/>
                <w:right w:w="0" w:type="dxa"/>
              </w:tblCellMar>
            </w:tblPrEx>
          </w:tblPrExChange>
        </w:tblPrEx>
        <w:trPr>
          <w:trHeight w:val="454" w:hRule="atLeast"/>
          <w:trPrChange w:id="1116" w:author="羊建业" w:date="2026-03-09T16:11:44Z">
            <w:trPr>
              <w:trHeight w:val="454" w:hRule="atLeast"/>
            </w:trPr>
          </w:trPrChange>
        </w:trPr>
        <w:tc>
          <w:tcPr>
            <w:tcW w:w="467" w:type="dxa"/>
            <w:vMerge w:val="continue"/>
            <w:tcBorders>
              <w:left w:val="single" w:color="000000" w:sz="4" w:space="0"/>
              <w:bottom w:val="single" w:color="000000" w:sz="4" w:space="0"/>
              <w:right w:val="single" w:color="000000" w:sz="4" w:space="0"/>
            </w:tcBorders>
            <w:vAlign w:val="center"/>
            <w:tcPrChange w:id="1117" w:author="羊建业" w:date="2026-03-09T16:11:44Z">
              <w:tcPr>
                <w:tcW w:w="467" w:type="dxa"/>
                <w:vMerge w:val="continue"/>
                <w:tcBorders>
                  <w:left w:val="single" w:color="000000" w:sz="4" w:space="0"/>
                  <w:bottom w:val="single" w:color="000000" w:sz="4" w:space="0"/>
                  <w:right w:val="single" w:color="000000" w:sz="4" w:space="0"/>
                </w:tcBorders>
                <w:vAlign w:val="center"/>
              </w:tcPr>
            </w:tcPrChange>
          </w:tcPr>
          <w:p w14:paraId="43C47920">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25" w:type="dxa"/>
            <w:vMerge w:val="continue"/>
            <w:tcBorders>
              <w:left w:val="single" w:color="000000" w:sz="4" w:space="0"/>
              <w:bottom w:val="single" w:color="000000" w:sz="4" w:space="0"/>
              <w:right w:val="single" w:color="000000" w:sz="4" w:space="0"/>
            </w:tcBorders>
            <w:vAlign w:val="center"/>
            <w:tcPrChange w:id="1118" w:author="羊建业" w:date="2026-03-09T16:11:44Z">
              <w:tcPr>
                <w:tcW w:w="1025" w:type="dxa"/>
                <w:vMerge w:val="continue"/>
                <w:tcBorders>
                  <w:left w:val="single" w:color="000000" w:sz="4" w:space="0"/>
                  <w:bottom w:val="single" w:color="000000" w:sz="4" w:space="0"/>
                  <w:right w:val="single" w:color="000000" w:sz="4" w:space="0"/>
                </w:tcBorders>
                <w:vAlign w:val="center"/>
              </w:tcPr>
            </w:tcPrChange>
          </w:tcPr>
          <w:p w14:paraId="582AD442">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288" w:type="dxa"/>
            <w:vMerge w:val="continue"/>
            <w:tcBorders>
              <w:left w:val="single" w:color="000000" w:sz="4" w:space="0"/>
              <w:bottom w:val="single" w:color="000000" w:sz="4" w:space="0"/>
              <w:right w:val="single" w:color="000000" w:sz="4" w:space="0"/>
            </w:tcBorders>
            <w:vAlign w:val="center"/>
            <w:tcPrChange w:id="1119" w:author="羊建业" w:date="2026-03-09T16:11:44Z">
              <w:tcPr>
                <w:tcW w:w="1593" w:type="dxa"/>
                <w:gridSpan w:val="2"/>
                <w:vMerge w:val="continue"/>
                <w:tcBorders>
                  <w:left w:val="single" w:color="000000" w:sz="4" w:space="0"/>
                  <w:bottom w:val="single" w:color="000000" w:sz="4" w:space="0"/>
                  <w:right w:val="single" w:color="000000" w:sz="4" w:space="0"/>
                </w:tcBorders>
                <w:vAlign w:val="center"/>
              </w:tcPr>
            </w:tcPrChange>
          </w:tcPr>
          <w:p w14:paraId="11053247">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160" w:type="dxa"/>
            <w:vMerge w:val="continue"/>
            <w:tcBorders>
              <w:left w:val="single" w:color="000000" w:sz="4" w:space="0"/>
              <w:bottom w:val="single" w:color="000000" w:sz="4" w:space="0"/>
              <w:right w:val="single" w:color="000000" w:sz="4" w:space="0"/>
            </w:tcBorders>
            <w:vAlign w:val="center"/>
            <w:tcPrChange w:id="1120" w:author="羊建业" w:date="2026-03-09T16:11:44Z">
              <w:tcPr>
                <w:tcW w:w="992" w:type="dxa"/>
                <w:gridSpan w:val="2"/>
                <w:vMerge w:val="continue"/>
                <w:tcBorders>
                  <w:left w:val="single" w:color="000000" w:sz="4" w:space="0"/>
                  <w:bottom w:val="single" w:color="000000" w:sz="4" w:space="0"/>
                  <w:right w:val="single" w:color="000000" w:sz="4" w:space="0"/>
                </w:tcBorders>
                <w:vAlign w:val="center"/>
              </w:tcPr>
            </w:tcPrChange>
          </w:tcPr>
          <w:p w14:paraId="539F1AF0">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413" w:type="dxa"/>
            <w:tcBorders>
              <w:top w:val="single" w:color="000000" w:sz="4" w:space="0"/>
              <w:left w:val="single" w:color="000000" w:sz="4" w:space="0"/>
              <w:bottom w:val="single" w:color="000000" w:sz="4" w:space="0"/>
              <w:right w:val="single" w:color="000000" w:sz="4" w:space="0"/>
            </w:tcBorders>
            <w:vAlign w:val="center"/>
            <w:tcPrChange w:id="1121" w:author="羊建业" w:date="2026-03-09T16:11:44Z">
              <w:tcPr>
                <w:tcW w:w="1276" w:type="dxa"/>
                <w:tcBorders>
                  <w:top w:val="single" w:color="000000" w:sz="4" w:space="0"/>
                  <w:left w:val="single" w:color="000000" w:sz="4" w:space="0"/>
                  <w:bottom w:val="single" w:color="000000" w:sz="4" w:space="0"/>
                  <w:right w:val="single" w:color="000000" w:sz="4" w:space="0"/>
                </w:tcBorders>
                <w:vAlign w:val="center"/>
              </w:tcPr>
            </w:tcPrChange>
          </w:tcPr>
          <w:p w14:paraId="568F00A2">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证书名称</w:t>
            </w:r>
          </w:p>
        </w:tc>
        <w:tc>
          <w:tcPr>
            <w:tcW w:w="851" w:type="dxa"/>
            <w:tcBorders>
              <w:top w:val="single" w:color="000000" w:sz="4" w:space="0"/>
              <w:left w:val="single" w:color="000000" w:sz="4" w:space="0"/>
              <w:bottom w:val="single" w:color="000000" w:sz="4" w:space="0"/>
              <w:right w:val="single" w:color="000000" w:sz="4" w:space="0"/>
            </w:tcBorders>
            <w:vAlign w:val="center"/>
            <w:tcPrChange w:id="1122" w:author="羊建业" w:date="2026-03-09T16:11:44Z">
              <w:tcPr>
                <w:tcW w:w="851" w:type="dxa"/>
                <w:tcBorders>
                  <w:top w:val="single" w:color="000000" w:sz="4" w:space="0"/>
                  <w:left w:val="single" w:color="000000" w:sz="4" w:space="0"/>
                  <w:bottom w:val="single" w:color="000000" w:sz="4" w:space="0"/>
                  <w:right w:val="single" w:color="000000" w:sz="4" w:space="0"/>
                </w:tcBorders>
                <w:vAlign w:val="center"/>
              </w:tcPr>
            </w:tcPrChange>
          </w:tcPr>
          <w:p w14:paraId="2DCB982D">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级别</w:t>
            </w:r>
          </w:p>
        </w:tc>
        <w:tc>
          <w:tcPr>
            <w:tcW w:w="1641" w:type="dxa"/>
            <w:tcBorders>
              <w:top w:val="single" w:color="000000" w:sz="4" w:space="0"/>
              <w:left w:val="single" w:color="000000" w:sz="4" w:space="0"/>
              <w:bottom w:val="single" w:color="000000" w:sz="4" w:space="0"/>
              <w:right w:val="single" w:color="000000" w:sz="4" w:space="0"/>
            </w:tcBorders>
            <w:vAlign w:val="center"/>
            <w:tcPrChange w:id="1123" w:author="羊建业" w:date="2026-03-09T16:11:44Z">
              <w:tcPr>
                <w:tcW w:w="1641" w:type="dxa"/>
                <w:tcBorders>
                  <w:top w:val="single" w:color="000000" w:sz="4" w:space="0"/>
                  <w:left w:val="single" w:color="000000" w:sz="4" w:space="0"/>
                  <w:bottom w:val="single" w:color="000000" w:sz="4" w:space="0"/>
                  <w:right w:val="single" w:color="000000" w:sz="4" w:space="0"/>
                </w:tcBorders>
                <w:vAlign w:val="center"/>
              </w:tcPr>
            </w:tcPrChange>
          </w:tcPr>
          <w:p w14:paraId="1D72D294">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证号</w:t>
            </w:r>
          </w:p>
        </w:tc>
        <w:tc>
          <w:tcPr>
            <w:tcW w:w="1080" w:type="dxa"/>
            <w:tcBorders>
              <w:top w:val="single" w:color="000000" w:sz="4" w:space="0"/>
              <w:left w:val="single" w:color="000000" w:sz="4" w:space="0"/>
              <w:bottom w:val="single" w:color="000000" w:sz="4" w:space="0"/>
              <w:right w:val="single" w:color="000000" w:sz="4" w:space="0"/>
            </w:tcBorders>
            <w:vAlign w:val="center"/>
            <w:tcPrChange w:id="1124" w:author="羊建业" w:date="2026-03-09T16:11:44Z">
              <w:tcPr>
                <w:tcW w:w="1080" w:type="dxa"/>
                <w:tcBorders>
                  <w:top w:val="single" w:color="000000" w:sz="4" w:space="0"/>
                  <w:left w:val="single" w:color="000000" w:sz="4" w:space="0"/>
                  <w:bottom w:val="single" w:color="000000" w:sz="4" w:space="0"/>
                  <w:right w:val="single" w:color="000000" w:sz="4" w:space="0"/>
                </w:tcBorders>
                <w:vAlign w:val="center"/>
              </w:tcPr>
            </w:tcPrChange>
          </w:tcPr>
          <w:p w14:paraId="13627932">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专业</w:t>
            </w:r>
          </w:p>
        </w:tc>
        <w:tc>
          <w:tcPr>
            <w:tcW w:w="720" w:type="dxa"/>
            <w:vMerge w:val="continue"/>
            <w:tcBorders>
              <w:left w:val="single" w:color="000000" w:sz="4" w:space="0"/>
              <w:bottom w:val="single" w:color="000000" w:sz="4" w:space="0"/>
              <w:right w:val="single" w:color="000000" w:sz="4" w:space="0"/>
            </w:tcBorders>
            <w:vAlign w:val="center"/>
            <w:tcPrChange w:id="1125" w:author="羊建业" w:date="2026-03-09T16:11:44Z">
              <w:tcPr>
                <w:tcW w:w="720" w:type="dxa"/>
                <w:vMerge w:val="continue"/>
                <w:tcBorders>
                  <w:left w:val="single" w:color="000000" w:sz="4" w:space="0"/>
                  <w:bottom w:val="single" w:color="000000" w:sz="4" w:space="0"/>
                  <w:right w:val="single" w:color="000000" w:sz="4" w:space="0"/>
                </w:tcBorders>
                <w:vAlign w:val="center"/>
              </w:tcPr>
            </w:tcPrChange>
          </w:tcPr>
          <w:p w14:paraId="6799FC69">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0849249C">
        <w:tblPrEx>
          <w:tblCellMar>
            <w:top w:w="0" w:type="dxa"/>
            <w:left w:w="0" w:type="dxa"/>
            <w:bottom w:w="0" w:type="dxa"/>
            <w:right w:w="0" w:type="dxa"/>
          </w:tblCellMar>
          <w:tblPrExChange w:id="1126" w:author="羊建业" w:date="2026-03-09T16:11:44Z">
            <w:tblPrEx>
              <w:tblCellMar>
                <w:top w:w="0" w:type="dxa"/>
                <w:left w:w="0" w:type="dxa"/>
                <w:bottom w:w="0" w:type="dxa"/>
                <w:right w:w="0" w:type="dxa"/>
              </w:tblCellMar>
            </w:tblPrEx>
          </w:tblPrExChange>
        </w:tblPrEx>
        <w:trPr>
          <w:trHeight w:val="454" w:hRule="atLeast"/>
          <w:trPrChange w:id="1126" w:author="羊建业" w:date="2026-03-09T16:11:44Z">
            <w:trPr>
              <w:trHeight w:val="454" w:hRule="atLeast"/>
            </w:trPr>
          </w:trPrChange>
        </w:trPr>
        <w:tc>
          <w:tcPr>
            <w:tcW w:w="467" w:type="dxa"/>
            <w:tcBorders>
              <w:top w:val="single" w:color="000000" w:sz="4" w:space="0"/>
              <w:left w:val="single" w:color="000000" w:sz="4" w:space="0"/>
              <w:bottom w:val="single" w:color="000000" w:sz="4" w:space="0"/>
              <w:right w:val="single" w:color="000000" w:sz="4" w:space="0"/>
            </w:tcBorders>
            <w:vAlign w:val="center"/>
            <w:tcPrChange w:id="1127" w:author="羊建业" w:date="2026-03-09T16:11:44Z">
              <w:tcPr>
                <w:tcW w:w="467" w:type="dxa"/>
                <w:tcBorders>
                  <w:top w:val="single" w:color="000000" w:sz="4" w:space="0"/>
                  <w:left w:val="single" w:color="000000" w:sz="4" w:space="0"/>
                  <w:bottom w:val="single" w:color="000000" w:sz="4" w:space="0"/>
                  <w:right w:val="single" w:color="000000" w:sz="4" w:space="0"/>
                </w:tcBorders>
                <w:vAlign w:val="center"/>
              </w:tcPr>
            </w:tcPrChange>
          </w:tcPr>
          <w:p w14:paraId="3872A2C1">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w:t>
            </w:r>
          </w:p>
        </w:tc>
        <w:tc>
          <w:tcPr>
            <w:tcW w:w="1025" w:type="dxa"/>
            <w:tcBorders>
              <w:top w:val="single" w:color="000000" w:sz="4" w:space="0"/>
              <w:left w:val="single" w:color="000000" w:sz="4" w:space="0"/>
              <w:bottom w:val="single" w:color="000000" w:sz="4" w:space="0"/>
              <w:right w:val="single" w:color="000000" w:sz="4" w:space="0"/>
            </w:tcBorders>
            <w:vAlign w:val="center"/>
            <w:tcPrChange w:id="1128" w:author="羊建业" w:date="2026-03-09T16:11:44Z">
              <w:tcPr>
                <w:tcW w:w="1025" w:type="dxa"/>
                <w:tcBorders>
                  <w:top w:val="single" w:color="000000" w:sz="4" w:space="0"/>
                  <w:left w:val="single" w:color="000000" w:sz="4" w:space="0"/>
                  <w:bottom w:val="single" w:color="000000" w:sz="4" w:space="0"/>
                  <w:right w:val="single" w:color="000000" w:sz="4" w:space="0"/>
                </w:tcBorders>
                <w:vAlign w:val="center"/>
              </w:tcPr>
            </w:tcPrChange>
          </w:tcPr>
          <w:p w14:paraId="7A272187">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ascii="宋体" w:hAnsi="宋体" w:eastAsia="宋体" w:cs="宋体"/>
                <w:b w:val="0"/>
                <w:bCs w:val="0"/>
                <w:i w:val="0"/>
                <w:snapToGrid w:val="0"/>
                <w:spacing w:val="0"/>
                <w:w w:val="100"/>
                <w:position w:val="0"/>
                <w:sz w:val="21"/>
                <w:szCs w:val="21"/>
                <w:lang w:val="en-US" w:eastAsia="zh-CN"/>
              </w:rPr>
            </w:pPr>
          </w:p>
        </w:tc>
        <w:tc>
          <w:tcPr>
            <w:tcW w:w="1288" w:type="dxa"/>
            <w:tcBorders>
              <w:top w:val="single" w:color="000000" w:sz="4" w:space="0"/>
              <w:left w:val="single" w:color="000000" w:sz="4" w:space="0"/>
              <w:bottom w:val="single" w:color="000000" w:sz="4" w:space="0"/>
              <w:right w:val="single" w:color="000000" w:sz="4" w:space="0"/>
            </w:tcBorders>
            <w:vAlign w:val="center"/>
            <w:tcPrChange w:id="1129" w:author="羊建业" w:date="2026-03-09T16:11:44Z">
              <w:tcPr>
                <w:tcW w:w="1593" w:type="dxa"/>
                <w:gridSpan w:val="2"/>
                <w:tcBorders>
                  <w:top w:val="single" w:color="000000" w:sz="4" w:space="0"/>
                  <w:left w:val="single" w:color="000000" w:sz="4" w:space="0"/>
                  <w:bottom w:val="single" w:color="000000" w:sz="4" w:space="0"/>
                  <w:right w:val="single" w:color="000000" w:sz="4" w:space="0"/>
                </w:tcBorders>
                <w:vAlign w:val="center"/>
              </w:tcPr>
            </w:tcPrChange>
          </w:tcPr>
          <w:p w14:paraId="5D2B7A9C">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ascii="宋体" w:hAnsi="宋体" w:eastAsia="宋体" w:cs="宋体"/>
                <w:b w:val="0"/>
                <w:bCs w:val="0"/>
                <w:i w:val="0"/>
                <w:snapToGrid w:val="0"/>
                <w:spacing w:val="0"/>
                <w:w w:val="100"/>
                <w:position w:val="0"/>
                <w:sz w:val="21"/>
                <w:szCs w:val="21"/>
                <w:lang w:val="en-US" w:eastAsia="zh-CN"/>
              </w:rPr>
            </w:pPr>
          </w:p>
        </w:tc>
        <w:tc>
          <w:tcPr>
            <w:tcW w:w="1160" w:type="dxa"/>
            <w:tcBorders>
              <w:top w:val="single" w:color="000000" w:sz="4" w:space="0"/>
              <w:left w:val="single" w:color="000000" w:sz="4" w:space="0"/>
              <w:bottom w:val="single" w:color="000000" w:sz="4" w:space="0"/>
              <w:right w:val="single" w:color="000000" w:sz="4" w:space="0"/>
            </w:tcBorders>
            <w:vAlign w:val="center"/>
            <w:tcPrChange w:id="1130" w:author="羊建业" w:date="2026-03-09T16:11:44Z">
              <w:tcPr>
                <w:tcW w:w="992" w:type="dxa"/>
                <w:gridSpan w:val="2"/>
                <w:tcBorders>
                  <w:top w:val="single" w:color="000000" w:sz="4" w:space="0"/>
                  <w:left w:val="single" w:color="000000" w:sz="4" w:space="0"/>
                  <w:bottom w:val="single" w:color="000000" w:sz="4" w:space="0"/>
                  <w:right w:val="single" w:color="000000" w:sz="4" w:space="0"/>
                </w:tcBorders>
                <w:vAlign w:val="center"/>
              </w:tcPr>
            </w:tcPrChange>
          </w:tcPr>
          <w:p w14:paraId="62681B1B">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ascii="宋体" w:hAnsi="宋体" w:eastAsia="宋体" w:cs="宋体"/>
                <w:b w:val="0"/>
                <w:bCs w:val="0"/>
                <w:i w:val="0"/>
                <w:snapToGrid w:val="0"/>
                <w:spacing w:val="0"/>
                <w:w w:val="100"/>
                <w:position w:val="0"/>
                <w:sz w:val="21"/>
                <w:szCs w:val="21"/>
                <w:lang w:val="en-US" w:eastAsia="zh-CN"/>
              </w:rPr>
            </w:pPr>
          </w:p>
        </w:tc>
        <w:tc>
          <w:tcPr>
            <w:tcW w:w="1413" w:type="dxa"/>
            <w:tcBorders>
              <w:top w:val="single" w:color="000000" w:sz="4" w:space="0"/>
              <w:left w:val="single" w:color="000000" w:sz="4" w:space="0"/>
              <w:bottom w:val="single" w:color="000000" w:sz="4" w:space="0"/>
              <w:right w:val="single" w:color="000000" w:sz="4" w:space="0"/>
            </w:tcBorders>
            <w:vAlign w:val="center"/>
            <w:tcPrChange w:id="1131" w:author="羊建业" w:date="2026-03-09T16:11:44Z">
              <w:tcPr>
                <w:tcW w:w="1276" w:type="dxa"/>
                <w:tcBorders>
                  <w:top w:val="single" w:color="000000" w:sz="4" w:space="0"/>
                  <w:left w:val="single" w:color="000000" w:sz="4" w:space="0"/>
                  <w:bottom w:val="single" w:color="000000" w:sz="4" w:space="0"/>
                  <w:right w:val="single" w:color="000000" w:sz="4" w:space="0"/>
                </w:tcBorders>
                <w:vAlign w:val="center"/>
              </w:tcPr>
            </w:tcPrChange>
          </w:tcPr>
          <w:p w14:paraId="7A0827B5">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default" w:ascii="宋体" w:hAnsi="宋体" w:eastAsia="宋体" w:cs="宋体"/>
                <w:b w:val="0"/>
                <w:bCs w:val="0"/>
                <w:i w:val="0"/>
                <w:snapToGrid w:val="0"/>
                <w:spacing w:val="0"/>
                <w:w w:val="100"/>
                <w:position w:val="0"/>
                <w:sz w:val="21"/>
                <w:szCs w:val="21"/>
                <w:lang w:val="en-US" w:eastAsia="zh-CN"/>
              </w:rPr>
            </w:pPr>
          </w:p>
        </w:tc>
        <w:tc>
          <w:tcPr>
            <w:tcW w:w="851" w:type="dxa"/>
            <w:tcBorders>
              <w:top w:val="single" w:color="000000" w:sz="4" w:space="0"/>
              <w:left w:val="single" w:color="000000" w:sz="4" w:space="0"/>
              <w:bottom w:val="single" w:color="000000" w:sz="4" w:space="0"/>
              <w:right w:val="single" w:color="000000" w:sz="4" w:space="0"/>
            </w:tcBorders>
            <w:vAlign w:val="center"/>
            <w:tcPrChange w:id="1132" w:author="羊建业" w:date="2026-03-09T16:11:44Z">
              <w:tcPr>
                <w:tcW w:w="851" w:type="dxa"/>
                <w:tcBorders>
                  <w:top w:val="single" w:color="000000" w:sz="4" w:space="0"/>
                  <w:left w:val="single" w:color="000000" w:sz="4" w:space="0"/>
                  <w:bottom w:val="single" w:color="000000" w:sz="4" w:space="0"/>
                  <w:right w:val="single" w:color="000000" w:sz="4" w:space="0"/>
                </w:tcBorders>
                <w:vAlign w:val="center"/>
              </w:tcPr>
            </w:tcPrChange>
          </w:tcPr>
          <w:p w14:paraId="1B41F247">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641" w:type="dxa"/>
            <w:tcBorders>
              <w:top w:val="single" w:color="000000" w:sz="4" w:space="0"/>
              <w:left w:val="single" w:color="000000" w:sz="4" w:space="0"/>
              <w:bottom w:val="single" w:color="000000" w:sz="4" w:space="0"/>
              <w:right w:val="single" w:color="000000" w:sz="4" w:space="0"/>
            </w:tcBorders>
            <w:vAlign w:val="center"/>
            <w:tcPrChange w:id="1133" w:author="羊建业" w:date="2026-03-09T16:11:44Z">
              <w:tcPr>
                <w:tcW w:w="1641" w:type="dxa"/>
                <w:tcBorders>
                  <w:top w:val="single" w:color="000000" w:sz="4" w:space="0"/>
                  <w:left w:val="single" w:color="000000" w:sz="4" w:space="0"/>
                  <w:bottom w:val="single" w:color="000000" w:sz="4" w:space="0"/>
                  <w:right w:val="single" w:color="000000" w:sz="4" w:space="0"/>
                </w:tcBorders>
                <w:vAlign w:val="center"/>
              </w:tcPr>
            </w:tcPrChange>
          </w:tcPr>
          <w:p w14:paraId="6C096149">
            <w:pPr>
              <w:keepNext w:val="0"/>
              <w:keepLines w:val="0"/>
              <w:pageBreakBefore w:val="0"/>
              <w:widowControl w:val="0"/>
              <w:kinsoku w:val="0"/>
              <w:wordWrap/>
              <w:overflowPunct w:val="0"/>
              <w:topLinePunct w:val="0"/>
              <w:autoSpaceDE w:val="0"/>
              <w:autoSpaceDN w:val="0"/>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80" w:type="dxa"/>
            <w:tcBorders>
              <w:top w:val="single" w:color="000000" w:sz="4" w:space="0"/>
              <w:left w:val="single" w:color="000000" w:sz="4" w:space="0"/>
              <w:bottom w:val="single" w:color="000000" w:sz="4" w:space="0"/>
              <w:right w:val="single" w:color="000000" w:sz="4" w:space="0"/>
            </w:tcBorders>
            <w:vAlign w:val="center"/>
            <w:tcPrChange w:id="1134" w:author="羊建业" w:date="2026-03-09T16:11:44Z">
              <w:tcPr>
                <w:tcW w:w="1080" w:type="dxa"/>
                <w:tcBorders>
                  <w:top w:val="single" w:color="000000" w:sz="4" w:space="0"/>
                  <w:left w:val="single" w:color="000000" w:sz="4" w:space="0"/>
                  <w:bottom w:val="single" w:color="000000" w:sz="4" w:space="0"/>
                  <w:right w:val="single" w:color="000000" w:sz="4" w:space="0"/>
                </w:tcBorders>
                <w:vAlign w:val="center"/>
              </w:tcPr>
            </w:tcPrChange>
          </w:tcPr>
          <w:p w14:paraId="65021EBD">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ascii="宋体" w:hAnsi="宋体" w:eastAsia="宋体" w:cs="宋体"/>
                <w:b w:val="0"/>
                <w:bCs w:val="0"/>
                <w:i w:val="0"/>
                <w:snapToGrid w:val="0"/>
                <w:spacing w:val="0"/>
                <w:w w:val="100"/>
                <w:position w:val="0"/>
                <w:sz w:val="21"/>
                <w:szCs w:val="21"/>
                <w:lang w:val="en-US" w:eastAsia="zh-CN"/>
              </w:rPr>
            </w:pPr>
          </w:p>
        </w:tc>
        <w:tc>
          <w:tcPr>
            <w:tcW w:w="720" w:type="dxa"/>
            <w:tcBorders>
              <w:top w:val="single" w:color="000000" w:sz="4" w:space="0"/>
              <w:left w:val="single" w:color="000000" w:sz="4" w:space="0"/>
              <w:bottom w:val="single" w:color="000000" w:sz="4" w:space="0"/>
              <w:right w:val="single" w:color="000000" w:sz="4" w:space="0"/>
            </w:tcBorders>
            <w:vAlign w:val="center"/>
            <w:tcPrChange w:id="1135" w:author="羊建业" w:date="2026-03-09T16:11:44Z">
              <w:tcPr>
                <w:tcW w:w="720" w:type="dxa"/>
                <w:tcBorders>
                  <w:top w:val="single" w:color="000000" w:sz="4" w:space="0"/>
                  <w:left w:val="single" w:color="000000" w:sz="4" w:space="0"/>
                  <w:bottom w:val="single" w:color="000000" w:sz="4" w:space="0"/>
                  <w:right w:val="single" w:color="000000" w:sz="4" w:space="0"/>
                </w:tcBorders>
                <w:vAlign w:val="center"/>
              </w:tcPr>
            </w:tcPrChange>
          </w:tcPr>
          <w:p w14:paraId="56432570">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317E600D">
        <w:tblPrEx>
          <w:tblCellMar>
            <w:top w:w="0" w:type="dxa"/>
            <w:left w:w="0" w:type="dxa"/>
            <w:bottom w:w="0" w:type="dxa"/>
            <w:right w:w="0" w:type="dxa"/>
          </w:tblCellMar>
          <w:tblPrExChange w:id="1136" w:author="羊建业" w:date="2026-03-09T16:11:44Z">
            <w:tblPrEx>
              <w:tblCellMar>
                <w:top w:w="0" w:type="dxa"/>
                <w:left w:w="0" w:type="dxa"/>
                <w:bottom w:w="0" w:type="dxa"/>
                <w:right w:w="0" w:type="dxa"/>
              </w:tblCellMar>
            </w:tblPrEx>
          </w:tblPrExChange>
        </w:tblPrEx>
        <w:trPr>
          <w:trHeight w:val="454" w:hRule="atLeast"/>
          <w:trPrChange w:id="1136" w:author="羊建业" w:date="2026-03-09T16:11:44Z">
            <w:trPr>
              <w:trHeight w:val="454" w:hRule="atLeast"/>
            </w:trPr>
          </w:trPrChange>
        </w:trPr>
        <w:tc>
          <w:tcPr>
            <w:tcW w:w="467" w:type="dxa"/>
            <w:tcBorders>
              <w:top w:val="single" w:color="000000" w:sz="4" w:space="0"/>
              <w:left w:val="single" w:color="000000" w:sz="4" w:space="0"/>
              <w:bottom w:val="single" w:color="000000" w:sz="4" w:space="0"/>
              <w:right w:val="single" w:color="000000" w:sz="4" w:space="0"/>
            </w:tcBorders>
            <w:vAlign w:val="center"/>
            <w:tcPrChange w:id="1137" w:author="羊建业" w:date="2026-03-09T16:11:44Z">
              <w:tcPr>
                <w:tcW w:w="467" w:type="dxa"/>
                <w:tcBorders>
                  <w:top w:val="single" w:color="000000" w:sz="4" w:space="0"/>
                  <w:left w:val="single" w:color="000000" w:sz="4" w:space="0"/>
                  <w:bottom w:val="single" w:color="000000" w:sz="4" w:space="0"/>
                  <w:right w:val="single" w:color="000000" w:sz="4" w:space="0"/>
                </w:tcBorders>
                <w:vAlign w:val="center"/>
              </w:tcPr>
            </w:tcPrChange>
          </w:tcPr>
          <w:p w14:paraId="16A36F87">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w:t>
            </w:r>
          </w:p>
        </w:tc>
        <w:tc>
          <w:tcPr>
            <w:tcW w:w="1025" w:type="dxa"/>
            <w:tcBorders>
              <w:top w:val="single" w:color="000000" w:sz="4" w:space="0"/>
              <w:left w:val="single" w:color="000000" w:sz="4" w:space="0"/>
              <w:bottom w:val="single" w:color="000000" w:sz="4" w:space="0"/>
              <w:right w:val="single" w:color="000000" w:sz="4" w:space="0"/>
            </w:tcBorders>
            <w:shd w:val="clear"/>
            <w:vAlign w:val="center"/>
            <w:tcPrChange w:id="1138" w:author="羊建业" w:date="2026-03-09T16:11:44Z">
              <w:tcPr>
                <w:tcW w:w="1025" w:type="dxa"/>
                <w:tcBorders>
                  <w:top w:val="single" w:color="000000" w:sz="4" w:space="0"/>
                  <w:left w:val="single" w:color="000000" w:sz="4" w:space="0"/>
                  <w:bottom w:val="single" w:color="000000" w:sz="4" w:space="0"/>
                  <w:right w:val="single" w:color="000000" w:sz="4" w:space="0"/>
                </w:tcBorders>
                <w:vAlign w:val="center"/>
              </w:tcPr>
            </w:tcPrChange>
          </w:tcPr>
          <w:p w14:paraId="1A0DF3B5">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宋体" w:hAnsi="宋体" w:eastAsia="宋体" w:cs="宋体"/>
                <w:b w:val="0"/>
                <w:bCs w:val="0"/>
                <w:i w:val="0"/>
                <w:snapToGrid w:val="0"/>
                <w:spacing w:val="0"/>
                <w:w w:val="100"/>
                <w:position w:val="0"/>
                <w:sz w:val="21"/>
                <w:szCs w:val="21"/>
                <w:lang w:val="en-US" w:eastAsia="zh-CN" w:bidi="ar-SA"/>
              </w:rPr>
            </w:pPr>
          </w:p>
        </w:tc>
        <w:tc>
          <w:tcPr>
            <w:tcW w:w="1288" w:type="dxa"/>
            <w:tcBorders>
              <w:top w:val="single" w:color="000000" w:sz="4" w:space="0"/>
              <w:left w:val="single" w:color="000000" w:sz="4" w:space="0"/>
              <w:bottom w:val="single" w:color="000000" w:sz="4" w:space="0"/>
              <w:right w:val="single" w:color="000000" w:sz="4" w:space="0"/>
            </w:tcBorders>
            <w:shd w:val="clear"/>
            <w:vAlign w:val="center"/>
            <w:tcPrChange w:id="1139" w:author="羊建业" w:date="2026-03-09T16:11:44Z">
              <w:tcPr>
                <w:tcW w:w="1593" w:type="dxa"/>
                <w:gridSpan w:val="2"/>
                <w:tcBorders>
                  <w:top w:val="single" w:color="000000" w:sz="4" w:space="0"/>
                  <w:left w:val="single" w:color="000000" w:sz="4" w:space="0"/>
                  <w:bottom w:val="single" w:color="000000" w:sz="4" w:space="0"/>
                  <w:right w:val="single" w:color="000000" w:sz="4" w:space="0"/>
                </w:tcBorders>
                <w:vAlign w:val="center"/>
              </w:tcPr>
            </w:tcPrChange>
          </w:tcPr>
          <w:p w14:paraId="67587B75">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宋体" w:hAnsi="宋体" w:eastAsia="宋体" w:cs="宋体"/>
                <w:b w:val="0"/>
                <w:bCs w:val="0"/>
                <w:i w:val="0"/>
                <w:snapToGrid w:val="0"/>
                <w:spacing w:val="0"/>
                <w:w w:val="100"/>
                <w:position w:val="0"/>
                <w:sz w:val="21"/>
                <w:szCs w:val="21"/>
                <w:lang w:val="en-US" w:eastAsia="zh-CN" w:bidi="ar-SA"/>
              </w:rPr>
            </w:pPr>
          </w:p>
        </w:tc>
        <w:tc>
          <w:tcPr>
            <w:tcW w:w="1160" w:type="dxa"/>
            <w:tcBorders>
              <w:top w:val="single" w:color="000000" w:sz="4" w:space="0"/>
              <w:left w:val="single" w:color="000000" w:sz="4" w:space="0"/>
              <w:bottom w:val="single" w:color="000000" w:sz="4" w:space="0"/>
              <w:right w:val="single" w:color="000000" w:sz="4" w:space="0"/>
            </w:tcBorders>
            <w:shd w:val="clear"/>
            <w:vAlign w:val="center"/>
            <w:tcPrChange w:id="1140" w:author="羊建业" w:date="2026-03-09T16:11:44Z">
              <w:tcPr>
                <w:tcW w:w="992" w:type="dxa"/>
                <w:gridSpan w:val="2"/>
                <w:tcBorders>
                  <w:top w:val="single" w:color="000000" w:sz="4" w:space="0"/>
                  <w:left w:val="single" w:color="000000" w:sz="4" w:space="0"/>
                  <w:bottom w:val="single" w:color="000000" w:sz="4" w:space="0"/>
                  <w:right w:val="single" w:color="000000" w:sz="4" w:space="0"/>
                </w:tcBorders>
                <w:vAlign w:val="center"/>
              </w:tcPr>
            </w:tcPrChange>
          </w:tcPr>
          <w:p w14:paraId="0097E592">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b w:val="0"/>
                <w:bCs w:val="0"/>
                <w:i w:val="0"/>
                <w:snapToGrid w:val="0"/>
                <w:spacing w:val="0"/>
                <w:w w:val="100"/>
                <w:position w:val="0"/>
                <w:sz w:val="21"/>
                <w:szCs w:val="21"/>
                <w:lang w:val="en-US" w:eastAsia="en-US" w:bidi="ar-SA"/>
              </w:rPr>
            </w:pPr>
          </w:p>
        </w:tc>
        <w:tc>
          <w:tcPr>
            <w:tcW w:w="1413" w:type="dxa"/>
            <w:tcBorders>
              <w:top w:val="single" w:color="000000" w:sz="4" w:space="0"/>
              <w:left w:val="single" w:color="000000" w:sz="4" w:space="0"/>
              <w:bottom w:val="single" w:color="000000" w:sz="4" w:space="0"/>
              <w:right w:val="single" w:color="000000" w:sz="4" w:space="0"/>
            </w:tcBorders>
            <w:shd w:val="clear" w:color="auto" w:fill="auto"/>
            <w:vAlign w:val="center"/>
            <w:tcPrChange w:id="1141" w:author="羊建业" w:date="2026-03-09T16:11:44Z">
              <w:tcPr>
                <w:tcW w:w="1276" w:type="dxa"/>
                <w:tcBorders>
                  <w:top w:val="single" w:color="000000" w:sz="4" w:space="0"/>
                  <w:left w:val="single" w:color="000000" w:sz="4" w:space="0"/>
                  <w:bottom w:val="single" w:color="000000" w:sz="4" w:space="0"/>
                  <w:right w:val="single" w:color="000000" w:sz="4" w:space="0"/>
                </w:tcBorders>
                <w:vAlign w:val="center"/>
              </w:tcPr>
            </w:tcPrChange>
          </w:tcPr>
          <w:p w14:paraId="0BC43431">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宋体" w:hAnsi="宋体" w:eastAsia="宋体" w:cs="宋体"/>
                <w:b w:val="0"/>
                <w:bCs w:val="0"/>
                <w:i w:val="0"/>
                <w:snapToGrid w:val="0"/>
                <w:spacing w:val="0"/>
                <w:w w:val="100"/>
                <w:position w:val="0"/>
                <w:sz w:val="21"/>
                <w:szCs w:val="21"/>
                <w:lang w:val="en-US" w:eastAsia="zh-CN" w:bidi="ar-SA"/>
              </w:rPr>
            </w:pPr>
          </w:p>
        </w:tc>
        <w:tc>
          <w:tcPr>
            <w:tcW w:w="851" w:type="dxa"/>
            <w:tcBorders>
              <w:top w:val="single" w:color="000000" w:sz="4" w:space="0"/>
              <w:left w:val="single" w:color="000000" w:sz="4" w:space="0"/>
              <w:bottom w:val="single" w:color="000000" w:sz="4" w:space="0"/>
              <w:right w:val="single" w:color="000000" w:sz="4" w:space="0"/>
            </w:tcBorders>
            <w:shd w:val="clear" w:color="auto" w:fill="auto"/>
            <w:vAlign w:val="center"/>
            <w:tcPrChange w:id="1142" w:author="羊建业" w:date="2026-03-09T16:11:44Z">
              <w:tcPr>
                <w:tcW w:w="851" w:type="dxa"/>
                <w:tcBorders>
                  <w:top w:val="single" w:color="000000" w:sz="4" w:space="0"/>
                  <w:left w:val="single" w:color="000000" w:sz="4" w:space="0"/>
                  <w:bottom w:val="single" w:color="000000" w:sz="4" w:space="0"/>
                  <w:right w:val="single" w:color="000000" w:sz="4" w:space="0"/>
                </w:tcBorders>
                <w:vAlign w:val="center"/>
              </w:tcPr>
            </w:tcPrChange>
          </w:tcPr>
          <w:p w14:paraId="1AFE7613">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b w:val="0"/>
                <w:bCs w:val="0"/>
                <w:i w:val="0"/>
                <w:snapToGrid w:val="0"/>
                <w:spacing w:val="0"/>
                <w:w w:val="100"/>
                <w:position w:val="0"/>
                <w:sz w:val="21"/>
                <w:szCs w:val="21"/>
                <w:lang w:val="en-US" w:eastAsia="en-US" w:bidi="ar-SA"/>
              </w:rPr>
            </w:pPr>
          </w:p>
        </w:tc>
        <w:tc>
          <w:tcPr>
            <w:tcW w:w="1641" w:type="dxa"/>
            <w:tcBorders>
              <w:top w:val="single" w:color="000000" w:sz="4" w:space="0"/>
              <w:left w:val="single" w:color="000000" w:sz="4" w:space="0"/>
              <w:bottom w:val="single" w:color="000000" w:sz="4" w:space="0"/>
              <w:right w:val="single" w:color="000000" w:sz="4" w:space="0"/>
            </w:tcBorders>
            <w:shd w:val="clear"/>
            <w:vAlign w:val="center"/>
            <w:tcPrChange w:id="1143" w:author="羊建业" w:date="2026-03-09T16:11:44Z">
              <w:tcPr>
                <w:tcW w:w="1641" w:type="dxa"/>
                <w:tcBorders>
                  <w:top w:val="single" w:color="000000" w:sz="4" w:space="0"/>
                  <w:left w:val="single" w:color="000000" w:sz="4" w:space="0"/>
                  <w:bottom w:val="single" w:color="000000" w:sz="4" w:space="0"/>
                  <w:right w:val="single" w:color="000000" w:sz="4" w:space="0"/>
                </w:tcBorders>
                <w:vAlign w:val="center"/>
              </w:tcPr>
            </w:tcPrChange>
          </w:tcPr>
          <w:p w14:paraId="798B2556">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b w:val="0"/>
                <w:bCs w:val="0"/>
                <w:i w:val="0"/>
                <w:snapToGrid w:val="0"/>
                <w:spacing w:val="0"/>
                <w:w w:val="100"/>
                <w:position w:val="0"/>
                <w:sz w:val="21"/>
                <w:szCs w:val="21"/>
                <w:lang w:val="en-US" w:eastAsia="en-US" w:bidi="ar-SA"/>
              </w:rPr>
            </w:pPr>
          </w:p>
        </w:tc>
        <w:tc>
          <w:tcPr>
            <w:tcW w:w="1080" w:type="dxa"/>
            <w:tcBorders>
              <w:top w:val="single" w:color="000000" w:sz="4" w:space="0"/>
              <w:left w:val="single" w:color="000000" w:sz="4" w:space="0"/>
              <w:bottom w:val="single" w:color="000000" w:sz="4" w:space="0"/>
              <w:right w:val="single" w:color="000000" w:sz="4" w:space="0"/>
            </w:tcBorders>
            <w:shd w:val="clear"/>
            <w:vAlign w:val="center"/>
            <w:tcPrChange w:id="1144" w:author="羊建业" w:date="2026-03-09T16:11:44Z">
              <w:tcPr>
                <w:tcW w:w="1080" w:type="dxa"/>
                <w:tcBorders>
                  <w:top w:val="single" w:color="000000" w:sz="4" w:space="0"/>
                  <w:left w:val="single" w:color="000000" w:sz="4" w:space="0"/>
                  <w:bottom w:val="single" w:color="000000" w:sz="4" w:space="0"/>
                  <w:right w:val="single" w:color="000000" w:sz="4" w:space="0"/>
                </w:tcBorders>
                <w:vAlign w:val="center"/>
              </w:tcPr>
            </w:tcPrChange>
          </w:tcPr>
          <w:p w14:paraId="250C1CEC">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b w:val="0"/>
                <w:bCs w:val="0"/>
                <w:i w:val="0"/>
                <w:snapToGrid w:val="0"/>
                <w:spacing w:val="0"/>
                <w:w w:val="100"/>
                <w:position w:val="0"/>
                <w:sz w:val="21"/>
                <w:szCs w:val="21"/>
                <w:lang w:val="en-US" w:eastAsia="en-US" w:bidi="ar-SA"/>
              </w:rPr>
            </w:pPr>
          </w:p>
        </w:tc>
        <w:tc>
          <w:tcPr>
            <w:tcW w:w="720" w:type="dxa"/>
            <w:tcBorders>
              <w:top w:val="single" w:color="000000" w:sz="4" w:space="0"/>
              <w:left w:val="single" w:color="000000" w:sz="4" w:space="0"/>
              <w:bottom w:val="single" w:color="000000" w:sz="4" w:space="0"/>
              <w:right w:val="single" w:color="000000" w:sz="4" w:space="0"/>
            </w:tcBorders>
            <w:vAlign w:val="center"/>
            <w:tcPrChange w:id="1145" w:author="羊建业" w:date="2026-03-09T16:11:44Z">
              <w:tcPr>
                <w:tcW w:w="720" w:type="dxa"/>
                <w:tcBorders>
                  <w:top w:val="single" w:color="000000" w:sz="4" w:space="0"/>
                  <w:left w:val="single" w:color="000000" w:sz="4" w:space="0"/>
                  <w:bottom w:val="single" w:color="000000" w:sz="4" w:space="0"/>
                  <w:right w:val="single" w:color="000000" w:sz="4" w:space="0"/>
                </w:tcBorders>
                <w:vAlign w:val="center"/>
              </w:tcPr>
            </w:tcPrChange>
          </w:tcPr>
          <w:p w14:paraId="077E14BF">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1489075C">
        <w:tblPrEx>
          <w:tblCellMar>
            <w:top w:w="0" w:type="dxa"/>
            <w:left w:w="0" w:type="dxa"/>
            <w:bottom w:w="0" w:type="dxa"/>
            <w:right w:w="0" w:type="dxa"/>
          </w:tblCellMar>
          <w:tblPrExChange w:id="1146" w:author="羊建业" w:date="2026-03-09T16:11:44Z">
            <w:tblPrEx>
              <w:tblCellMar>
                <w:top w:w="0" w:type="dxa"/>
                <w:left w:w="0" w:type="dxa"/>
                <w:bottom w:w="0" w:type="dxa"/>
                <w:right w:w="0" w:type="dxa"/>
              </w:tblCellMar>
            </w:tblPrEx>
          </w:tblPrExChange>
        </w:tblPrEx>
        <w:trPr>
          <w:trHeight w:val="454" w:hRule="atLeast"/>
          <w:trPrChange w:id="1146" w:author="羊建业" w:date="2026-03-09T16:11:44Z">
            <w:trPr>
              <w:trHeight w:val="454" w:hRule="atLeast"/>
            </w:trPr>
          </w:trPrChange>
        </w:trPr>
        <w:tc>
          <w:tcPr>
            <w:tcW w:w="467" w:type="dxa"/>
            <w:tcBorders>
              <w:top w:val="single" w:color="000000" w:sz="4" w:space="0"/>
              <w:left w:val="single" w:color="000000" w:sz="4" w:space="0"/>
              <w:bottom w:val="single" w:color="000000" w:sz="4" w:space="0"/>
              <w:right w:val="single" w:color="000000" w:sz="4" w:space="0"/>
            </w:tcBorders>
            <w:vAlign w:val="center"/>
            <w:tcPrChange w:id="1147" w:author="羊建业" w:date="2026-03-09T16:11:44Z">
              <w:tcPr>
                <w:tcW w:w="467" w:type="dxa"/>
                <w:tcBorders>
                  <w:top w:val="single" w:color="000000" w:sz="4" w:space="0"/>
                  <w:left w:val="single" w:color="000000" w:sz="4" w:space="0"/>
                  <w:bottom w:val="single" w:color="000000" w:sz="4" w:space="0"/>
                  <w:right w:val="single" w:color="000000" w:sz="4" w:space="0"/>
                </w:tcBorders>
                <w:vAlign w:val="center"/>
              </w:tcPr>
            </w:tcPrChange>
          </w:tcPr>
          <w:p w14:paraId="5C4732E0">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w:t>
            </w:r>
          </w:p>
        </w:tc>
        <w:tc>
          <w:tcPr>
            <w:tcW w:w="1025" w:type="dxa"/>
            <w:tcBorders>
              <w:top w:val="single" w:color="000000" w:sz="4" w:space="0"/>
              <w:left w:val="single" w:color="000000" w:sz="4" w:space="0"/>
              <w:bottom w:val="single" w:color="000000" w:sz="4" w:space="0"/>
              <w:right w:val="single" w:color="000000" w:sz="4" w:space="0"/>
            </w:tcBorders>
            <w:shd w:val="clear" w:color="auto" w:fill="auto"/>
            <w:vAlign w:val="center"/>
            <w:tcPrChange w:id="1148" w:author="羊建业" w:date="2026-03-09T16:11:44Z">
              <w:tcPr>
                <w:tcW w:w="1025" w:type="dxa"/>
                <w:tcBorders>
                  <w:top w:val="single" w:color="000000" w:sz="4" w:space="0"/>
                  <w:left w:val="single" w:color="000000" w:sz="4" w:space="0"/>
                  <w:bottom w:val="single" w:color="000000" w:sz="4" w:space="0"/>
                  <w:right w:val="single" w:color="000000" w:sz="4" w:space="0"/>
                </w:tcBorders>
                <w:vAlign w:val="center"/>
              </w:tcPr>
            </w:tcPrChange>
          </w:tcPr>
          <w:p w14:paraId="144C4731">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宋体" w:hAnsi="宋体" w:eastAsia="宋体" w:cs="宋体"/>
                <w:b w:val="0"/>
                <w:bCs w:val="0"/>
                <w:i w:val="0"/>
                <w:snapToGrid w:val="0"/>
                <w:spacing w:val="0"/>
                <w:w w:val="100"/>
                <w:position w:val="0"/>
                <w:sz w:val="21"/>
                <w:szCs w:val="21"/>
                <w:lang w:val="en-US" w:eastAsia="zh-CN" w:bidi="ar-SA"/>
              </w:rPr>
            </w:pPr>
          </w:p>
        </w:tc>
        <w:tc>
          <w:tcPr>
            <w:tcW w:w="1288" w:type="dxa"/>
            <w:tcBorders>
              <w:top w:val="single" w:color="000000" w:sz="4" w:space="0"/>
              <w:left w:val="single" w:color="000000" w:sz="4" w:space="0"/>
              <w:bottom w:val="single" w:color="000000" w:sz="4" w:space="0"/>
              <w:right w:val="single" w:color="000000" w:sz="4" w:space="0"/>
            </w:tcBorders>
            <w:shd w:val="clear" w:color="auto" w:fill="auto"/>
            <w:vAlign w:val="center"/>
            <w:tcPrChange w:id="1149" w:author="羊建业" w:date="2026-03-09T16:11:44Z">
              <w:tcPr>
                <w:tcW w:w="1593" w:type="dxa"/>
                <w:gridSpan w:val="2"/>
                <w:tcBorders>
                  <w:top w:val="single" w:color="000000" w:sz="4" w:space="0"/>
                  <w:left w:val="single" w:color="000000" w:sz="4" w:space="0"/>
                  <w:bottom w:val="single" w:color="000000" w:sz="4" w:space="0"/>
                  <w:right w:val="single" w:color="000000" w:sz="4" w:space="0"/>
                </w:tcBorders>
                <w:vAlign w:val="center"/>
              </w:tcPr>
            </w:tcPrChange>
          </w:tcPr>
          <w:p w14:paraId="59C87C3C">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宋体" w:hAnsi="宋体" w:eastAsia="宋体" w:cs="宋体"/>
                <w:b w:val="0"/>
                <w:bCs w:val="0"/>
                <w:i w:val="0"/>
                <w:snapToGrid w:val="0"/>
                <w:spacing w:val="0"/>
                <w:w w:val="100"/>
                <w:position w:val="0"/>
                <w:sz w:val="21"/>
                <w:szCs w:val="21"/>
                <w:lang w:val="en-US" w:eastAsia="zh-CN" w:bidi="ar-SA"/>
              </w:rPr>
            </w:pPr>
          </w:p>
        </w:tc>
        <w:tc>
          <w:tcPr>
            <w:tcW w:w="1160" w:type="dxa"/>
            <w:tcBorders>
              <w:top w:val="single" w:color="000000" w:sz="4" w:space="0"/>
              <w:left w:val="single" w:color="000000" w:sz="4" w:space="0"/>
              <w:bottom w:val="single" w:color="000000" w:sz="4" w:space="0"/>
              <w:right w:val="single" w:color="000000" w:sz="4" w:space="0"/>
            </w:tcBorders>
            <w:shd w:val="clear"/>
            <w:vAlign w:val="center"/>
            <w:tcPrChange w:id="1150" w:author="羊建业" w:date="2026-03-09T16:11:44Z">
              <w:tcPr>
                <w:tcW w:w="992" w:type="dxa"/>
                <w:gridSpan w:val="2"/>
                <w:tcBorders>
                  <w:top w:val="single" w:color="000000" w:sz="4" w:space="0"/>
                  <w:left w:val="single" w:color="000000" w:sz="4" w:space="0"/>
                  <w:bottom w:val="single" w:color="000000" w:sz="4" w:space="0"/>
                  <w:right w:val="single" w:color="000000" w:sz="4" w:space="0"/>
                </w:tcBorders>
                <w:vAlign w:val="center"/>
              </w:tcPr>
            </w:tcPrChange>
          </w:tcPr>
          <w:p w14:paraId="2D528279">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b w:val="0"/>
                <w:bCs w:val="0"/>
                <w:i w:val="0"/>
                <w:snapToGrid w:val="0"/>
                <w:spacing w:val="0"/>
                <w:w w:val="100"/>
                <w:position w:val="0"/>
                <w:sz w:val="21"/>
                <w:szCs w:val="21"/>
                <w:lang w:val="en-US" w:eastAsia="en-US" w:bidi="ar-SA"/>
              </w:rPr>
            </w:pPr>
          </w:p>
        </w:tc>
        <w:tc>
          <w:tcPr>
            <w:tcW w:w="1413" w:type="dxa"/>
            <w:tcBorders>
              <w:top w:val="single" w:color="000000" w:sz="4" w:space="0"/>
              <w:left w:val="single" w:color="000000" w:sz="4" w:space="0"/>
              <w:bottom w:val="single" w:color="000000" w:sz="4" w:space="0"/>
              <w:right w:val="single" w:color="000000" w:sz="4" w:space="0"/>
            </w:tcBorders>
            <w:shd w:val="clear"/>
            <w:vAlign w:val="center"/>
            <w:tcPrChange w:id="1151" w:author="羊建业" w:date="2026-03-09T16:11:44Z">
              <w:tcPr>
                <w:tcW w:w="1276" w:type="dxa"/>
                <w:tcBorders>
                  <w:top w:val="single" w:color="000000" w:sz="4" w:space="0"/>
                  <w:left w:val="single" w:color="000000" w:sz="4" w:space="0"/>
                  <w:bottom w:val="single" w:color="000000" w:sz="4" w:space="0"/>
                  <w:right w:val="single" w:color="000000" w:sz="4" w:space="0"/>
                </w:tcBorders>
                <w:vAlign w:val="center"/>
              </w:tcPr>
            </w:tcPrChange>
          </w:tcPr>
          <w:p w14:paraId="5AED7B08">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ins w:id="1152" w:author="羊建业" w:date="2026-03-09T16:06:47Z"/>
                <w:rFonts w:hint="default" w:ascii="宋体" w:hAnsi="宋体" w:eastAsia="宋体" w:cs="宋体"/>
                <w:b w:val="0"/>
                <w:bCs w:val="0"/>
                <w:i w:val="0"/>
                <w:snapToGrid w:val="0"/>
                <w:spacing w:val="0"/>
                <w:w w:val="100"/>
                <w:position w:val="0"/>
                <w:sz w:val="21"/>
                <w:szCs w:val="21"/>
                <w:lang w:val="en-US" w:eastAsia="zh-CN" w:bidi="ar-SA"/>
              </w:rPr>
            </w:pPr>
          </w:p>
        </w:tc>
        <w:tc>
          <w:tcPr>
            <w:tcW w:w="851" w:type="dxa"/>
            <w:tcBorders>
              <w:top w:val="single" w:color="000000" w:sz="4" w:space="0"/>
              <w:left w:val="single" w:color="000000" w:sz="4" w:space="0"/>
              <w:bottom w:val="single" w:color="000000" w:sz="4" w:space="0"/>
              <w:right w:val="single" w:color="000000" w:sz="4" w:space="0"/>
            </w:tcBorders>
            <w:shd w:val="clear"/>
            <w:vAlign w:val="center"/>
            <w:tcPrChange w:id="1153" w:author="羊建业" w:date="2026-03-09T16:11:44Z">
              <w:tcPr>
                <w:tcW w:w="851" w:type="dxa"/>
                <w:tcBorders>
                  <w:top w:val="single" w:color="000000" w:sz="4" w:space="0"/>
                  <w:left w:val="single" w:color="000000" w:sz="4" w:space="0"/>
                  <w:bottom w:val="single" w:color="000000" w:sz="4" w:space="0"/>
                  <w:right w:val="single" w:color="000000" w:sz="4" w:space="0"/>
                </w:tcBorders>
                <w:vAlign w:val="center"/>
              </w:tcPr>
            </w:tcPrChange>
          </w:tcPr>
          <w:p w14:paraId="10A84DC3">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ins w:id="1154" w:author="羊建业" w:date="2026-03-09T16:06:47Z"/>
                <w:rFonts w:ascii="宋体" w:hAnsi="宋体" w:eastAsia="宋体" w:cs="宋体"/>
                <w:b w:val="0"/>
                <w:bCs w:val="0"/>
                <w:i w:val="0"/>
                <w:snapToGrid w:val="0"/>
                <w:spacing w:val="0"/>
                <w:w w:val="100"/>
                <w:position w:val="0"/>
                <w:sz w:val="21"/>
                <w:szCs w:val="21"/>
                <w:lang w:val="en-US" w:eastAsia="en-US" w:bidi="ar-SA"/>
              </w:rPr>
            </w:pPr>
          </w:p>
        </w:tc>
        <w:tc>
          <w:tcPr>
            <w:tcW w:w="1641" w:type="dxa"/>
            <w:tcBorders>
              <w:top w:val="single" w:color="000000" w:sz="4" w:space="0"/>
              <w:left w:val="single" w:color="000000" w:sz="4" w:space="0"/>
              <w:bottom w:val="single" w:color="000000" w:sz="4" w:space="0"/>
              <w:right w:val="single" w:color="000000" w:sz="4" w:space="0"/>
            </w:tcBorders>
            <w:shd w:val="clear"/>
            <w:vAlign w:val="center"/>
            <w:tcPrChange w:id="1155" w:author="羊建业" w:date="2026-03-09T16:11:44Z">
              <w:tcPr>
                <w:tcW w:w="1641" w:type="dxa"/>
                <w:tcBorders>
                  <w:top w:val="single" w:color="000000" w:sz="4" w:space="0"/>
                  <w:left w:val="single" w:color="000000" w:sz="4" w:space="0"/>
                  <w:bottom w:val="single" w:color="000000" w:sz="4" w:space="0"/>
                  <w:right w:val="single" w:color="000000" w:sz="4" w:space="0"/>
                </w:tcBorders>
                <w:vAlign w:val="center"/>
              </w:tcPr>
            </w:tcPrChange>
          </w:tcPr>
          <w:p w14:paraId="0A54C4CE">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b w:val="0"/>
                <w:bCs w:val="0"/>
                <w:i w:val="0"/>
                <w:snapToGrid w:val="0"/>
                <w:spacing w:val="0"/>
                <w:w w:val="100"/>
                <w:position w:val="0"/>
                <w:sz w:val="21"/>
                <w:szCs w:val="21"/>
                <w:lang w:val="en-US" w:eastAsia="en-US" w:bidi="ar-SA"/>
              </w:rPr>
            </w:pPr>
          </w:p>
        </w:tc>
        <w:tc>
          <w:tcPr>
            <w:tcW w:w="1080" w:type="dxa"/>
            <w:tcBorders>
              <w:top w:val="single" w:color="000000" w:sz="4" w:space="0"/>
              <w:left w:val="single" w:color="000000" w:sz="4" w:space="0"/>
              <w:bottom w:val="single" w:color="000000" w:sz="4" w:space="0"/>
              <w:right w:val="single" w:color="000000" w:sz="4" w:space="0"/>
            </w:tcBorders>
            <w:shd w:val="clear"/>
            <w:vAlign w:val="center"/>
            <w:tcPrChange w:id="1156" w:author="羊建业" w:date="2026-03-09T16:11:44Z">
              <w:tcPr>
                <w:tcW w:w="1080" w:type="dxa"/>
                <w:tcBorders>
                  <w:top w:val="single" w:color="000000" w:sz="4" w:space="0"/>
                  <w:left w:val="single" w:color="000000" w:sz="4" w:space="0"/>
                  <w:bottom w:val="single" w:color="000000" w:sz="4" w:space="0"/>
                  <w:right w:val="single" w:color="000000" w:sz="4" w:space="0"/>
                </w:tcBorders>
                <w:vAlign w:val="center"/>
              </w:tcPr>
            </w:tcPrChange>
          </w:tcPr>
          <w:p w14:paraId="3D91039C">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ascii="宋体" w:hAnsi="宋体" w:eastAsia="宋体" w:cs="宋体"/>
                <w:b w:val="0"/>
                <w:bCs w:val="0"/>
                <w:i w:val="0"/>
                <w:snapToGrid w:val="0"/>
                <w:spacing w:val="0"/>
                <w:w w:val="100"/>
                <w:position w:val="0"/>
                <w:sz w:val="21"/>
                <w:szCs w:val="21"/>
                <w:lang w:val="en-US" w:eastAsia="en-US" w:bidi="ar-SA"/>
              </w:rPr>
            </w:pPr>
          </w:p>
        </w:tc>
        <w:tc>
          <w:tcPr>
            <w:tcW w:w="720" w:type="dxa"/>
            <w:tcBorders>
              <w:top w:val="single" w:color="000000" w:sz="4" w:space="0"/>
              <w:left w:val="single" w:color="000000" w:sz="4" w:space="0"/>
              <w:bottom w:val="single" w:color="000000" w:sz="4" w:space="0"/>
              <w:right w:val="single" w:color="000000" w:sz="4" w:space="0"/>
            </w:tcBorders>
            <w:vAlign w:val="center"/>
            <w:tcPrChange w:id="1157" w:author="羊建业" w:date="2026-03-09T16:11:44Z">
              <w:tcPr>
                <w:tcW w:w="720" w:type="dxa"/>
                <w:tcBorders>
                  <w:top w:val="single" w:color="000000" w:sz="4" w:space="0"/>
                  <w:left w:val="single" w:color="000000" w:sz="4" w:space="0"/>
                  <w:bottom w:val="single" w:color="000000" w:sz="4" w:space="0"/>
                  <w:right w:val="single" w:color="000000" w:sz="4" w:space="0"/>
                </w:tcBorders>
                <w:vAlign w:val="center"/>
              </w:tcPr>
            </w:tcPrChange>
          </w:tcPr>
          <w:p w14:paraId="7D704FA4">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7791E149">
        <w:tblPrEx>
          <w:tblCellMar>
            <w:top w:w="0" w:type="dxa"/>
            <w:left w:w="0" w:type="dxa"/>
            <w:bottom w:w="0" w:type="dxa"/>
            <w:right w:w="0" w:type="dxa"/>
          </w:tblCellMar>
          <w:tblPrExChange w:id="1158" w:author="羊建业" w:date="2026-03-09T16:11:44Z">
            <w:tblPrEx>
              <w:tblCellMar>
                <w:top w:w="0" w:type="dxa"/>
                <w:left w:w="0" w:type="dxa"/>
                <w:bottom w:w="0" w:type="dxa"/>
                <w:right w:w="0" w:type="dxa"/>
              </w:tblCellMar>
            </w:tblPrEx>
          </w:tblPrExChange>
        </w:tblPrEx>
        <w:trPr>
          <w:trHeight w:val="454" w:hRule="atLeast"/>
          <w:trPrChange w:id="1158" w:author="羊建业" w:date="2026-03-09T16:11:44Z">
            <w:trPr>
              <w:trHeight w:val="454" w:hRule="atLeast"/>
            </w:trPr>
          </w:trPrChange>
        </w:trPr>
        <w:tc>
          <w:tcPr>
            <w:tcW w:w="467" w:type="dxa"/>
            <w:tcBorders>
              <w:top w:val="single" w:color="000000" w:sz="4" w:space="0"/>
              <w:left w:val="single" w:color="000000" w:sz="4" w:space="0"/>
              <w:bottom w:val="single" w:color="000000" w:sz="4" w:space="0"/>
              <w:right w:val="single" w:color="000000" w:sz="4" w:space="0"/>
            </w:tcBorders>
            <w:vAlign w:val="center"/>
            <w:tcPrChange w:id="1159" w:author="羊建业" w:date="2026-03-09T16:11:44Z">
              <w:tcPr>
                <w:tcW w:w="467" w:type="dxa"/>
                <w:tcBorders>
                  <w:top w:val="single" w:color="000000" w:sz="4" w:space="0"/>
                  <w:left w:val="single" w:color="000000" w:sz="4" w:space="0"/>
                  <w:bottom w:val="single" w:color="000000" w:sz="4" w:space="0"/>
                  <w:right w:val="single" w:color="000000" w:sz="4" w:space="0"/>
                </w:tcBorders>
                <w:vAlign w:val="center"/>
              </w:tcPr>
            </w:tcPrChange>
          </w:tcPr>
          <w:p w14:paraId="0FC0B8EA">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w:t>
            </w:r>
          </w:p>
        </w:tc>
        <w:tc>
          <w:tcPr>
            <w:tcW w:w="1025" w:type="dxa"/>
            <w:tcBorders>
              <w:top w:val="single" w:color="000000" w:sz="4" w:space="0"/>
              <w:left w:val="single" w:color="000000" w:sz="4" w:space="0"/>
              <w:bottom w:val="single" w:color="000000" w:sz="4" w:space="0"/>
              <w:right w:val="single" w:color="000000" w:sz="4" w:space="0"/>
            </w:tcBorders>
            <w:shd w:val="clear"/>
            <w:vAlign w:val="center"/>
            <w:tcPrChange w:id="1160" w:author="羊建业" w:date="2026-03-09T16:11:44Z">
              <w:tcPr>
                <w:tcW w:w="1025" w:type="dxa"/>
                <w:tcBorders>
                  <w:top w:val="single" w:color="000000" w:sz="4" w:space="0"/>
                  <w:left w:val="single" w:color="000000" w:sz="4" w:space="0"/>
                  <w:bottom w:val="single" w:color="000000" w:sz="4" w:space="0"/>
                  <w:right w:val="single" w:color="000000" w:sz="4" w:space="0"/>
                </w:tcBorders>
                <w:vAlign w:val="center"/>
              </w:tcPr>
            </w:tcPrChange>
          </w:tcPr>
          <w:p w14:paraId="3D41247F">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宋体" w:hAnsi="宋体" w:eastAsia="宋体" w:cs="宋体"/>
                <w:b w:val="0"/>
                <w:bCs w:val="0"/>
                <w:i w:val="0"/>
                <w:snapToGrid w:val="0"/>
                <w:spacing w:val="0"/>
                <w:w w:val="100"/>
                <w:position w:val="0"/>
                <w:sz w:val="21"/>
                <w:szCs w:val="21"/>
                <w:lang w:val="en-US" w:eastAsia="zh-CN" w:bidi="ar-SA"/>
              </w:rPr>
            </w:pPr>
          </w:p>
        </w:tc>
        <w:tc>
          <w:tcPr>
            <w:tcW w:w="1288" w:type="dxa"/>
            <w:tcBorders>
              <w:top w:val="single" w:color="000000" w:sz="4" w:space="0"/>
              <w:left w:val="single" w:color="000000" w:sz="4" w:space="0"/>
              <w:bottom w:val="single" w:color="000000" w:sz="4" w:space="0"/>
              <w:right w:val="single" w:color="000000" w:sz="4" w:space="0"/>
            </w:tcBorders>
            <w:shd w:val="clear"/>
            <w:vAlign w:val="center"/>
            <w:tcPrChange w:id="1161" w:author="羊建业" w:date="2026-03-09T16:11:44Z">
              <w:tcPr>
                <w:tcW w:w="1593" w:type="dxa"/>
                <w:gridSpan w:val="2"/>
                <w:tcBorders>
                  <w:top w:val="single" w:color="000000" w:sz="4" w:space="0"/>
                  <w:left w:val="single" w:color="000000" w:sz="4" w:space="0"/>
                  <w:bottom w:val="single" w:color="000000" w:sz="4" w:space="0"/>
                  <w:right w:val="single" w:color="000000" w:sz="4" w:space="0"/>
                </w:tcBorders>
                <w:vAlign w:val="center"/>
              </w:tcPr>
            </w:tcPrChange>
          </w:tcPr>
          <w:p w14:paraId="5FCCFA15">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default" w:ascii="宋体" w:hAnsi="宋体" w:eastAsia="宋体" w:cs="宋体"/>
                <w:b w:val="0"/>
                <w:bCs w:val="0"/>
                <w:i w:val="0"/>
                <w:snapToGrid w:val="0"/>
                <w:spacing w:val="0"/>
                <w:w w:val="100"/>
                <w:position w:val="0"/>
                <w:sz w:val="21"/>
                <w:szCs w:val="21"/>
                <w:lang w:val="en-US" w:eastAsia="zh-CN" w:bidi="ar-SA"/>
              </w:rPr>
            </w:pPr>
          </w:p>
        </w:tc>
        <w:tc>
          <w:tcPr>
            <w:tcW w:w="1160" w:type="dxa"/>
            <w:tcBorders>
              <w:top w:val="single" w:color="000000" w:sz="4" w:space="0"/>
              <w:left w:val="single" w:color="000000" w:sz="4" w:space="0"/>
              <w:bottom w:val="single" w:color="000000" w:sz="4" w:space="0"/>
              <w:right w:val="single" w:color="000000" w:sz="4" w:space="0"/>
            </w:tcBorders>
            <w:shd w:val="clear" w:color="auto" w:fill="auto"/>
            <w:vAlign w:val="center"/>
            <w:tcPrChange w:id="1162" w:author="羊建业" w:date="2026-03-09T16:11:44Z">
              <w:tcPr>
                <w:tcW w:w="992" w:type="dxa"/>
                <w:gridSpan w:val="2"/>
                <w:tcBorders>
                  <w:top w:val="single" w:color="000000" w:sz="4" w:space="0"/>
                  <w:left w:val="single" w:color="000000" w:sz="4" w:space="0"/>
                  <w:bottom w:val="single" w:color="000000" w:sz="4" w:space="0"/>
                  <w:right w:val="single" w:color="000000" w:sz="4" w:space="0"/>
                </w:tcBorders>
                <w:vAlign w:val="center"/>
              </w:tcPr>
            </w:tcPrChange>
          </w:tcPr>
          <w:p w14:paraId="1A31DE49">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ins w:id="1163" w:author="羊建业" w:date="2026-03-09T16:11:31Z"/>
                <w:rFonts w:ascii="宋体" w:hAnsi="宋体" w:eastAsia="宋体" w:cs="宋体"/>
                <w:b w:val="0"/>
                <w:bCs w:val="0"/>
                <w:i w:val="0"/>
                <w:snapToGrid w:val="0"/>
                <w:spacing w:val="0"/>
                <w:w w:val="100"/>
                <w:position w:val="0"/>
                <w:sz w:val="21"/>
                <w:szCs w:val="21"/>
                <w:lang w:val="en-US" w:eastAsia="en-US" w:bidi="ar-SA"/>
              </w:rPr>
            </w:pPr>
          </w:p>
        </w:tc>
        <w:tc>
          <w:tcPr>
            <w:tcW w:w="1413" w:type="dxa"/>
            <w:tcBorders>
              <w:top w:val="single" w:color="000000" w:sz="4" w:space="0"/>
              <w:left w:val="single" w:color="000000" w:sz="4" w:space="0"/>
              <w:bottom w:val="single" w:color="000000" w:sz="4" w:space="0"/>
              <w:right w:val="single" w:color="000000" w:sz="4" w:space="0"/>
            </w:tcBorders>
            <w:shd w:val="clear" w:color="auto" w:fill="auto"/>
            <w:vAlign w:val="center"/>
            <w:tcPrChange w:id="1164" w:author="羊建业" w:date="2026-03-09T16:11:44Z">
              <w:tcPr>
                <w:tcW w:w="1276" w:type="dxa"/>
                <w:tcBorders>
                  <w:top w:val="single" w:color="000000" w:sz="4" w:space="0"/>
                  <w:left w:val="single" w:color="000000" w:sz="4" w:space="0"/>
                  <w:bottom w:val="single" w:color="000000" w:sz="4" w:space="0"/>
                  <w:right w:val="single" w:color="000000" w:sz="4" w:space="0"/>
                </w:tcBorders>
                <w:vAlign w:val="center"/>
              </w:tcPr>
            </w:tcPrChange>
          </w:tcPr>
          <w:p w14:paraId="78A77D39">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ins w:id="1165" w:author="羊建业" w:date="2026-03-09T16:11:31Z"/>
                <w:rFonts w:hint="default" w:ascii="宋体" w:hAnsi="宋体" w:eastAsia="宋体" w:cs="宋体"/>
                <w:b w:val="0"/>
                <w:bCs w:val="0"/>
                <w:i w:val="0"/>
                <w:snapToGrid w:val="0"/>
                <w:spacing w:val="0"/>
                <w:w w:val="100"/>
                <w:position w:val="0"/>
                <w:sz w:val="21"/>
                <w:szCs w:val="21"/>
                <w:lang w:val="en-US" w:eastAsia="zh-CN" w:bidi="ar-SA"/>
              </w:rPr>
            </w:pPr>
          </w:p>
        </w:tc>
        <w:tc>
          <w:tcPr>
            <w:tcW w:w="851" w:type="dxa"/>
            <w:tcBorders>
              <w:top w:val="single" w:color="000000" w:sz="4" w:space="0"/>
              <w:left w:val="single" w:color="000000" w:sz="4" w:space="0"/>
              <w:bottom w:val="single" w:color="000000" w:sz="4" w:space="0"/>
              <w:right w:val="single" w:color="000000" w:sz="4" w:space="0"/>
            </w:tcBorders>
            <w:shd w:val="clear" w:color="auto" w:fill="auto"/>
            <w:vAlign w:val="center"/>
            <w:tcPrChange w:id="1166" w:author="羊建业" w:date="2026-03-09T16:11:44Z">
              <w:tcPr>
                <w:tcW w:w="851" w:type="dxa"/>
                <w:tcBorders>
                  <w:top w:val="single" w:color="000000" w:sz="4" w:space="0"/>
                  <w:left w:val="single" w:color="000000" w:sz="4" w:space="0"/>
                  <w:bottom w:val="single" w:color="000000" w:sz="4" w:space="0"/>
                  <w:right w:val="single" w:color="000000" w:sz="4" w:space="0"/>
                </w:tcBorders>
                <w:vAlign w:val="center"/>
              </w:tcPr>
            </w:tcPrChange>
          </w:tcPr>
          <w:p w14:paraId="09948086">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ins w:id="1167" w:author="羊建业" w:date="2026-03-09T16:11:31Z"/>
                <w:rFonts w:ascii="宋体" w:hAnsi="宋体" w:eastAsia="宋体" w:cs="宋体"/>
                <w:b w:val="0"/>
                <w:bCs w:val="0"/>
                <w:i w:val="0"/>
                <w:snapToGrid w:val="0"/>
                <w:spacing w:val="0"/>
                <w:w w:val="100"/>
                <w:position w:val="0"/>
                <w:sz w:val="21"/>
                <w:szCs w:val="21"/>
                <w:lang w:val="en-US" w:eastAsia="en-US" w:bidi="ar-SA"/>
              </w:rPr>
            </w:pPr>
          </w:p>
        </w:tc>
        <w:tc>
          <w:tcPr>
            <w:tcW w:w="1641" w:type="dxa"/>
            <w:tcBorders>
              <w:top w:val="single" w:color="000000" w:sz="4" w:space="0"/>
              <w:left w:val="single" w:color="000000" w:sz="4" w:space="0"/>
              <w:bottom w:val="single" w:color="000000" w:sz="4" w:space="0"/>
              <w:right w:val="single" w:color="000000" w:sz="4" w:space="0"/>
            </w:tcBorders>
            <w:shd w:val="clear" w:color="auto" w:fill="auto"/>
            <w:vAlign w:val="center"/>
            <w:tcPrChange w:id="1168" w:author="羊建业" w:date="2026-03-09T16:11:44Z">
              <w:tcPr>
                <w:tcW w:w="1641" w:type="dxa"/>
                <w:tcBorders>
                  <w:top w:val="single" w:color="000000" w:sz="4" w:space="0"/>
                  <w:left w:val="single" w:color="000000" w:sz="4" w:space="0"/>
                  <w:bottom w:val="single" w:color="000000" w:sz="4" w:space="0"/>
                  <w:right w:val="single" w:color="000000" w:sz="4" w:space="0"/>
                </w:tcBorders>
                <w:vAlign w:val="center"/>
              </w:tcPr>
            </w:tcPrChange>
          </w:tcPr>
          <w:p w14:paraId="1584B5BA">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ins w:id="1169" w:author="羊建业" w:date="2026-03-09T16:11:31Z"/>
                <w:rFonts w:ascii="宋体" w:hAnsi="宋体" w:eastAsia="宋体" w:cs="宋体"/>
                <w:b w:val="0"/>
                <w:bCs w:val="0"/>
                <w:i w:val="0"/>
                <w:snapToGrid w:val="0"/>
                <w:spacing w:val="0"/>
                <w:w w:val="100"/>
                <w:position w:val="0"/>
                <w:sz w:val="21"/>
                <w:szCs w:val="21"/>
                <w:lang w:val="en-US" w:eastAsia="en-US" w:bidi="ar-SA"/>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Change w:id="1170" w:author="羊建业" w:date="2026-03-09T16:11:44Z">
              <w:tcPr>
                <w:tcW w:w="1080" w:type="dxa"/>
                <w:tcBorders>
                  <w:top w:val="single" w:color="000000" w:sz="4" w:space="0"/>
                  <w:left w:val="single" w:color="000000" w:sz="4" w:space="0"/>
                  <w:bottom w:val="single" w:color="000000" w:sz="4" w:space="0"/>
                  <w:right w:val="single" w:color="000000" w:sz="4" w:space="0"/>
                </w:tcBorders>
                <w:vAlign w:val="center"/>
              </w:tcPr>
            </w:tcPrChange>
          </w:tcPr>
          <w:p w14:paraId="1400C839">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ins w:id="1171" w:author="羊建业" w:date="2026-03-09T16:11:31Z"/>
                <w:rFonts w:ascii="宋体" w:hAnsi="宋体" w:eastAsia="宋体" w:cs="宋体"/>
                <w:b w:val="0"/>
                <w:bCs w:val="0"/>
                <w:i w:val="0"/>
                <w:snapToGrid w:val="0"/>
                <w:spacing w:val="0"/>
                <w:w w:val="100"/>
                <w:position w:val="0"/>
                <w:sz w:val="21"/>
                <w:szCs w:val="21"/>
                <w:lang w:val="en-US" w:eastAsia="en-US" w:bidi="ar-SA"/>
              </w:rPr>
            </w:pPr>
          </w:p>
        </w:tc>
        <w:tc>
          <w:tcPr>
            <w:tcW w:w="720" w:type="dxa"/>
            <w:tcBorders>
              <w:top w:val="single" w:color="000000" w:sz="4" w:space="0"/>
              <w:left w:val="single" w:color="000000" w:sz="4" w:space="0"/>
              <w:bottom w:val="single" w:color="000000" w:sz="4" w:space="0"/>
              <w:right w:val="single" w:color="000000" w:sz="4" w:space="0"/>
            </w:tcBorders>
            <w:vAlign w:val="center"/>
            <w:tcPrChange w:id="1172" w:author="羊建业" w:date="2026-03-09T16:11:44Z">
              <w:tcPr>
                <w:tcW w:w="720" w:type="dxa"/>
                <w:tcBorders>
                  <w:top w:val="single" w:color="000000" w:sz="4" w:space="0"/>
                  <w:left w:val="single" w:color="000000" w:sz="4" w:space="0"/>
                  <w:bottom w:val="single" w:color="000000" w:sz="4" w:space="0"/>
                  <w:right w:val="single" w:color="000000" w:sz="4" w:space="0"/>
                </w:tcBorders>
                <w:vAlign w:val="center"/>
              </w:tcPr>
            </w:tcPrChange>
          </w:tcPr>
          <w:p w14:paraId="1E60F3D1">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71854402">
        <w:tblPrEx>
          <w:tblCellMar>
            <w:top w:w="0" w:type="dxa"/>
            <w:left w:w="0" w:type="dxa"/>
            <w:bottom w:w="0" w:type="dxa"/>
            <w:right w:w="0" w:type="dxa"/>
          </w:tblCellMar>
          <w:tblPrExChange w:id="1173" w:author="羊建业" w:date="2026-03-09T16:11:44Z">
            <w:tblPrEx>
              <w:tblCellMar>
                <w:top w:w="0" w:type="dxa"/>
                <w:left w:w="0" w:type="dxa"/>
                <w:bottom w:w="0" w:type="dxa"/>
                <w:right w:w="0" w:type="dxa"/>
              </w:tblCellMar>
            </w:tblPrEx>
          </w:tblPrExChange>
        </w:tblPrEx>
        <w:trPr>
          <w:trHeight w:val="454" w:hRule="atLeast"/>
          <w:trPrChange w:id="1173" w:author="羊建业" w:date="2026-03-09T16:11:44Z">
            <w:trPr>
              <w:trHeight w:val="454" w:hRule="atLeast"/>
            </w:trPr>
          </w:trPrChange>
        </w:trPr>
        <w:tc>
          <w:tcPr>
            <w:tcW w:w="467" w:type="dxa"/>
            <w:tcBorders>
              <w:top w:val="single" w:color="000000" w:sz="4" w:space="0"/>
              <w:left w:val="single" w:color="000000" w:sz="4" w:space="0"/>
              <w:bottom w:val="single" w:color="000000" w:sz="4" w:space="0"/>
              <w:right w:val="single" w:color="000000" w:sz="4" w:space="0"/>
            </w:tcBorders>
            <w:vAlign w:val="center"/>
            <w:tcPrChange w:id="1174" w:author="羊建业" w:date="2026-03-09T16:11:44Z">
              <w:tcPr>
                <w:tcW w:w="467" w:type="dxa"/>
                <w:tcBorders>
                  <w:top w:val="single" w:color="000000" w:sz="4" w:space="0"/>
                  <w:left w:val="single" w:color="000000" w:sz="4" w:space="0"/>
                  <w:bottom w:val="single" w:color="000000" w:sz="4" w:space="0"/>
                  <w:right w:val="single" w:color="000000" w:sz="4" w:space="0"/>
                </w:tcBorders>
                <w:vAlign w:val="center"/>
              </w:tcPr>
            </w:tcPrChange>
          </w:tcPr>
          <w:p w14:paraId="02C2C765">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w:t>
            </w:r>
          </w:p>
        </w:tc>
        <w:tc>
          <w:tcPr>
            <w:tcW w:w="1025" w:type="dxa"/>
            <w:tcBorders>
              <w:top w:val="single" w:color="000000" w:sz="4" w:space="0"/>
              <w:left w:val="single" w:color="000000" w:sz="4" w:space="0"/>
              <w:bottom w:val="single" w:color="000000" w:sz="4" w:space="0"/>
              <w:right w:val="single" w:color="000000" w:sz="4" w:space="0"/>
            </w:tcBorders>
            <w:vAlign w:val="center"/>
            <w:tcPrChange w:id="1175" w:author="羊建业" w:date="2026-03-09T16:11:44Z">
              <w:tcPr>
                <w:tcW w:w="1025" w:type="dxa"/>
                <w:tcBorders>
                  <w:top w:val="single" w:color="000000" w:sz="4" w:space="0"/>
                  <w:left w:val="single" w:color="000000" w:sz="4" w:space="0"/>
                  <w:bottom w:val="single" w:color="000000" w:sz="4" w:space="0"/>
                  <w:right w:val="single" w:color="000000" w:sz="4" w:space="0"/>
                </w:tcBorders>
                <w:vAlign w:val="center"/>
              </w:tcPr>
            </w:tcPrChange>
          </w:tcPr>
          <w:p w14:paraId="0B53B7FE">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288" w:type="dxa"/>
            <w:tcBorders>
              <w:top w:val="single" w:color="000000" w:sz="4" w:space="0"/>
              <w:left w:val="single" w:color="000000" w:sz="4" w:space="0"/>
              <w:bottom w:val="single" w:color="000000" w:sz="4" w:space="0"/>
              <w:right w:val="single" w:color="000000" w:sz="4" w:space="0"/>
            </w:tcBorders>
            <w:vAlign w:val="center"/>
            <w:tcPrChange w:id="1176" w:author="羊建业" w:date="2026-03-09T16:11:44Z">
              <w:tcPr>
                <w:tcW w:w="1593" w:type="dxa"/>
                <w:gridSpan w:val="2"/>
                <w:tcBorders>
                  <w:top w:val="single" w:color="000000" w:sz="4" w:space="0"/>
                  <w:left w:val="single" w:color="000000" w:sz="4" w:space="0"/>
                  <w:bottom w:val="single" w:color="000000" w:sz="4" w:space="0"/>
                  <w:right w:val="single" w:color="000000" w:sz="4" w:space="0"/>
                </w:tcBorders>
                <w:vAlign w:val="center"/>
              </w:tcPr>
            </w:tcPrChange>
          </w:tcPr>
          <w:p w14:paraId="1B2D0C56">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160" w:type="dxa"/>
            <w:tcBorders>
              <w:top w:val="single" w:color="000000" w:sz="4" w:space="0"/>
              <w:left w:val="single" w:color="000000" w:sz="4" w:space="0"/>
              <w:bottom w:val="single" w:color="000000" w:sz="4" w:space="0"/>
              <w:right w:val="single" w:color="000000" w:sz="4" w:space="0"/>
            </w:tcBorders>
            <w:vAlign w:val="center"/>
            <w:tcPrChange w:id="1177" w:author="羊建业" w:date="2026-03-09T16:11:44Z">
              <w:tcPr>
                <w:tcW w:w="992" w:type="dxa"/>
                <w:gridSpan w:val="2"/>
                <w:tcBorders>
                  <w:top w:val="single" w:color="000000" w:sz="4" w:space="0"/>
                  <w:left w:val="single" w:color="000000" w:sz="4" w:space="0"/>
                  <w:bottom w:val="single" w:color="000000" w:sz="4" w:space="0"/>
                  <w:right w:val="single" w:color="000000" w:sz="4" w:space="0"/>
                </w:tcBorders>
                <w:vAlign w:val="center"/>
              </w:tcPr>
            </w:tcPrChange>
          </w:tcPr>
          <w:p w14:paraId="6200E091">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413" w:type="dxa"/>
            <w:tcBorders>
              <w:top w:val="single" w:color="000000" w:sz="4" w:space="0"/>
              <w:left w:val="single" w:color="000000" w:sz="4" w:space="0"/>
              <w:bottom w:val="single" w:color="000000" w:sz="4" w:space="0"/>
              <w:right w:val="single" w:color="000000" w:sz="4" w:space="0"/>
            </w:tcBorders>
            <w:vAlign w:val="center"/>
            <w:tcPrChange w:id="1178" w:author="羊建业" w:date="2026-03-09T16:11:44Z">
              <w:tcPr>
                <w:tcW w:w="1276" w:type="dxa"/>
                <w:tcBorders>
                  <w:top w:val="single" w:color="000000" w:sz="4" w:space="0"/>
                  <w:left w:val="single" w:color="000000" w:sz="4" w:space="0"/>
                  <w:bottom w:val="single" w:color="000000" w:sz="4" w:space="0"/>
                  <w:right w:val="single" w:color="000000" w:sz="4" w:space="0"/>
                </w:tcBorders>
                <w:vAlign w:val="center"/>
              </w:tcPr>
            </w:tcPrChange>
          </w:tcPr>
          <w:p w14:paraId="31CC942E">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851" w:type="dxa"/>
            <w:tcBorders>
              <w:top w:val="single" w:color="000000" w:sz="4" w:space="0"/>
              <w:left w:val="single" w:color="000000" w:sz="4" w:space="0"/>
              <w:bottom w:val="single" w:color="000000" w:sz="4" w:space="0"/>
              <w:right w:val="single" w:color="000000" w:sz="4" w:space="0"/>
            </w:tcBorders>
            <w:vAlign w:val="center"/>
            <w:tcPrChange w:id="1179" w:author="羊建业" w:date="2026-03-09T16:11:44Z">
              <w:tcPr>
                <w:tcW w:w="851" w:type="dxa"/>
                <w:tcBorders>
                  <w:top w:val="single" w:color="000000" w:sz="4" w:space="0"/>
                  <w:left w:val="single" w:color="000000" w:sz="4" w:space="0"/>
                  <w:bottom w:val="single" w:color="000000" w:sz="4" w:space="0"/>
                  <w:right w:val="single" w:color="000000" w:sz="4" w:space="0"/>
                </w:tcBorders>
                <w:vAlign w:val="center"/>
              </w:tcPr>
            </w:tcPrChange>
          </w:tcPr>
          <w:p w14:paraId="5F15844A">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641" w:type="dxa"/>
            <w:tcBorders>
              <w:top w:val="single" w:color="000000" w:sz="4" w:space="0"/>
              <w:left w:val="single" w:color="000000" w:sz="4" w:space="0"/>
              <w:bottom w:val="single" w:color="000000" w:sz="4" w:space="0"/>
              <w:right w:val="single" w:color="000000" w:sz="4" w:space="0"/>
            </w:tcBorders>
            <w:vAlign w:val="center"/>
            <w:tcPrChange w:id="1180" w:author="羊建业" w:date="2026-03-09T16:11:44Z">
              <w:tcPr>
                <w:tcW w:w="1641" w:type="dxa"/>
                <w:tcBorders>
                  <w:top w:val="single" w:color="000000" w:sz="4" w:space="0"/>
                  <w:left w:val="single" w:color="000000" w:sz="4" w:space="0"/>
                  <w:bottom w:val="single" w:color="000000" w:sz="4" w:space="0"/>
                  <w:right w:val="single" w:color="000000" w:sz="4" w:space="0"/>
                </w:tcBorders>
                <w:vAlign w:val="center"/>
              </w:tcPr>
            </w:tcPrChange>
          </w:tcPr>
          <w:p w14:paraId="21CBC6CA">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80" w:type="dxa"/>
            <w:tcBorders>
              <w:top w:val="single" w:color="000000" w:sz="4" w:space="0"/>
              <w:left w:val="single" w:color="000000" w:sz="4" w:space="0"/>
              <w:bottom w:val="single" w:color="000000" w:sz="4" w:space="0"/>
              <w:right w:val="single" w:color="000000" w:sz="4" w:space="0"/>
            </w:tcBorders>
            <w:vAlign w:val="center"/>
            <w:tcPrChange w:id="1181" w:author="羊建业" w:date="2026-03-09T16:11:44Z">
              <w:tcPr>
                <w:tcW w:w="1080" w:type="dxa"/>
                <w:tcBorders>
                  <w:top w:val="single" w:color="000000" w:sz="4" w:space="0"/>
                  <w:left w:val="single" w:color="000000" w:sz="4" w:space="0"/>
                  <w:bottom w:val="single" w:color="000000" w:sz="4" w:space="0"/>
                  <w:right w:val="single" w:color="000000" w:sz="4" w:space="0"/>
                </w:tcBorders>
                <w:vAlign w:val="center"/>
              </w:tcPr>
            </w:tcPrChange>
          </w:tcPr>
          <w:p w14:paraId="3BC9AEED">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20" w:type="dxa"/>
            <w:tcBorders>
              <w:top w:val="single" w:color="000000" w:sz="4" w:space="0"/>
              <w:left w:val="single" w:color="000000" w:sz="4" w:space="0"/>
              <w:bottom w:val="single" w:color="000000" w:sz="4" w:space="0"/>
              <w:right w:val="single" w:color="000000" w:sz="4" w:space="0"/>
            </w:tcBorders>
            <w:vAlign w:val="center"/>
            <w:tcPrChange w:id="1182" w:author="羊建业" w:date="2026-03-09T16:11:44Z">
              <w:tcPr>
                <w:tcW w:w="720" w:type="dxa"/>
                <w:tcBorders>
                  <w:top w:val="single" w:color="000000" w:sz="4" w:space="0"/>
                  <w:left w:val="single" w:color="000000" w:sz="4" w:space="0"/>
                  <w:bottom w:val="single" w:color="000000" w:sz="4" w:space="0"/>
                  <w:right w:val="single" w:color="000000" w:sz="4" w:space="0"/>
                </w:tcBorders>
                <w:vAlign w:val="center"/>
              </w:tcPr>
            </w:tcPrChange>
          </w:tcPr>
          <w:p w14:paraId="7912DA5F">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2C605213">
        <w:tblPrEx>
          <w:tblCellMar>
            <w:top w:w="0" w:type="dxa"/>
            <w:left w:w="0" w:type="dxa"/>
            <w:bottom w:w="0" w:type="dxa"/>
            <w:right w:w="0" w:type="dxa"/>
          </w:tblCellMar>
          <w:tblPrExChange w:id="1183" w:author="羊建业" w:date="2026-03-09T16:11:44Z">
            <w:tblPrEx>
              <w:tblCellMar>
                <w:top w:w="0" w:type="dxa"/>
                <w:left w:w="0" w:type="dxa"/>
                <w:bottom w:w="0" w:type="dxa"/>
                <w:right w:w="0" w:type="dxa"/>
              </w:tblCellMar>
            </w:tblPrEx>
          </w:tblPrExChange>
        </w:tblPrEx>
        <w:trPr>
          <w:trHeight w:val="454" w:hRule="atLeast"/>
          <w:trPrChange w:id="1183" w:author="羊建业" w:date="2026-03-09T16:11:44Z">
            <w:trPr>
              <w:trHeight w:val="454" w:hRule="atLeast"/>
            </w:trPr>
          </w:trPrChange>
        </w:trPr>
        <w:tc>
          <w:tcPr>
            <w:tcW w:w="467" w:type="dxa"/>
            <w:tcBorders>
              <w:top w:val="single" w:color="000000" w:sz="4" w:space="0"/>
              <w:left w:val="single" w:color="000000" w:sz="4" w:space="0"/>
              <w:bottom w:val="single" w:color="000000" w:sz="4" w:space="0"/>
              <w:right w:val="single" w:color="000000" w:sz="4" w:space="0"/>
            </w:tcBorders>
            <w:vAlign w:val="center"/>
            <w:tcPrChange w:id="1184" w:author="羊建业" w:date="2026-03-09T16:11:44Z">
              <w:tcPr>
                <w:tcW w:w="467" w:type="dxa"/>
                <w:tcBorders>
                  <w:top w:val="single" w:color="000000" w:sz="4" w:space="0"/>
                  <w:left w:val="single" w:color="000000" w:sz="4" w:space="0"/>
                  <w:bottom w:val="single" w:color="000000" w:sz="4" w:space="0"/>
                  <w:right w:val="single" w:color="000000" w:sz="4" w:space="0"/>
                </w:tcBorders>
                <w:vAlign w:val="center"/>
              </w:tcPr>
            </w:tcPrChange>
          </w:tcPr>
          <w:p w14:paraId="782A0505">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w:t>
            </w:r>
          </w:p>
        </w:tc>
        <w:tc>
          <w:tcPr>
            <w:tcW w:w="1025" w:type="dxa"/>
            <w:tcBorders>
              <w:top w:val="single" w:color="000000" w:sz="4" w:space="0"/>
              <w:left w:val="single" w:color="000000" w:sz="4" w:space="0"/>
              <w:bottom w:val="single" w:color="000000" w:sz="4" w:space="0"/>
              <w:right w:val="single" w:color="000000" w:sz="4" w:space="0"/>
            </w:tcBorders>
            <w:vAlign w:val="center"/>
            <w:tcPrChange w:id="1185" w:author="羊建业" w:date="2026-03-09T16:11:44Z">
              <w:tcPr>
                <w:tcW w:w="1025" w:type="dxa"/>
                <w:tcBorders>
                  <w:top w:val="single" w:color="000000" w:sz="4" w:space="0"/>
                  <w:left w:val="single" w:color="000000" w:sz="4" w:space="0"/>
                  <w:bottom w:val="single" w:color="000000" w:sz="4" w:space="0"/>
                  <w:right w:val="single" w:color="000000" w:sz="4" w:space="0"/>
                </w:tcBorders>
                <w:vAlign w:val="center"/>
              </w:tcPr>
            </w:tcPrChange>
          </w:tcPr>
          <w:p w14:paraId="75600147">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288" w:type="dxa"/>
            <w:tcBorders>
              <w:top w:val="single" w:color="000000" w:sz="4" w:space="0"/>
              <w:left w:val="single" w:color="000000" w:sz="4" w:space="0"/>
              <w:bottom w:val="single" w:color="000000" w:sz="4" w:space="0"/>
              <w:right w:val="single" w:color="000000" w:sz="4" w:space="0"/>
            </w:tcBorders>
            <w:vAlign w:val="center"/>
            <w:tcPrChange w:id="1186" w:author="羊建业" w:date="2026-03-09T16:11:44Z">
              <w:tcPr>
                <w:tcW w:w="1593" w:type="dxa"/>
                <w:gridSpan w:val="2"/>
                <w:tcBorders>
                  <w:top w:val="single" w:color="000000" w:sz="4" w:space="0"/>
                  <w:left w:val="single" w:color="000000" w:sz="4" w:space="0"/>
                  <w:bottom w:val="single" w:color="000000" w:sz="4" w:space="0"/>
                  <w:right w:val="single" w:color="000000" w:sz="4" w:space="0"/>
                </w:tcBorders>
                <w:vAlign w:val="center"/>
              </w:tcPr>
            </w:tcPrChange>
          </w:tcPr>
          <w:p w14:paraId="2FC5E4FF">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160" w:type="dxa"/>
            <w:tcBorders>
              <w:top w:val="single" w:color="000000" w:sz="4" w:space="0"/>
              <w:left w:val="single" w:color="000000" w:sz="4" w:space="0"/>
              <w:bottom w:val="single" w:color="000000" w:sz="4" w:space="0"/>
              <w:right w:val="single" w:color="000000" w:sz="4" w:space="0"/>
            </w:tcBorders>
            <w:vAlign w:val="center"/>
            <w:tcPrChange w:id="1187" w:author="羊建业" w:date="2026-03-09T16:11:44Z">
              <w:tcPr>
                <w:tcW w:w="992" w:type="dxa"/>
                <w:gridSpan w:val="2"/>
                <w:tcBorders>
                  <w:top w:val="single" w:color="000000" w:sz="4" w:space="0"/>
                  <w:left w:val="single" w:color="000000" w:sz="4" w:space="0"/>
                  <w:bottom w:val="single" w:color="000000" w:sz="4" w:space="0"/>
                  <w:right w:val="single" w:color="000000" w:sz="4" w:space="0"/>
                </w:tcBorders>
                <w:vAlign w:val="center"/>
              </w:tcPr>
            </w:tcPrChange>
          </w:tcPr>
          <w:p w14:paraId="3A7C9B11">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413" w:type="dxa"/>
            <w:tcBorders>
              <w:top w:val="single" w:color="000000" w:sz="4" w:space="0"/>
              <w:left w:val="single" w:color="000000" w:sz="4" w:space="0"/>
              <w:bottom w:val="single" w:color="000000" w:sz="4" w:space="0"/>
              <w:right w:val="single" w:color="000000" w:sz="4" w:space="0"/>
            </w:tcBorders>
            <w:vAlign w:val="center"/>
            <w:tcPrChange w:id="1188" w:author="羊建业" w:date="2026-03-09T16:11:44Z">
              <w:tcPr>
                <w:tcW w:w="1276" w:type="dxa"/>
                <w:tcBorders>
                  <w:top w:val="single" w:color="000000" w:sz="4" w:space="0"/>
                  <w:left w:val="single" w:color="000000" w:sz="4" w:space="0"/>
                  <w:bottom w:val="single" w:color="000000" w:sz="4" w:space="0"/>
                  <w:right w:val="single" w:color="000000" w:sz="4" w:space="0"/>
                </w:tcBorders>
                <w:vAlign w:val="center"/>
              </w:tcPr>
            </w:tcPrChange>
          </w:tcPr>
          <w:p w14:paraId="642DD6CC">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851" w:type="dxa"/>
            <w:tcBorders>
              <w:top w:val="single" w:color="000000" w:sz="4" w:space="0"/>
              <w:left w:val="single" w:color="000000" w:sz="4" w:space="0"/>
              <w:bottom w:val="single" w:color="000000" w:sz="4" w:space="0"/>
              <w:right w:val="single" w:color="000000" w:sz="4" w:space="0"/>
            </w:tcBorders>
            <w:vAlign w:val="center"/>
            <w:tcPrChange w:id="1189" w:author="羊建业" w:date="2026-03-09T16:11:44Z">
              <w:tcPr>
                <w:tcW w:w="851" w:type="dxa"/>
                <w:tcBorders>
                  <w:top w:val="single" w:color="000000" w:sz="4" w:space="0"/>
                  <w:left w:val="single" w:color="000000" w:sz="4" w:space="0"/>
                  <w:bottom w:val="single" w:color="000000" w:sz="4" w:space="0"/>
                  <w:right w:val="single" w:color="000000" w:sz="4" w:space="0"/>
                </w:tcBorders>
                <w:vAlign w:val="center"/>
              </w:tcPr>
            </w:tcPrChange>
          </w:tcPr>
          <w:p w14:paraId="625D490B">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641" w:type="dxa"/>
            <w:tcBorders>
              <w:top w:val="single" w:color="000000" w:sz="4" w:space="0"/>
              <w:left w:val="single" w:color="000000" w:sz="4" w:space="0"/>
              <w:bottom w:val="single" w:color="000000" w:sz="4" w:space="0"/>
              <w:right w:val="single" w:color="000000" w:sz="4" w:space="0"/>
            </w:tcBorders>
            <w:vAlign w:val="center"/>
            <w:tcPrChange w:id="1190" w:author="羊建业" w:date="2026-03-09T16:11:44Z">
              <w:tcPr>
                <w:tcW w:w="1641" w:type="dxa"/>
                <w:tcBorders>
                  <w:top w:val="single" w:color="000000" w:sz="4" w:space="0"/>
                  <w:left w:val="single" w:color="000000" w:sz="4" w:space="0"/>
                  <w:bottom w:val="single" w:color="000000" w:sz="4" w:space="0"/>
                  <w:right w:val="single" w:color="000000" w:sz="4" w:space="0"/>
                </w:tcBorders>
                <w:vAlign w:val="center"/>
              </w:tcPr>
            </w:tcPrChange>
          </w:tcPr>
          <w:p w14:paraId="5FEBAE99">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80" w:type="dxa"/>
            <w:tcBorders>
              <w:top w:val="single" w:color="000000" w:sz="4" w:space="0"/>
              <w:left w:val="single" w:color="000000" w:sz="4" w:space="0"/>
              <w:bottom w:val="single" w:color="000000" w:sz="4" w:space="0"/>
              <w:right w:val="single" w:color="000000" w:sz="4" w:space="0"/>
            </w:tcBorders>
            <w:vAlign w:val="center"/>
            <w:tcPrChange w:id="1191" w:author="羊建业" w:date="2026-03-09T16:11:44Z">
              <w:tcPr>
                <w:tcW w:w="1080" w:type="dxa"/>
                <w:tcBorders>
                  <w:top w:val="single" w:color="000000" w:sz="4" w:space="0"/>
                  <w:left w:val="single" w:color="000000" w:sz="4" w:space="0"/>
                  <w:bottom w:val="single" w:color="000000" w:sz="4" w:space="0"/>
                  <w:right w:val="single" w:color="000000" w:sz="4" w:space="0"/>
                </w:tcBorders>
                <w:vAlign w:val="center"/>
              </w:tcPr>
            </w:tcPrChange>
          </w:tcPr>
          <w:p w14:paraId="1EA5B739">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20" w:type="dxa"/>
            <w:tcBorders>
              <w:top w:val="single" w:color="000000" w:sz="4" w:space="0"/>
              <w:left w:val="single" w:color="000000" w:sz="4" w:space="0"/>
              <w:bottom w:val="single" w:color="000000" w:sz="4" w:space="0"/>
              <w:right w:val="single" w:color="000000" w:sz="4" w:space="0"/>
            </w:tcBorders>
            <w:vAlign w:val="center"/>
            <w:tcPrChange w:id="1192" w:author="羊建业" w:date="2026-03-09T16:11:44Z">
              <w:tcPr>
                <w:tcW w:w="720" w:type="dxa"/>
                <w:tcBorders>
                  <w:top w:val="single" w:color="000000" w:sz="4" w:space="0"/>
                  <w:left w:val="single" w:color="000000" w:sz="4" w:space="0"/>
                  <w:bottom w:val="single" w:color="000000" w:sz="4" w:space="0"/>
                  <w:right w:val="single" w:color="000000" w:sz="4" w:space="0"/>
                </w:tcBorders>
                <w:vAlign w:val="center"/>
              </w:tcPr>
            </w:tcPrChange>
          </w:tcPr>
          <w:p w14:paraId="166885F7">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515EB576">
        <w:tblPrEx>
          <w:tblCellMar>
            <w:top w:w="0" w:type="dxa"/>
            <w:left w:w="0" w:type="dxa"/>
            <w:bottom w:w="0" w:type="dxa"/>
            <w:right w:w="0" w:type="dxa"/>
          </w:tblCellMar>
          <w:tblPrExChange w:id="1193" w:author="羊建业" w:date="2026-03-09T16:11:44Z">
            <w:tblPrEx>
              <w:tblCellMar>
                <w:top w:w="0" w:type="dxa"/>
                <w:left w:w="0" w:type="dxa"/>
                <w:bottom w:w="0" w:type="dxa"/>
                <w:right w:w="0" w:type="dxa"/>
              </w:tblCellMar>
            </w:tblPrEx>
          </w:tblPrExChange>
        </w:tblPrEx>
        <w:trPr>
          <w:trHeight w:val="454" w:hRule="atLeast"/>
          <w:trPrChange w:id="1193" w:author="羊建业" w:date="2026-03-09T16:11:44Z">
            <w:trPr>
              <w:trHeight w:val="454" w:hRule="atLeast"/>
            </w:trPr>
          </w:trPrChange>
        </w:trPr>
        <w:tc>
          <w:tcPr>
            <w:tcW w:w="467" w:type="dxa"/>
            <w:tcBorders>
              <w:top w:val="single" w:color="000000" w:sz="4" w:space="0"/>
              <w:left w:val="single" w:color="000000" w:sz="4" w:space="0"/>
              <w:bottom w:val="single" w:color="000000" w:sz="4" w:space="0"/>
              <w:right w:val="single" w:color="000000" w:sz="4" w:space="0"/>
            </w:tcBorders>
            <w:vAlign w:val="center"/>
            <w:tcPrChange w:id="1194" w:author="羊建业" w:date="2026-03-09T16:11:44Z">
              <w:tcPr>
                <w:tcW w:w="467" w:type="dxa"/>
                <w:tcBorders>
                  <w:top w:val="single" w:color="000000" w:sz="4" w:space="0"/>
                  <w:left w:val="single" w:color="000000" w:sz="4" w:space="0"/>
                  <w:bottom w:val="single" w:color="000000" w:sz="4" w:space="0"/>
                  <w:right w:val="single" w:color="000000" w:sz="4" w:space="0"/>
                </w:tcBorders>
                <w:vAlign w:val="center"/>
              </w:tcPr>
            </w:tcPrChange>
          </w:tcPr>
          <w:p w14:paraId="33963A30">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w:t>
            </w:r>
          </w:p>
        </w:tc>
        <w:tc>
          <w:tcPr>
            <w:tcW w:w="1025" w:type="dxa"/>
            <w:tcBorders>
              <w:top w:val="single" w:color="000000" w:sz="4" w:space="0"/>
              <w:left w:val="single" w:color="000000" w:sz="4" w:space="0"/>
              <w:bottom w:val="single" w:color="000000" w:sz="4" w:space="0"/>
              <w:right w:val="single" w:color="000000" w:sz="4" w:space="0"/>
            </w:tcBorders>
            <w:vAlign w:val="center"/>
            <w:tcPrChange w:id="1195" w:author="羊建业" w:date="2026-03-09T16:11:44Z">
              <w:tcPr>
                <w:tcW w:w="1025" w:type="dxa"/>
                <w:tcBorders>
                  <w:top w:val="single" w:color="000000" w:sz="4" w:space="0"/>
                  <w:left w:val="single" w:color="000000" w:sz="4" w:space="0"/>
                  <w:bottom w:val="single" w:color="000000" w:sz="4" w:space="0"/>
                  <w:right w:val="single" w:color="000000" w:sz="4" w:space="0"/>
                </w:tcBorders>
                <w:vAlign w:val="center"/>
              </w:tcPr>
            </w:tcPrChange>
          </w:tcPr>
          <w:p w14:paraId="4809BC63">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288" w:type="dxa"/>
            <w:tcBorders>
              <w:top w:val="single" w:color="000000" w:sz="4" w:space="0"/>
              <w:left w:val="single" w:color="000000" w:sz="4" w:space="0"/>
              <w:bottom w:val="single" w:color="000000" w:sz="4" w:space="0"/>
              <w:right w:val="single" w:color="000000" w:sz="4" w:space="0"/>
            </w:tcBorders>
            <w:vAlign w:val="center"/>
            <w:tcPrChange w:id="1196" w:author="羊建业" w:date="2026-03-09T16:11:44Z">
              <w:tcPr>
                <w:tcW w:w="1593" w:type="dxa"/>
                <w:gridSpan w:val="2"/>
                <w:tcBorders>
                  <w:top w:val="single" w:color="000000" w:sz="4" w:space="0"/>
                  <w:left w:val="single" w:color="000000" w:sz="4" w:space="0"/>
                  <w:bottom w:val="single" w:color="000000" w:sz="4" w:space="0"/>
                  <w:right w:val="single" w:color="000000" w:sz="4" w:space="0"/>
                </w:tcBorders>
                <w:vAlign w:val="center"/>
              </w:tcPr>
            </w:tcPrChange>
          </w:tcPr>
          <w:p w14:paraId="6AE702AD">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160" w:type="dxa"/>
            <w:tcBorders>
              <w:top w:val="single" w:color="000000" w:sz="4" w:space="0"/>
              <w:left w:val="single" w:color="000000" w:sz="4" w:space="0"/>
              <w:bottom w:val="single" w:color="000000" w:sz="4" w:space="0"/>
              <w:right w:val="single" w:color="000000" w:sz="4" w:space="0"/>
            </w:tcBorders>
            <w:vAlign w:val="center"/>
            <w:tcPrChange w:id="1197" w:author="羊建业" w:date="2026-03-09T16:11:44Z">
              <w:tcPr>
                <w:tcW w:w="992" w:type="dxa"/>
                <w:gridSpan w:val="2"/>
                <w:tcBorders>
                  <w:top w:val="single" w:color="000000" w:sz="4" w:space="0"/>
                  <w:left w:val="single" w:color="000000" w:sz="4" w:space="0"/>
                  <w:bottom w:val="single" w:color="000000" w:sz="4" w:space="0"/>
                  <w:right w:val="single" w:color="000000" w:sz="4" w:space="0"/>
                </w:tcBorders>
                <w:vAlign w:val="center"/>
              </w:tcPr>
            </w:tcPrChange>
          </w:tcPr>
          <w:p w14:paraId="29D0825A">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413" w:type="dxa"/>
            <w:tcBorders>
              <w:top w:val="single" w:color="000000" w:sz="4" w:space="0"/>
              <w:left w:val="single" w:color="000000" w:sz="4" w:space="0"/>
              <w:bottom w:val="single" w:color="000000" w:sz="4" w:space="0"/>
              <w:right w:val="single" w:color="000000" w:sz="4" w:space="0"/>
            </w:tcBorders>
            <w:vAlign w:val="center"/>
            <w:tcPrChange w:id="1198" w:author="羊建业" w:date="2026-03-09T16:11:44Z">
              <w:tcPr>
                <w:tcW w:w="1276" w:type="dxa"/>
                <w:tcBorders>
                  <w:top w:val="single" w:color="000000" w:sz="4" w:space="0"/>
                  <w:left w:val="single" w:color="000000" w:sz="4" w:space="0"/>
                  <w:bottom w:val="single" w:color="000000" w:sz="4" w:space="0"/>
                  <w:right w:val="single" w:color="000000" w:sz="4" w:space="0"/>
                </w:tcBorders>
                <w:vAlign w:val="center"/>
              </w:tcPr>
            </w:tcPrChange>
          </w:tcPr>
          <w:p w14:paraId="3C620D20">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851" w:type="dxa"/>
            <w:tcBorders>
              <w:top w:val="single" w:color="000000" w:sz="4" w:space="0"/>
              <w:left w:val="single" w:color="000000" w:sz="4" w:space="0"/>
              <w:bottom w:val="single" w:color="000000" w:sz="4" w:space="0"/>
              <w:right w:val="single" w:color="000000" w:sz="4" w:space="0"/>
            </w:tcBorders>
            <w:vAlign w:val="center"/>
            <w:tcPrChange w:id="1199" w:author="羊建业" w:date="2026-03-09T16:11:44Z">
              <w:tcPr>
                <w:tcW w:w="851" w:type="dxa"/>
                <w:tcBorders>
                  <w:top w:val="single" w:color="000000" w:sz="4" w:space="0"/>
                  <w:left w:val="single" w:color="000000" w:sz="4" w:space="0"/>
                  <w:bottom w:val="single" w:color="000000" w:sz="4" w:space="0"/>
                  <w:right w:val="single" w:color="000000" w:sz="4" w:space="0"/>
                </w:tcBorders>
                <w:vAlign w:val="center"/>
              </w:tcPr>
            </w:tcPrChange>
          </w:tcPr>
          <w:p w14:paraId="660C5A25">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641" w:type="dxa"/>
            <w:tcBorders>
              <w:top w:val="single" w:color="000000" w:sz="4" w:space="0"/>
              <w:left w:val="single" w:color="000000" w:sz="4" w:space="0"/>
              <w:bottom w:val="single" w:color="000000" w:sz="4" w:space="0"/>
              <w:right w:val="single" w:color="000000" w:sz="4" w:space="0"/>
            </w:tcBorders>
            <w:vAlign w:val="center"/>
            <w:tcPrChange w:id="1200" w:author="羊建业" w:date="2026-03-09T16:11:44Z">
              <w:tcPr>
                <w:tcW w:w="1641" w:type="dxa"/>
                <w:tcBorders>
                  <w:top w:val="single" w:color="000000" w:sz="4" w:space="0"/>
                  <w:left w:val="single" w:color="000000" w:sz="4" w:space="0"/>
                  <w:bottom w:val="single" w:color="000000" w:sz="4" w:space="0"/>
                  <w:right w:val="single" w:color="000000" w:sz="4" w:space="0"/>
                </w:tcBorders>
                <w:vAlign w:val="center"/>
              </w:tcPr>
            </w:tcPrChange>
          </w:tcPr>
          <w:p w14:paraId="0ED7D603">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80" w:type="dxa"/>
            <w:tcBorders>
              <w:top w:val="single" w:color="000000" w:sz="4" w:space="0"/>
              <w:left w:val="single" w:color="000000" w:sz="4" w:space="0"/>
              <w:bottom w:val="single" w:color="000000" w:sz="4" w:space="0"/>
              <w:right w:val="single" w:color="000000" w:sz="4" w:space="0"/>
            </w:tcBorders>
            <w:vAlign w:val="center"/>
            <w:tcPrChange w:id="1201" w:author="羊建业" w:date="2026-03-09T16:11:44Z">
              <w:tcPr>
                <w:tcW w:w="1080" w:type="dxa"/>
                <w:tcBorders>
                  <w:top w:val="single" w:color="000000" w:sz="4" w:space="0"/>
                  <w:left w:val="single" w:color="000000" w:sz="4" w:space="0"/>
                  <w:bottom w:val="single" w:color="000000" w:sz="4" w:space="0"/>
                  <w:right w:val="single" w:color="000000" w:sz="4" w:space="0"/>
                </w:tcBorders>
                <w:vAlign w:val="center"/>
              </w:tcPr>
            </w:tcPrChange>
          </w:tcPr>
          <w:p w14:paraId="2F212095">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20" w:type="dxa"/>
            <w:tcBorders>
              <w:top w:val="single" w:color="000000" w:sz="4" w:space="0"/>
              <w:left w:val="single" w:color="000000" w:sz="4" w:space="0"/>
              <w:bottom w:val="single" w:color="000000" w:sz="4" w:space="0"/>
              <w:right w:val="single" w:color="000000" w:sz="4" w:space="0"/>
            </w:tcBorders>
            <w:vAlign w:val="center"/>
            <w:tcPrChange w:id="1202" w:author="羊建业" w:date="2026-03-09T16:11:44Z">
              <w:tcPr>
                <w:tcW w:w="720" w:type="dxa"/>
                <w:tcBorders>
                  <w:top w:val="single" w:color="000000" w:sz="4" w:space="0"/>
                  <w:left w:val="single" w:color="000000" w:sz="4" w:space="0"/>
                  <w:bottom w:val="single" w:color="000000" w:sz="4" w:space="0"/>
                  <w:right w:val="single" w:color="000000" w:sz="4" w:space="0"/>
                </w:tcBorders>
                <w:vAlign w:val="center"/>
              </w:tcPr>
            </w:tcPrChange>
          </w:tcPr>
          <w:p w14:paraId="604C4824">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1F746903">
        <w:tblPrEx>
          <w:tblCellMar>
            <w:top w:w="0" w:type="dxa"/>
            <w:left w:w="0" w:type="dxa"/>
            <w:bottom w:w="0" w:type="dxa"/>
            <w:right w:w="0" w:type="dxa"/>
          </w:tblCellMar>
          <w:tblPrExChange w:id="1204" w:author="羊建业" w:date="2026-03-09T16:11:44Z">
            <w:tblPrEx>
              <w:tblCellMar>
                <w:top w:w="0" w:type="dxa"/>
                <w:left w:w="0" w:type="dxa"/>
                <w:bottom w:w="0" w:type="dxa"/>
                <w:right w:w="0" w:type="dxa"/>
              </w:tblCellMar>
            </w:tblPrEx>
          </w:tblPrExChange>
        </w:tblPrEx>
        <w:trPr>
          <w:trHeight w:val="454" w:hRule="atLeast"/>
          <w:ins w:id="1203" w:author="羊建业" w:date="2026-03-09T16:07:44Z"/>
          <w:trPrChange w:id="1204" w:author="羊建业" w:date="2026-03-09T16:11:44Z">
            <w:trPr>
              <w:trHeight w:val="454" w:hRule="atLeast"/>
            </w:trPr>
          </w:trPrChange>
        </w:trPr>
        <w:tc>
          <w:tcPr>
            <w:tcW w:w="467" w:type="dxa"/>
            <w:tcBorders>
              <w:top w:val="single" w:color="000000" w:sz="4" w:space="0"/>
              <w:left w:val="single" w:color="000000" w:sz="4" w:space="0"/>
              <w:bottom w:val="single" w:color="000000" w:sz="4" w:space="0"/>
              <w:right w:val="single" w:color="000000" w:sz="4" w:space="0"/>
            </w:tcBorders>
            <w:vAlign w:val="center"/>
            <w:tcPrChange w:id="1205" w:author="羊建业" w:date="2026-03-09T16:11:44Z">
              <w:tcPr>
                <w:tcW w:w="467" w:type="dxa"/>
                <w:tcBorders>
                  <w:top w:val="single" w:color="000000" w:sz="4" w:space="0"/>
                  <w:left w:val="single" w:color="000000" w:sz="4" w:space="0"/>
                  <w:bottom w:val="single" w:color="000000" w:sz="4" w:space="0"/>
                  <w:right w:val="single" w:color="000000" w:sz="4" w:space="0"/>
                </w:tcBorders>
                <w:vAlign w:val="center"/>
                <w:tcPrChange w:id="1206" w:author="羊建业" w:date="2026-03-09T16:11:44Z">
                  <w:tcPr>
                    <w:tcW w:w="467" w:type="dxa"/>
                    <w:tcBorders>
                      <w:top w:val="single" w:color="000000" w:sz="4" w:space="0"/>
                      <w:left w:val="single" w:color="000000" w:sz="4" w:space="0"/>
                      <w:bottom w:val="single" w:color="000000" w:sz="4" w:space="0"/>
                      <w:right w:val="single" w:color="000000" w:sz="4" w:space="0"/>
                    </w:tcBorders>
                    <w:vAlign w:val="center"/>
                  </w:tcPr>
                </w:tcPrChange>
              </w:tcPr>
            </w:tcPrChange>
          </w:tcPr>
          <w:p w14:paraId="2A9EBD66">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07" w:author="羊建业" w:date="2026-03-09T16:07:44Z"/>
                <w:rFonts w:ascii="宋体" w:hAnsi="宋体" w:eastAsia="宋体" w:cs="宋体"/>
                <w:b w:val="0"/>
                <w:bCs w:val="0"/>
                <w:i w:val="0"/>
                <w:snapToGrid w:val="0"/>
                <w:spacing w:val="0"/>
                <w:w w:val="100"/>
                <w:position w:val="0"/>
                <w:sz w:val="21"/>
                <w:szCs w:val="21"/>
              </w:rPr>
            </w:pPr>
          </w:p>
        </w:tc>
        <w:tc>
          <w:tcPr>
            <w:tcW w:w="1025" w:type="dxa"/>
            <w:tcBorders>
              <w:top w:val="single" w:color="000000" w:sz="4" w:space="0"/>
              <w:left w:val="single" w:color="000000" w:sz="4" w:space="0"/>
              <w:bottom w:val="single" w:color="000000" w:sz="4" w:space="0"/>
              <w:right w:val="single" w:color="000000" w:sz="4" w:space="0"/>
            </w:tcBorders>
            <w:vAlign w:val="center"/>
            <w:tcPrChange w:id="1208" w:author="羊建业" w:date="2026-03-09T16:11:44Z">
              <w:tcPr>
                <w:tcW w:w="1025" w:type="dxa"/>
                <w:tcBorders>
                  <w:top w:val="single" w:color="000000" w:sz="4" w:space="0"/>
                  <w:left w:val="single" w:color="000000" w:sz="4" w:space="0"/>
                  <w:bottom w:val="single" w:color="000000" w:sz="4" w:space="0"/>
                  <w:right w:val="single" w:color="000000" w:sz="4" w:space="0"/>
                </w:tcBorders>
                <w:vAlign w:val="center"/>
                <w:tcPrChange w:id="1209" w:author="羊建业" w:date="2026-03-09T16:11:44Z">
                  <w:tcPr>
                    <w:tcW w:w="1025" w:type="dxa"/>
                    <w:tcBorders>
                      <w:top w:val="single" w:color="000000" w:sz="4" w:space="0"/>
                      <w:left w:val="single" w:color="000000" w:sz="4" w:space="0"/>
                      <w:bottom w:val="single" w:color="000000" w:sz="4" w:space="0"/>
                      <w:right w:val="single" w:color="000000" w:sz="4" w:space="0"/>
                    </w:tcBorders>
                    <w:vAlign w:val="center"/>
                  </w:tcPr>
                </w:tcPrChange>
              </w:tcPr>
            </w:tcPrChange>
          </w:tcPr>
          <w:p w14:paraId="0795B1AF">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10" w:author="羊建业" w:date="2026-03-09T16:07:44Z"/>
                <w:rFonts w:ascii="宋体" w:hAnsi="宋体" w:eastAsia="宋体" w:cs="宋体"/>
                <w:b w:val="0"/>
                <w:bCs w:val="0"/>
                <w:i w:val="0"/>
                <w:snapToGrid w:val="0"/>
                <w:spacing w:val="0"/>
                <w:w w:val="100"/>
                <w:position w:val="0"/>
                <w:sz w:val="21"/>
                <w:szCs w:val="21"/>
              </w:rPr>
            </w:pPr>
          </w:p>
        </w:tc>
        <w:tc>
          <w:tcPr>
            <w:tcW w:w="1288" w:type="dxa"/>
            <w:tcBorders>
              <w:top w:val="single" w:color="000000" w:sz="4" w:space="0"/>
              <w:left w:val="single" w:color="000000" w:sz="4" w:space="0"/>
              <w:bottom w:val="single" w:color="000000" w:sz="4" w:space="0"/>
              <w:right w:val="single" w:color="000000" w:sz="4" w:space="0"/>
            </w:tcBorders>
            <w:vAlign w:val="center"/>
            <w:tcPrChange w:id="1211" w:author="羊建业" w:date="2026-03-09T16:11:44Z">
              <w:tcPr>
                <w:tcW w:w="1208" w:type="dxa"/>
                <w:tcBorders>
                  <w:top w:val="single" w:color="000000" w:sz="4" w:space="0"/>
                  <w:left w:val="single" w:color="000000" w:sz="4" w:space="0"/>
                  <w:bottom w:val="single" w:color="000000" w:sz="4" w:space="0"/>
                  <w:right w:val="single" w:color="000000" w:sz="4" w:space="0"/>
                </w:tcBorders>
                <w:vAlign w:val="center"/>
                <w:tcPrChange w:id="1212" w:author="羊建业" w:date="2026-03-09T16:11:44Z">
                  <w:tcPr>
                    <w:tcW w:w="1593" w:type="dxa"/>
                    <w:tcBorders>
                      <w:top w:val="single" w:color="000000" w:sz="4" w:space="0"/>
                      <w:left w:val="single" w:color="000000" w:sz="4" w:space="0"/>
                      <w:bottom w:val="single" w:color="000000" w:sz="4" w:space="0"/>
                      <w:right w:val="single" w:color="000000" w:sz="4" w:space="0"/>
                    </w:tcBorders>
                    <w:vAlign w:val="center"/>
                  </w:tcPr>
                </w:tcPrChange>
              </w:tcPr>
            </w:tcPrChange>
          </w:tcPr>
          <w:p w14:paraId="3A0A4E1B">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13" w:author="羊建业" w:date="2026-03-09T16:07:44Z"/>
                <w:rFonts w:ascii="宋体" w:hAnsi="宋体" w:eastAsia="宋体" w:cs="宋体"/>
                <w:b w:val="0"/>
                <w:bCs w:val="0"/>
                <w:i w:val="0"/>
                <w:snapToGrid w:val="0"/>
                <w:spacing w:val="0"/>
                <w:w w:val="100"/>
                <w:position w:val="0"/>
                <w:sz w:val="21"/>
                <w:szCs w:val="21"/>
              </w:rPr>
            </w:pPr>
          </w:p>
        </w:tc>
        <w:tc>
          <w:tcPr>
            <w:tcW w:w="1160" w:type="dxa"/>
            <w:tcBorders>
              <w:top w:val="single" w:color="000000" w:sz="4" w:space="0"/>
              <w:left w:val="single" w:color="000000" w:sz="4" w:space="0"/>
              <w:bottom w:val="single" w:color="000000" w:sz="4" w:space="0"/>
              <w:right w:val="single" w:color="000000" w:sz="4" w:space="0"/>
            </w:tcBorders>
            <w:vAlign w:val="center"/>
            <w:tcPrChange w:id="1214" w:author="羊建业" w:date="2026-03-09T16:11:44Z">
              <w:tcPr>
                <w:tcW w:w="1240" w:type="dxa"/>
                <w:gridSpan w:val="2"/>
                <w:tcBorders>
                  <w:top w:val="single" w:color="000000" w:sz="4" w:space="0"/>
                  <w:left w:val="single" w:color="000000" w:sz="4" w:space="0"/>
                  <w:bottom w:val="single" w:color="000000" w:sz="4" w:space="0"/>
                  <w:right w:val="single" w:color="000000" w:sz="4" w:space="0"/>
                </w:tcBorders>
                <w:vAlign w:val="center"/>
                <w:tcPrChange w:id="1215" w:author="羊建业" w:date="2026-03-09T16:11:44Z">
                  <w:tcPr>
                    <w:tcW w:w="992" w:type="dxa"/>
                    <w:tcBorders>
                      <w:top w:val="single" w:color="000000" w:sz="4" w:space="0"/>
                      <w:left w:val="single" w:color="000000" w:sz="4" w:space="0"/>
                      <w:bottom w:val="single" w:color="000000" w:sz="4" w:space="0"/>
                      <w:right w:val="single" w:color="000000" w:sz="4" w:space="0"/>
                    </w:tcBorders>
                    <w:vAlign w:val="center"/>
                  </w:tcPr>
                </w:tcPrChange>
              </w:tcPr>
            </w:tcPrChange>
          </w:tcPr>
          <w:p w14:paraId="7793FF87">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16" w:author="羊建业" w:date="2026-03-09T16:07:44Z"/>
                <w:rFonts w:ascii="宋体" w:hAnsi="宋体" w:eastAsia="宋体" w:cs="宋体"/>
                <w:b w:val="0"/>
                <w:bCs w:val="0"/>
                <w:i w:val="0"/>
                <w:snapToGrid w:val="0"/>
                <w:spacing w:val="0"/>
                <w:w w:val="100"/>
                <w:position w:val="0"/>
                <w:sz w:val="21"/>
                <w:szCs w:val="21"/>
              </w:rPr>
            </w:pPr>
          </w:p>
        </w:tc>
        <w:tc>
          <w:tcPr>
            <w:tcW w:w="1413" w:type="dxa"/>
            <w:tcBorders>
              <w:top w:val="single" w:color="000000" w:sz="4" w:space="0"/>
              <w:left w:val="single" w:color="000000" w:sz="4" w:space="0"/>
              <w:bottom w:val="single" w:color="000000" w:sz="4" w:space="0"/>
              <w:right w:val="single" w:color="000000" w:sz="4" w:space="0"/>
            </w:tcBorders>
            <w:vAlign w:val="center"/>
            <w:tcPrChange w:id="1217" w:author="羊建业" w:date="2026-03-09T16:11:44Z">
              <w:tcPr>
                <w:tcW w:w="1413" w:type="dxa"/>
                <w:gridSpan w:val="2"/>
                <w:tcBorders>
                  <w:top w:val="single" w:color="000000" w:sz="4" w:space="0"/>
                  <w:left w:val="single" w:color="000000" w:sz="4" w:space="0"/>
                  <w:bottom w:val="single" w:color="000000" w:sz="4" w:space="0"/>
                  <w:right w:val="single" w:color="000000" w:sz="4" w:space="0"/>
                </w:tcBorders>
                <w:vAlign w:val="center"/>
                <w:tcPrChange w:id="1218" w:author="羊建业" w:date="2026-03-09T16:11:44Z">
                  <w:tcPr>
                    <w:tcW w:w="1276" w:type="dxa"/>
                    <w:tcBorders>
                      <w:top w:val="single" w:color="000000" w:sz="4" w:space="0"/>
                      <w:left w:val="single" w:color="000000" w:sz="4" w:space="0"/>
                      <w:bottom w:val="single" w:color="000000" w:sz="4" w:space="0"/>
                      <w:right w:val="single" w:color="000000" w:sz="4" w:space="0"/>
                    </w:tcBorders>
                    <w:vAlign w:val="center"/>
                  </w:tcPr>
                </w:tcPrChange>
              </w:tcPr>
            </w:tcPrChange>
          </w:tcPr>
          <w:p w14:paraId="3DDC9E52">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19" w:author="羊建业" w:date="2026-03-09T16:07:44Z"/>
                <w:rFonts w:ascii="宋体" w:hAnsi="宋体" w:eastAsia="宋体" w:cs="宋体"/>
                <w:b w:val="0"/>
                <w:bCs w:val="0"/>
                <w:i w:val="0"/>
                <w:snapToGrid w:val="0"/>
                <w:spacing w:val="0"/>
                <w:w w:val="100"/>
                <w:position w:val="0"/>
                <w:sz w:val="21"/>
                <w:szCs w:val="21"/>
              </w:rPr>
            </w:pPr>
          </w:p>
        </w:tc>
        <w:tc>
          <w:tcPr>
            <w:tcW w:w="851" w:type="dxa"/>
            <w:tcBorders>
              <w:top w:val="single" w:color="000000" w:sz="4" w:space="0"/>
              <w:left w:val="single" w:color="000000" w:sz="4" w:space="0"/>
              <w:bottom w:val="single" w:color="000000" w:sz="4" w:space="0"/>
              <w:right w:val="single" w:color="000000" w:sz="4" w:space="0"/>
            </w:tcBorders>
            <w:vAlign w:val="center"/>
            <w:tcPrChange w:id="1220" w:author="羊建业" w:date="2026-03-09T16:11:44Z">
              <w:tcPr>
                <w:tcW w:w="851" w:type="dxa"/>
                <w:tcBorders>
                  <w:top w:val="single" w:color="000000" w:sz="4" w:space="0"/>
                  <w:left w:val="single" w:color="000000" w:sz="4" w:space="0"/>
                  <w:bottom w:val="single" w:color="000000" w:sz="4" w:space="0"/>
                  <w:right w:val="single" w:color="000000" w:sz="4" w:space="0"/>
                </w:tcBorders>
                <w:vAlign w:val="center"/>
                <w:tcPrChange w:id="1221" w:author="羊建业" w:date="2026-03-09T16:11:44Z">
                  <w:tcPr>
                    <w:tcW w:w="851" w:type="dxa"/>
                    <w:tcBorders>
                      <w:top w:val="single" w:color="000000" w:sz="4" w:space="0"/>
                      <w:left w:val="single" w:color="000000" w:sz="4" w:space="0"/>
                      <w:bottom w:val="single" w:color="000000" w:sz="4" w:space="0"/>
                      <w:right w:val="single" w:color="000000" w:sz="4" w:space="0"/>
                    </w:tcBorders>
                    <w:vAlign w:val="center"/>
                  </w:tcPr>
                </w:tcPrChange>
              </w:tcPr>
            </w:tcPrChange>
          </w:tcPr>
          <w:p w14:paraId="48395B95">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22" w:author="羊建业" w:date="2026-03-09T16:07:44Z"/>
                <w:rFonts w:ascii="宋体" w:hAnsi="宋体" w:eastAsia="宋体" w:cs="宋体"/>
                <w:b w:val="0"/>
                <w:bCs w:val="0"/>
                <w:i w:val="0"/>
                <w:snapToGrid w:val="0"/>
                <w:spacing w:val="0"/>
                <w:w w:val="100"/>
                <w:position w:val="0"/>
                <w:sz w:val="21"/>
                <w:szCs w:val="21"/>
              </w:rPr>
            </w:pPr>
          </w:p>
        </w:tc>
        <w:tc>
          <w:tcPr>
            <w:tcW w:w="1641" w:type="dxa"/>
            <w:tcBorders>
              <w:top w:val="single" w:color="000000" w:sz="4" w:space="0"/>
              <w:left w:val="single" w:color="000000" w:sz="4" w:space="0"/>
              <w:bottom w:val="single" w:color="000000" w:sz="4" w:space="0"/>
              <w:right w:val="single" w:color="000000" w:sz="4" w:space="0"/>
            </w:tcBorders>
            <w:vAlign w:val="center"/>
            <w:tcPrChange w:id="1223" w:author="羊建业" w:date="2026-03-09T16:11:44Z">
              <w:tcPr>
                <w:tcW w:w="1641" w:type="dxa"/>
                <w:tcBorders>
                  <w:top w:val="single" w:color="000000" w:sz="4" w:space="0"/>
                  <w:left w:val="single" w:color="000000" w:sz="4" w:space="0"/>
                  <w:bottom w:val="single" w:color="000000" w:sz="4" w:space="0"/>
                  <w:right w:val="single" w:color="000000" w:sz="4" w:space="0"/>
                </w:tcBorders>
                <w:vAlign w:val="center"/>
                <w:tcPrChange w:id="1224" w:author="羊建业" w:date="2026-03-09T16:11:44Z">
                  <w:tcPr>
                    <w:tcW w:w="1641" w:type="dxa"/>
                    <w:tcBorders>
                      <w:top w:val="single" w:color="000000" w:sz="4" w:space="0"/>
                      <w:left w:val="single" w:color="000000" w:sz="4" w:space="0"/>
                      <w:bottom w:val="single" w:color="000000" w:sz="4" w:space="0"/>
                      <w:right w:val="single" w:color="000000" w:sz="4" w:space="0"/>
                    </w:tcBorders>
                    <w:vAlign w:val="center"/>
                  </w:tcPr>
                </w:tcPrChange>
              </w:tcPr>
            </w:tcPrChange>
          </w:tcPr>
          <w:p w14:paraId="47847D01">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25" w:author="羊建业" w:date="2026-03-09T16:07:44Z"/>
                <w:rFonts w:ascii="宋体" w:hAnsi="宋体" w:eastAsia="宋体" w:cs="宋体"/>
                <w:b w:val="0"/>
                <w:bCs w:val="0"/>
                <w:i w:val="0"/>
                <w:snapToGrid w:val="0"/>
                <w:spacing w:val="0"/>
                <w:w w:val="100"/>
                <w:position w:val="0"/>
                <w:sz w:val="21"/>
                <w:szCs w:val="21"/>
              </w:rPr>
            </w:pPr>
          </w:p>
        </w:tc>
        <w:tc>
          <w:tcPr>
            <w:tcW w:w="1080" w:type="dxa"/>
            <w:tcBorders>
              <w:top w:val="single" w:color="000000" w:sz="4" w:space="0"/>
              <w:left w:val="single" w:color="000000" w:sz="4" w:space="0"/>
              <w:bottom w:val="single" w:color="000000" w:sz="4" w:space="0"/>
              <w:right w:val="single" w:color="000000" w:sz="4" w:space="0"/>
            </w:tcBorders>
            <w:vAlign w:val="center"/>
            <w:tcPrChange w:id="1226" w:author="羊建业" w:date="2026-03-09T16:11:44Z">
              <w:tcPr>
                <w:tcW w:w="1080" w:type="dxa"/>
                <w:tcBorders>
                  <w:top w:val="single" w:color="000000" w:sz="4" w:space="0"/>
                  <w:left w:val="single" w:color="000000" w:sz="4" w:space="0"/>
                  <w:bottom w:val="single" w:color="000000" w:sz="4" w:space="0"/>
                  <w:right w:val="single" w:color="000000" w:sz="4" w:space="0"/>
                </w:tcBorders>
                <w:vAlign w:val="center"/>
                <w:tcPrChange w:id="1227" w:author="羊建业" w:date="2026-03-09T16:11:44Z">
                  <w:tcPr>
                    <w:tcW w:w="1080" w:type="dxa"/>
                    <w:tcBorders>
                      <w:top w:val="single" w:color="000000" w:sz="4" w:space="0"/>
                      <w:left w:val="single" w:color="000000" w:sz="4" w:space="0"/>
                      <w:bottom w:val="single" w:color="000000" w:sz="4" w:space="0"/>
                      <w:right w:val="single" w:color="000000" w:sz="4" w:space="0"/>
                    </w:tcBorders>
                    <w:vAlign w:val="center"/>
                  </w:tcPr>
                </w:tcPrChange>
              </w:tcPr>
            </w:tcPrChange>
          </w:tcPr>
          <w:p w14:paraId="55C72546">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28" w:author="羊建业" w:date="2026-03-09T16:07:44Z"/>
                <w:rFonts w:ascii="宋体" w:hAnsi="宋体" w:eastAsia="宋体" w:cs="宋体"/>
                <w:b w:val="0"/>
                <w:bCs w:val="0"/>
                <w:i w:val="0"/>
                <w:snapToGrid w:val="0"/>
                <w:spacing w:val="0"/>
                <w:w w:val="100"/>
                <w:position w:val="0"/>
                <w:sz w:val="21"/>
                <w:szCs w:val="21"/>
              </w:rPr>
            </w:pPr>
          </w:p>
        </w:tc>
        <w:tc>
          <w:tcPr>
            <w:tcW w:w="720" w:type="dxa"/>
            <w:tcBorders>
              <w:top w:val="single" w:color="000000" w:sz="4" w:space="0"/>
              <w:left w:val="single" w:color="000000" w:sz="4" w:space="0"/>
              <w:bottom w:val="single" w:color="000000" w:sz="4" w:space="0"/>
              <w:right w:val="single" w:color="000000" w:sz="4" w:space="0"/>
            </w:tcBorders>
            <w:vAlign w:val="center"/>
            <w:tcPrChange w:id="1229" w:author="羊建业" w:date="2026-03-09T16:11:44Z">
              <w:tcPr>
                <w:tcW w:w="720" w:type="dxa"/>
                <w:tcBorders>
                  <w:top w:val="single" w:color="000000" w:sz="4" w:space="0"/>
                  <w:left w:val="single" w:color="000000" w:sz="4" w:space="0"/>
                  <w:bottom w:val="single" w:color="000000" w:sz="4" w:space="0"/>
                  <w:right w:val="single" w:color="000000" w:sz="4" w:space="0"/>
                </w:tcBorders>
                <w:vAlign w:val="center"/>
                <w:tcPrChange w:id="1230" w:author="羊建业" w:date="2026-03-09T16:11:44Z">
                  <w:tcPr>
                    <w:tcW w:w="720" w:type="dxa"/>
                    <w:tcBorders>
                      <w:top w:val="single" w:color="000000" w:sz="4" w:space="0"/>
                      <w:left w:val="single" w:color="000000" w:sz="4" w:space="0"/>
                      <w:bottom w:val="single" w:color="000000" w:sz="4" w:space="0"/>
                      <w:right w:val="single" w:color="000000" w:sz="4" w:space="0"/>
                    </w:tcBorders>
                    <w:vAlign w:val="center"/>
                  </w:tcPr>
                </w:tcPrChange>
              </w:tcPr>
            </w:tcPrChange>
          </w:tcPr>
          <w:p w14:paraId="25EFA909">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31" w:author="羊建业" w:date="2026-03-09T16:07:44Z"/>
                <w:rFonts w:ascii="宋体" w:hAnsi="宋体" w:eastAsia="宋体" w:cs="宋体"/>
                <w:b w:val="0"/>
                <w:bCs w:val="0"/>
                <w:i w:val="0"/>
                <w:snapToGrid w:val="0"/>
                <w:spacing w:val="0"/>
                <w:w w:val="100"/>
                <w:position w:val="0"/>
                <w:sz w:val="21"/>
                <w:szCs w:val="21"/>
              </w:rPr>
            </w:pPr>
          </w:p>
        </w:tc>
      </w:tr>
      <w:tr w14:paraId="09D9460B">
        <w:tblPrEx>
          <w:tblCellMar>
            <w:top w:w="0" w:type="dxa"/>
            <w:left w:w="0" w:type="dxa"/>
            <w:bottom w:w="0" w:type="dxa"/>
            <w:right w:w="0" w:type="dxa"/>
          </w:tblCellMar>
          <w:tblPrExChange w:id="1233" w:author="羊建业" w:date="2026-03-09T16:11:44Z">
            <w:tblPrEx>
              <w:tblCellMar>
                <w:top w:w="0" w:type="dxa"/>
                <w:left w:w="0" w:type="dxa"/>
                <w:bottom w:w="0" w:type="dxa"/>
                <w:right w:w="0" w:type="dxa"/>
              </w:tblCellMar>
            </w:tblPrEx>
          </w:tblPrExChange>
        </w:tblPrEx>
        <w:trPr>
          <w:trHeight w:val="454" w:hRule="atLeast"/>
          <w:ins w:id="1232" w:author="羊建业" w:date="2026-03-09T16:07:45Z"/>
          <w:trPrChange w:id="1233" w:author="羊建业" w:date="2026-03-09T16:11:44Z">
            <w:trPr>
              <w:trHeight w:val="454" w:hRule="atLeast"/>
            </w:trPr>
          </w:trPrChange>
        </w:trPr>
        <w:tc>
          <w:tcPr>
            <w:tcW w:w="467" w:type="dxa"/>
            <w:tcBorders>
              <w:top w:val="single" w:color="000000" w:sz="4" w:space="0"/>
              <w:left w:val="single" w:color="000000" w:sz="4" w:space="0"/>
              <w:bottom w:val="single" w:color="000000" w:sz="4" w:space="0"/>
              <w:right w:val="single" w:color="000000" w:sz="4" w:space="0"/>
            </w:tcBorders>
            <w:vAlign w:val="center"/>
            <w:tcPrChange w:id="1234" w:author="羊建业" w:date="2026-03-09T16:11:44Z">
              <w:tcPr>
                <w:tcW w:w="467" w:type="dxa"/>
                <w:tcBorders>
                  <w:top w:val="single" w:color="000000" w:sz="4" w:space="0"/>
                  <w:left w:val="single" w:color="000000" w:sz="4" w:space="0"/>
                  <w:bottom w:val="single" w:color="000000" w:sz="4" w:space="0"/>
                  <w:right w:val="single" w:color="000000" w:sz="4" w:space="0"/>
                </w:tcBorders>
                <w:vAlign w:val="center"/>
                <w:tcPrChange w:id="1235" w:author="羊建业" w:date="2026-03-09T16:11:44Z">
                  <w:tcPr>
                    <w:tcW w:w="467" w:type="dxa"/>
                    <w:tcBorders>
                      <w:top w:val="single" w:color="000000" w:sz="4" w:space="0"/>
                      <w:left w:val="single" w:color="000000" w:sz="4" w:space="0"/>
                      <w:bottom w:val="single" w:color="000000" w:sz="4" w:space="0"/>
                      <w:right w:val="single" w:color="000000" w:sz="4" w:space="0"/>
                    </w:tcBorders>
                    <w:vAlign w:val="center"/>
                  </w:tcPr>
                </w:tcPrChange>
              </w:tcPr>
            </w:tcPrChange>
          </w:tcPr>
          <w:p w14:paraId="1627798E">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36" w:author="羊建业" w:date="2026-03-09T16:07:45Z"/>
                <w:rFonts w:ascii="宋体" w:hAnsi="宋体" w:eastAsia="宋体" w:cs="宋体"/>
                <w:b w:val="0"/>
                <w:bCs w:val="0"/>
                <w:i w:val="0"/>
                <w:snapToGrid w:val="0"/>
                <w:spacing w:val="0"/>
                <w:w w:val="100"/>
                <w:position w:val="0"/>
                <w:sz w:val="21"/>
                <w:szCs w:val="21"/>
              </w:rPr>
            </w:pPr>
          </w:p>
        </w:tc>
        <w:tc>
          <w:tcPr>
            <w:tcW w:w="1025" w:type="dxa"/>
            <w:tcBorders>
              <w:top w:val="single" w:color="000000" w:sz="4" w:space="0"/>
              <w:left w:val="single" w:color="000000" w:sz="4" w:space="0"/>
              <w:bottom w:val="single" w:color="000000" w:sz="4" w:space="0"/>
              <w:right w:val="single" w:color="000000" w:sz="4" w:space="0"/>
            </w:tcBorders>
            <w:vAlign w:val="center"/>
            <w:tcPrChange w:id="1237" w:author="羊建业" w:date="2026-03-09T16:11:44Z">
              <w:tcPr>
                <w:tcW w:w="1025" w:type="dxa"/>
                <w:tcBorders>
                  <w:top w:val="single" w:color="000000" w:sz="4" w:space="0"/>
                  <w:left w:val="single" w:color="000000" w:sz="4" w:space="0"/>
                  <w:bottom w:val="single" w:color="000000" w:sz="4" w:space="0"/>
                  <w:right w:val="single" w:color="000000" w:sz="4" w:space="0"/>
                </w:tcBorders>
                <w:vAlign w:val="center"/>
                <w:tcPrChange w:id="1238" w:author="羊建业" w:date="2026-03-09T16:11:44Z">
                  <w:tcPr>
                    <w:tcW w:w="1025" w:type="dxa"/>
                    <w:tcBorders>
                      <w:top w:val="single" w:color="000000" w:sz="4" w:space="0"/>
                      <w:left w:val="single" w:color="000000" w:sz="4" w:space="0"/>
                      <w:bottom w:val="single" w:color="000000" w:sz="4" w:space="0"/>
                      <w:right w:val="single" w:color="000000" w:sz="4" w:space="0"/>
                    </w:tcBorders>
                    <w:vAlign w:val="center"/>
                  </w:tcPr>
                </w:tcPrChange>
              </w:tcPr>
            </w:tcPrChange>
          </w:tcPr>
          <w:p w14:paraId="5FB06B56">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39" w:author="羊建业" w:date="2026-03-09T16:07:45Z"/>
                <w:rFonts w:ascii="宋体" w:hAnsi="宋体" w:eastAsia="宋体" w:cs="宋体"/>
                <w:b w:val="0"/>
                <w:bCs w:val="0"/>
                <w:i w:val="0"/>
                <w:snapToGrid w:val="0"/>
                <w:spacing w:val="0"/>
                <w:w w:val="100"/>
                <w:position w:val="0"/>
                <w:sz w:val="21"/>
                <w:szCs w:val="21"/>
              </w:rPr>
            </w:pPr>
          </w:p>
        </w:tc>
        <w:tc>
          <w:tcPr>
            <w:tcW w:w="1288" w:type="dxa"/>
            <w:tcBorders>
              <w:top w:val="single" w:color="000000" w:sz="4" w:space="0"/>
              <w:left w:val="single" w:color="000000" w:sz="4" w:space="0"/>
              <w:bottom w:val="single" w:color="000000" w:sz="4" w:space="0"/>
              <w:right w:val="single" w:color="000000" w:sz="4" w:space="0"/>
            </w:tcBorders>
            <w:vAlign w:val="center"/>
            <w:tcPrChange w:id="1240" w:author="羊建业" w:date="2026-03-09T16:11:44Z">
              <w:tcPr>
                <w:tcW w:w="1208" w:type="dxa"/>
                <w:tcBorders>
                  <w:top w:val="single" w:color="000000" w:sz="4" w:space="0"/>
                  <w:left w:val="single" w:color="000000" w:sz="4" w:space="0"/>
                  <w:bottom w:val="single" w:color="000000" w:sz="4" w:space="0"/>
                  <w:right w:val="single" w:color="000000" w:sz="4" w:space="0"/>
                </w:tcBorders>
                <w:vAlign w:val="center"/>
                <w:tcPrChange w:id="1241" w:author="羊建业" w:date="2026-03-09T16:11:44Z">
                  <w:tcPr>
                    <w:tcW w:w="1593" w:type="dxa"/>
                    <w:tcBorders>
                      <w:top w:val="single" w:color="000000" w:sz="4" w:space="0"/>
                      <w:left w:val="single" w:color="000000" w:sz="4" w:space="0"/>
                      <w:bottom w:val="single" w:color="000000" w:sz="4" w:space="0"/>
                      <w:right w:val="single" w:color="000000" w:sz="4" w:space="0"/>
                    </w:tcBorders>
                    <w:vAlign w:val="center"/>
                  </w:tcPr>
                </w:tcPrChange>
              </w:tcPr>
            </w:tcPrChange>
          </w:tcPr>
          <w:p w14:paraId="71AAD25C">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42" w:author="羊建业" w:date="2026-03-09T16:07:45Z"/>
                <w:rFonts w:ascii="宋体" w:hAnsi="宋体" w:eastAsia="宋体" w:cs="宋体"/>
                <w:b w:val="0"/>
                <w:bCs w:val="0"/>
                <w:i w:val="0"/>
                <w:snapToGrid w:val="0"/>
                <w:spacing w:val="0"/>
                <w:w w:val="100"/>
                <w:position w:val="0"/>
                <w:sz w:val="21"/>
                <w:szCs w:val="21"/>
              </w:rPr>
            </w:pPr>
          </w:p>
        </w:tc>
        <w:tc>
          <w:tcPr>
            <w:tcW w:w="1160" w:type="dxa"/>
            <w:tcBorders>
              <w:top w:val="single" w:color="000000" w:sz="4" w:space="0"/>
              <w:left w:val="single" w:color="000000" w:sz="4" w:space="0"/>
              <w:bottom w:val="single" w:color="000000" w:sz="4" w:space="0"/>
              <w:right w:val="single" w:color="000000" w:sz="4" w:space="0"/>
            </w:tcBorders>
            <w:vAlign w:val="center"/>
            <w:tcPrChange w:id="1243" w:author="羊建业" w:date="2026-03-09T16:11:44Z">
              <w:tcPr>
                <w:tcW w:w="1240" w:type="dxa"/>
                <w:gridSpan w:val="2"/>
                <w:tcBorders>
                  <w:top w:val="single" w:color="000000" w:sz="4" w:space="0"/>
                  <w:left w:val="single" w:color="000000" w:sz="4" w:space="0"/>
                  <w:bottom w:val="single" w:color="000000" w:sz="4" w:space="0"/>
                  <w:right w:val="single" w:color="000000" w:sz="4" w:space="0"/>
                </w:tcBorders>
                <w:vAlign w:val="center"/>
                <w:tcPrChange w:id="1244" w:author="羊建业" w:date="2026-03-09T16:11:44Z">
                  <w:tcPr>
                    <w:tcW w:w="992" w:type="dxa"/>
                    <w:tcBorders>
                      <w:top w:val="single" w:color="000000" w:sz="4" w:space="0"/>
                      <w:left w:val="single" w:color="000000" w:sz="4" w:space="0"/>
                      <w:bottom w:val="single" w:color="000000" w:sz="4" w:space="0"/>
                      <w:right w:val="single" w:color="000000" w:sz="4" w:space="0"/>
                    </w:tcBorders>
                    <w:vAlign w:val="center"/>
                  </w:tcPr>
                </w:tcPrChange>
              </w:tcPr>
            </w:tcPrChange>
          </w:tcPr>
          <w:p w14:paraId="13E1FDB7">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45" w:author="羊建业" w:date="2026-03-09T16:07:45Z"/>
                <w:rFonts w:ascii="宋体" w:hAnsi="宋体" w:eastAsia="宋体" w:cs="宋体"/>
                <w:b w:val="0"/>
                <w:bCs w:val="0"/>
                <w:i w:val="0"/>
                <w:snapToGrid w:val="0"/>
                <w:spacing w:val="0"/>
                <w:w w:val="100"/>
                <w:position w:val="0"/>
                <w:sz w:val="21"/>
                <w:szCs w:val="21"/>
              </w:rPr>
            </w:pPr>
          </w:p>
        </w:tc>
        <w:tc>
          <w:tcPr>
            <w:tcW w:w="1413" w:type="dxa"/>
            <w:tcBorders>
              <w:top w:val="single" w:color="000000" w:sz="4" w:space="0"/>
              <w:left w:val="single" w:color="000000" w:sz="4" w:space="0"/>
              <w:bottom w:val="single" w:color="000000" w:sz="4" w:space="0"/>
              <w:right w:val="single" w:color="000000" w:sz="4" w:space="0"/>
            </w:tcBorders>
            <w:vAlign w:val="center"/>
            <w:tcPrChange w:id="1246" w:author="羊建业" w:date="2026-03-09T16:11:44Z">
              <w:tcPr>
                <w:tcW w:w="1413" w:type="dxa"/>
                <w:gridSpan w:val="2"/>
                <w:tcBorders>
                  <w:top w:val="single" w:color="000000" w:sz="4" w:space="0"/>
                  <w:left w:val="single" w:color="000000" w:sz="4" w:space="0"/>
                  <w:bottom w:val="single" w:color="000000" w:sz="4" w:space="0"/>
                  <w:right w:val="single" w:color="000000" w:sz="4" w:space="0"/>
                </w:tcBorders>
                <w:vAlign w:val="center"/>
                <w:tcPrChange w:id="1247" w:author="羊建业" w:date="2026-03-09T16:11:44Z">
                  <w:tcPr>
                    <w:tcW w:w="1276" w:type="dxa"/>
                    <w:tcBorders>
                      <w:top w:val="single" w:color="000000" w:sz="4" w:space="0"/>
                      <w:left w:val="single" w:color="000000" w:sz="4" w:space="0"/>
                      <w:bottom w:val="single" w:color="000000" w:sz="4" w:space="0"/>
                      <w:right w:val="single" w:color="000000" w:sz="4" w:space="0"/>
                    </w:tcBorders>
                    <w:vAlign w:val="center"/>
                  </w:tcPr>
                </w:tcPrChange>
              </w:tcPr>
            </w:tcPrChange>
          </w:tcPr>
          <w:p w14:paraId="53F64B0B">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48" w:author="羊建业" w:date="2026-03-09T16:07:45Z"/>
                <w:rFonts w:ascii="宋体" w:hAnsi="宋体" w:eastAsia="宋体" w:cs="宋体"/>
                <w:b w:val="0"/>
                <w:bCs w:val="0"/>
                <w:i w:val="0"/>
                <w:snapToGrid w:val="0"/>
                <w:spacing w:val="0"/>
                <w:w w:val="100"/>
                <w:position w:val="0"/>
                <w:sz w:val="21"/>
                <w:szCs w:val="21"/>
              </w:rPr>
            </w:pPr>
          </w:p>
        </w:tc>
        <w:tc>
          <w:tcPr>
            <w:tcW w:w="851" w:type="dxa"/>
            <w:tcBorders>
              <w:top w:val="single" w:color="000000" w:sz="4" w:space="0"/>
              <w:left w:val="single" w:color="000000" w:sz="4" w:space="0"/>
              <w:bottom w:val="single" w:color="000000" w:sz="4" w:space="0"/>
              <w:right w:val="single" w:color="000000" w:sz="4" w:space="0"/>
            </w:tcBorders>
            <w:vAlign w:val="center"/>
            <w:tcPrChange w:id="1249" w:author="羊建业" w:date="2026-03-09T16:11:44Z">
              <w:tcPr>
                <w:tcW w:w="851" w:type="dxa"/>
                <w:tcBorders>
                  <w:top w:val="single" w:color="000000" w:sz="4" w:space="0"/>
                  <w:left w:val="single" w:color="000000" w:sz="4" w:space="0"/>
                  <w:bottom w:val="single" w:color="000000" w:sz="4" w:space="0"/>
                  <w:right w:val="single" w:color="000000" w:sz="4" w:space="0"/>
                </w:tcBorders>
                <w:vAlign w:val="center"/>
                <w:tcPrChange w:id="1250" w:author="羊建业" w:date="2026-03-09T16:11:44Z">
                  <w:tcPr>
                    <w:tcW w:w="851" w:type="dxa"/>
                    <w:tcBorders>
                      <w:top w:val="single" w:color="000000" w:sz="4" w:space="0"/>
                      <w:left w:val="single" w:color="000000" w:sz="4" w:space="0"/>
                      <w:bottom w:val="single" w:color="000000" w:sz="4" w:space="0"/>
                      <w:right w:val="single" w:color="000000" w:sz="4" w:space="0"/>
                    </w:tcBorders>
                    <w:vAlign w:val="center"/>
                  </w:tcPr>
                </w:tcPrChange>
              </w:tcPr>
            </w:tcPrChange>
          </w:tcPr>
          <w:p w14:paraId="062D847E">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51" w:author="羊建业" w:date="2026-03-09T16:07:45Z"/>
                <w:rFonts w:ascii="宋体" w:hAnsi="宋体" w:eastAsia="宋体" w:cs="宋体"/>
                <w:b w:val="0"/>
                <w:bCs w:val="0"/>
                <w:i w:val="0"/>
                <w:snapToGrid w:val="0"/>
                <w:spacing w:val="0"/>
                <w:w w:val="100"/>
                <w:position w:val="0"/>
                <w:sz w:val="21"/>
                <w:szCs w:val="21"/>
              </w:rPr>
            </w:pPr>
          </w:p>
        </w:tc>
        <w:tc>
          <w:tcPr>
            <w:tcW w:w="1641" w:type="dxa"/>
            <w:tcBorders>
              <w:top w:val="single" w:color="000000" w:sz="4" w:space="0"/>
              <w:left w:val="single" w:color="000000" w:sz="4" w:space="0"/>
              <w:bottom w:val="single" w:color="000000" w:sz="4" w:space="0"/>
              <w:right w:val="single" w:color="000000" w:sz="4" w:space="0"/>
            </w:tcBorders>
            <w:vAlign w:val="center"/>
            <w:tcPrChange w:id="1252" w:author="羊建业" w:date="2026-03-09T16:11:44Z">
              <w:tcPr>
                <w:tcW w:w="1641" w:type="dxa"/>
                <w:tcBorders>
                  <w:top w:val="single" w:color="000000" w:sz="4" w:space="0"/>
                  <w:left w:val="single" w:color="000000" w:sz="4" w:space="0"/>
                  <w:bottom w:val="single" w:color="000000" w:sz="4" w:space="0"/>
                  <w:right w:val="single" w:color="000000" w:sz="4" w:space="0"/>
                </w:tcBorders>
                <w:vAlign w:val="center"/>
                <w:tcPrChange w:id="1253" w:author="羊建业" w:date="2026-03-09T16:11:44Z">
                  <w:tcPr>
                    <w:tcW w:w="1641" w:type="dxa"/>
                    <w:tcBorders>
                      <w:top w:val="single" w:color="000000" w:sz="4" w:space="0"/>
                      <w:left w:val="single" w:color="000000" w:sz="4" w:space="0"/>
                      <w:bottom w:val="single" w:color="000000" w:sz="4" w:space="0"/>
                      <w:right w:val="single" w:color="000000" w:sz="4" w:space="0"/>
                    </w:tcBorders>
                    <w:vAlign w:val="center"/>
                  </w:tcPr>
                </w:tcPrChange>
              </w:tcPr>
            </w:tcPrChange>
          </w:tcPr>
          <w:p w14:paraId="60F25981">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54" w:author="羊建业" w:date="2026-03-09T16:07:45Z"/>
                <w:rFonts w:ascii="宋体" w:hAnsi="宋体" w:eastAsia="宋体" w:cs="宋体"/>
                <w:b w:val="0"/>
                <w:bCs w:val="0"/>
                <w:i w:val="0"/>
                <w:snapToGrid w:val="0"/>
                <w:spacing w:val="0"/>
                <w:w w:val="100"/>
                <w:position w:val="0"/>
                <w:sz w:val="21"/>
                <w:szCs w:val="21"/>
              </w:rPr>
            </w:pPr>
          </w:p>
        </w:tc>
        <w:tc>
          <w:tcPr>
            <w:tcW w:w="1080" w:type="dxa"/>
            <w:tcBorders>
              <w:top w:val="single" w:color="000000" w:sz="4" w:space="0"/>
              <w:left w:val="single" w:color="000000" w:sz="4" w:space="0"/>
              <w:bottom w:val="single" w:color="000000" w:sz="4" w:space="0"/>
              <w:right w:val="single" w:color="000000" w:sz="4" w:space="0"/>
            </w:tcBorders>
            <w:vAlign w:val="center"/>
            <w:tcPrChange w:id="1255" w:author="羊建业" w:date="2026-03-09T16:11:44Z">
              <w:tcPr>
                <w:tcW w:w="1080" w:type="dxa"/>
                <w:tcBorders>
                  <w:top w:val="single" w:color="000000" w:sz="4" w:space="0"/>
                  <w:left w:val="single" w:color="000000" w:sz="4" w:space="0"/>
                  <w:bottom w:val="single" w:color="000000" w:sz="4" w:space="0"/>
                  <w:right w:val="single" w:color="000000" w:sz="4" w:space="0"/>
                </w:tcBorders>
                <w:vAlign w:val="center"/>
                <w:tcPrChange w:id="1256" w:author="羊建业" w:date="2026-03-09T16:11:44Z">
                  <w:tcPr>
                    <w:tcW w:w="1080" w:type="dxa"/>
                    <w:tcBorders>
                      <w:top w:val="single" w:color="000000" w:sz="4" w:space="0"/>
                      <w:left w:val="single" w:color="000000" w:sz="4" w:space="0"/>
                      <w:bottom w:val="single" w:color="000000" w:sz="4" w:space="0"/>
                      <w:right w:val="single" w:color="000000" w:sz="4" w:space="0"/>
                    </w:tcBorders>
                    <w:vAlign w:val="center"/>
                  </w:tcPr>
                </w:tcPrChange>
              </w:tcPr>
            </w:tcPrChange>
          </w:tcPr>
          <w:p w14:paraId="751BD4CA">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57" w:author="羊建业" w:date="2026-03-09T16:07:45Z"/>
                <w:rFonts w:ascii="宋体" w:hAnsi="宋体" w:eastAsia="宋体" w:cs="宋体"/>
                <w:b w:val="0"/>
                <w:bCs w:val="0"/>
                <w:i w:val="0"/>
                <w:snapToGrid w:val="0"/>
                <w:spacing w:val="0"/>
                <w:w w:val="100"/>
                <w:position w:val="0"/>
                <w:sz w:val="21"/>
                <w:szCs w:val="21"/>
              </w:rPr>
            </w:pPr>
          </w:p>
        </w:tc>
        <w:tc>
          <w:tcPr>
            <w:tcW w:w="720" w:type="dxa"/>
            <w:tcBorders>
              <w:top w:val="single" w:color="000000" w:sz="4" w:space="0"/>
              <w:left w:val="single" w:color="000000" w:sz="4" w:space="0"/>
              <w:bottom w:val="single" w:color="000000" w:sz="4" w:space="0"/>
              <w:right w:val="single" w:color="000000" w:sz="4" w:space="0"/>
            </w:tcBorders>
            <w:vAlign w:val="center"/>
            <w:tcPrChange w:id="1258" w:author="羊建业" w:date="2026-03-09T16:11:44Z">
              <w:tcPr>
                <w:tcW w:w="720" w:type="dxa"/>
                <w:tcBorders>
                  <w:top w:val="single" w:color="000000" w:sz="4" w:space="0"/>
                  <w:left w:val="single" w:color="000000" w:sz="4" w:space="0"/>
                  <w:bottom w:val="single" w:color="000000" w:sz="4" w:space="0"/>
                  <w:right w:val="single" w:color="000000" w:sz="4" w:space="0"/>
                </w:tcBorders>
                <w:vAlign w:val="center"/>
                <w:tcPrChange w:id="1259" w:author="羊建业" w:date="2026-03-09T16:11:44Z">
                  <w:tcPr>
                    <w:tcW w:w="720" w:type="dxa"/>
                    <w:tcBorders>
                      <w:top w:val="single" w:color="000000" w:sz="4" w:space="0"/>
                      <w:left w:val="single" w:color="000000" w:sz="4" w:space="0"/>
                      <w:bottom w:val="single" w:color="000000" w:sz="4" w:space="0"/>
                      <w:right w:val="single" w:color="000000" w:sz="4" w:space="0"/>
                    </w:tcBorders>
                    <w:vAlign w:val="center"/>
                  </w:tcPr>
                </w:tcPrChange>
              </w:tcPr>
            </w:tcPrChange>
          </w:tcPr>
          <w:p w14:paraId="3C535F16">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60" w:author="羊建业" w:date="2026-03-09T16:07:45Z"/>
                <w:rFonts w:ascii="宋体" w:hAnsi="宋体" w:eastAsia="宋体" w:cs="宋体"/>
                <w:b w:val="0"/>
                <w:bCs w:val="0"/>
                <w:i w:val="0"/>
                <w:snapToGrid w:val="0"/>
                <w:spacing w:val="0"/>
                <w:w w:val="100"/>
                <w:position w:val="0"/>
                <w:sz w:val="21"/>
                <w:szCs w:val="21"/>
              </w:rPr>
            </w:pPr>
          </w:p>
        </w:tc>
      </w:tr>
      <w:tr w14:paraId="1470076F">
        <w:tblPrEx>
          <w:tblCellMar>
            <w:top w:w="0" w:type="dxa"/>
            <w:left w:w="0" w:type="dxa"/>
            <w:bottom w:w="0" w:type="dxa"/>
            <w:right w:w="0" w:type="dxa"/>
          </w:tblCellMar>
          <w:tblPrExChange w:id="1262" w:author="羊建业" w:date="2026-03-09T16:11:44Z">
            <w:tblPrEx>
              <w:tblCellMar>
                <w:top w:w="0" w:type="dxa"/>
                <w:left w:w="0" w:type="dxa"/>
                <w:bottom w:w="0" w:type="dxa"/>
                <w:right w:w="0" w:type="dxa"/>
              </w:tblCellMar>
            </w:tblPrEx>
          </w:tblPrExChange>
        </w:tblPrEx>
        <w:trPr>
          <w:trHeight w:val="454" w:hRule="atLeast"/>
          <w:ins w:id="1261" w:author="羊建业" w:date="2026-03-09T16:07:46Z"/>
          <w:trPrChange w:id="1262" w:author="羊建业" w:date="2026-03-09T16:11:44Z">
            <w:trPr>
              <w:trHeight w:val="454" w:hRule="atLeast"/>
            </w:trPr>
          </w:trPrChange>
        </w:trPr>
        <w:tc>
          <w:tcPr>
            <w:tcW w:w="467" w:type="dxa"/>
            <w:tcBorders>
              <w:top w:val="single" w:color="000000" w:sz="4" w:space="0"/>
              <w:left w:val="single" w:color="000000" w:sz="4" w:space="0"/>
              <w:bottom w:val="single" w:color="000000" w:sz="4" w:space="0"/>
              <w:right w:val="single" w:color="000000" w:sz="4" w:space="0"/>
            </w:tcBorders>
            <w:vAlign w:val="center"/>
            <w:tcPrChange w:id="1263" w:author="羊建业" w:date="2026-03-09T16:11:44Z">
              <w:tcPr>
                <w:tcW w:w="467" w:type="dxa"/>
                <w:tcBorders>
                  <w:top w:val="single" w:color="000000" w:sz="4" w:space="0"/>
                  <w:left w:val="single" w:color="000000" w:sz="4" w:space="0"/>
                  <w:bottom w:val="single" w:color="000000" w:sz="4" w:space="0"/>
                  <w:right w:val="single" w:color="000000" w:sz="4" w:space="0"/>
                </w:tcBorders>
                <w:vAlign w:val="center"/>
                <w:tcPrChange w:id="1264" w:author="羊建业" w:date="2026-03-09T16:11:44Z">
                  <w:tcPr>
                    <w:tcW w:w="467" w:type="dxa"/>
                    <w:tcBorders>
                      <w:top w:val="single" w:color="000000" w:sz="4" w:space="0"/>
                      <w:left w:val="single" w:color="000000" w:sz="4" w:space="0"/>
                      <w:bottom w:val="single" w:color="000000" w:sz="4" w:space="0"/>
                      <w:right w:val="single" w:color="000000" w:sz="4" w:space="0"/>
                    </w:tcBorders>
                    <w:vAlign w:val="center"/>
                  </w:tcPr>
                </w:tcPrChange>
              </w:tcPr>
            </w:tcPrChange>
          </w:tcPr>
          <w:p w14:paraId="45265FE1">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65" w:author="羊建业" w:date="2026-03-09T16:07:46Z"/>
                <w:rFonts w:ascii="宋体" w:hAnsi="宋体" w:eastAsia="宋体" w:cs="宋体"/>
                <w:b w:val="0"/>
                <w:bCs w:val="0"/>
                <w:i w:val="0"/>
                <w:snapToGrid w:val="0"/>
                <w:spacing w:val="0"/>
                <w:w w:val="100"/>
                <w:position w:val="0"/>
                <w:sz w:val="21"/>
                <w:szCs w:val="21"/>
              </w:rPr>
            </w:pPr>
          </w:p>
        </w:tc>
        <w:tc>
          <w:tcPr>
            <w:tcW w:w="1025" w:type="dxa"/>
            <w:tcBorders>
              <w:top w:val="single" w:color="000000" w:sz="4" w:space="0"/>
              <w:left w:val="single" w:color="000000" w:sz="4" w:space="0"/>
              <w:bottom w:val="single" w:color="000000" w:sz="4" w:space="0"/>
              <w:right w:val="single" w:color="000000" w:sz="4" w:space="0"/>
            </w:tcBorders>
            <w:vAlign w:val="center"/>
            <w:tcPrChange w:id="1266" w:author="羊建业" w:date="2026-03-09T16:11:44Z">
              <w:tcPr>
                <w:tcW w:w="1025" w:type="dxa"/>
                <w:tcBorders>
                  <w:top w:val="single" w:color="000000" w:sz="4" w:space="0"/>
                  <w:left w:val="single" w:color="000000" w:sz="4" w:space="0"/>
                  <w:bottom w:val="single" w:color="000000" w:sz="4" w:space="0"/>
                  <w:right w:val="single" w:color="000000" w:sz="4" w:space="0"/>
                </w:tcBorders>
                <w:vAlign w:val="center"/>
                <w:tcPrChange w:id="1267" w:author="羊建业" w:date="2026-03-09T16:11:44Z">
                  <w:tcPr>
                    <w:tcW w:w="1025" w:type="dxa"/>
                    <w:tcBorders>
                      <w:top w:val="single" w:color="000000" w:sz="4" w:space="0"/>
                      <w:left w:val="single" w:color="000000" w:sz="4" w:space="0"/>
                      <w:bottom w:val="single" w:color="000000" w:sz="4" w:space="0"/>
                      <w:right w:val="single" w:color="000000" w:sz="4" w:space="0"/>
                    </w:tcBorders>
                    <w:vAlign w:val="center"/>
                  </w:tcPr>
                </w:tcPrChange>
              </w:tcPr>
            </w:tcPrChange>
          </w:tcPr>
          <w:p w14:paraId="4F5BF4F6">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68" w:author="羊建业" w:date="2026-03-09T16:07:46Z"/>
                <w:rFonts w:ascii="宋体" w:hAnsi="宋体" w:eastAsia="宋体" w:cs="宋体"/>
                <w:b w:val="0"/>
                <w:bCs w:val="0"/>
                <w:i w:val="0"/>
                <w:snapToGrid w:val="0"/>
                <w:spacing w:val="0"/>
                <w:w w:val="100"/>
                <w:position w:val="0"/>
                <w:sz w:val="21"/>
                <w:szCs w:val="21"/>
              </w:rPr>
            </w:pPr>
          </w:p>
        </w:tc>
        <w:tc>
          <w:tcPr>
            <w:tcW w:w="1288" w:type="dxa"/>
            <w:tcBorders>
              <w:top w:val="single" w:color="000000" w:sz="4" w:space="0"/>
              <w:left w:val="single" w:color="000000" w:sz="4" w:space="0"/>
              <w:bottom w:val="single" w:color="000000" w:sz="4" w:space="0"/>
              <w:right w:val="single" w:color="000000" w:sz="4" w:space="0"/>
            </w:tcBorders>
            <w:vAlign w:val="center"/>
            <w:tcPrChange w:id="1269" w:author="羊建业" w:date="2026-03-09T16:11:44Z">
              <w:tcPr>
                <w:tcW w:w="1208" w:type="dxa"/>
                <w:tcBorders>
                  <w:top w:val="single" w:color="000000" w:sz="4" w:space="0"/>
                  <w:left w:val="single" w:color="000000" w:sz="4" w:space="0"/>
                  <w:bottom w:val="single" w:color="000000" w:sz="4" w:space="0"/>
                  <w:right w:val="single" w:color="000000" w:sz="4" w:space="0"/>
                </w:tcBorders>
                <w:vAlign w:val="center"/>
                <w:tcPrChange w:id="1270" w:author="羊建业" w:date="2026-03-09T16:11:44Z">
                  <w:tcPr>
                    <w:tcW w:w="1593" w:type="dxa"/>
                    <w:tcBorders>
                      <w:top w:val="single" w:color="000000" w:sz="4" w:space="0"/>
                      <w:left w:val="single" w:color="000000" w:sz="4" w:space="0"/>
                      <w:bottom w:val="single" w:color="000000" w:sz="4" w:space="0"/>
                      <w:right w:val="single" w:color="000000" w:sz="4" w:space="0"/>
                    </w:tcBorders>
                    <w:vAlign w:val="center"/>
                  </w:tcPr>
                </w:tcPrChange>
              </w:tcPr>
            </w:tcPrChange>
          </w:tcPr>
          <w:p w14:paraId="338E4794">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71" w:author="羊建业" w:date="2026-03-09T16:07:46Z"/>
                <w:rFonts w:ascii="宋体" w:hAnsi="宋体" w:eastAsia="宋体" w:cs="宋体"/>
                <w:b w:val="0"/>
                <w:bCs w:val="0"/>
                <w:i w:val="0"/>
                <w:snapToGrid w:val="0"/>
                <w:spacing w:val="0"/>
                <w:w w:val="100"/>
                <w:position w:val="0"/>
                <w:sz w:val="21"/>
                <w:szCs w:val="21"/>
              </w:rPr>
            </w:pPr>
          </w:p>
        </w:tc>
        <w:tc>
          <w:tcPr>
            <w:tcW w:w="1160" w:type="dxa"/>
            <w:tcBorders>
              <w:top w:val="single" w:color="000000" w:sz="4" w:space="0"/>
              <w:left w:val="single" w:color="000000" w:sz="4" w:space="0"/>
              <w:bottom w:val="single" w:color="000000" w:sz="4" w:space="0"/>
              <w:right w:val="single" w:color="000000" w:sz="4" w:space="0"/>
            </w:tcBorders>
            <w:vAlign w:val="center"/>
            <w:tcPrChange w:id="1272" w:author="羊建业" w:date="2026-03-09T16:11:44Z">
              <w:tcPr>
                <w:tcW w:w="1240" w:type="dxa"/>
                <w:gridSpan w:val="2"/>
                <w:tcBorders>
                  <w:top w:val="single" w:color="000000" w:sz="4" w:space="0"/>
                  <w:left w:val="single" w:color="000000" w:sz="4" w:space="0"/>
                  <w:bottom w:val="single" w:color="000000" w:sz="4" w:space="0"/>
                  <w:right w:val="single" w:color="000000" w:sz="4" w:space="0"/>
                </w:tcBorders>
                <w:vAlign w:val="center"/>
                <w:tcPrChange w:id="1273" w:author="羊建业" w:date="2026-03-09T16:11:44Z">
                  <w:tcPr>
                    <w:tcW w:w="992" w:type="dxa"/>
                    <w:tcBorders>
                      <w:top w:val="single" w:color="000000" w:sz="4" w:space="0"/>
                      <w:left w:val="single" w:color="000000" w:sz="4" w:space="0"/>
                      <w:bottom w:val="single" w:color="000000" w:sz="4" w:space="0"/>
                      <w:right w:val="single" w:color="000000" w:sz="4" w:space="0"/>
                    </w:tcBorders>
                    <w:vAlign w:val="center"/>
                  </w:tcPr>
                </w:tcPrChange>
              </w:tcPr>
            </w:tcPrChange>
          </w:tcPr>
          <w:p w14:paraId="601DA5B2">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74" w:author="羊建业" w:date="2026-03-09T16:07:46Z"/>
                <w:rFonts w:ascii="宋体" w:hAnsi="宋体" w:eastAsia="宋体" w:cs="宋体"/>
                <w:b w:val="0"/>
                <w:bCs w:val="0"/>
                <w:i w:val="0"/>
                <w:snapToGrid w:val="0"/>
                <w:spacing w:val="0"/>
                <w:w w:val="100"/>
                <w:position w:val="0"/>
                <w:sz w:val="21"/>
                <w:szCs w:val="21"/>
              </w:rPr>
            </w:pPr>
          </w:p>
        </w:tc>
        <w:tc>
          <w:tcPr>
            <w:tcW w:w="1413" w:type="dxa"/>
            <w:tcBorders>
              <w:top w:val="single" w:color="000000" w:sz="4" w:space="0"/>
              <w:left w:val="single" w:color="000000" w:sz="4" w:space="0"/>
              <w:bottom w:val="single" w:color="000000" w:sz="4" w:space="0"/>
              <w:right w:val="single" w:color="000000" w:sz="4" w:space="0"/>
            </w:tcBorders>
            <w:vAlign w:val="center"/>
            <w:tcPrChange w:id="1275" w:author="羊建业" w:date="2026-03-09T16:11:44Z">
              <w:tcPr>
                <w:tcW w:w="1413" w:type="dxa"/>
                <w:gridSpan w:val="2"/>
                <w:tcBorders>
                  <w:top w:val="single" w:color="000000" w:sz="4" w:space="0"/>
                  <w:left w:val="single" w:color="000000" w:sz="4" w:space="0"/>
                  <w:bottom w:val="single" w:color="000000" w:sz="4" w:space="0"/>
                  <w:right w:val="single" w:color="000000" w:sz="4" w:space="0"/>
                </w:tcBorders>
                <w:vAlign w:val="center"/>
                <w:tcPrChange w:id="1276" w:author="羊建业" w:date="2026-03-09T16:11:44Z">
                  <w:tcPr>
                    <w:tcW w:w="1276" w:type="dxa"/>
                    <w:tcBorders>
                      <w:top w:val="single" w:color="000000" w:sz="4" w:space="0"/>
                      <w:left w:val="single" w:color="000000" w:sz="4" w:space="0"/>
                      <w:bottom w:val="single" w:color="000000" w:sz="4" w:space="0"/>
                      <w:right w:val="single" w:color="000000" w:sz="4" w:space="0"/>
                    </w:tcBorders>
                    <w:vAlign w:val="center"/>
                  </w:tcPr>
                </w:tcPrChange>
              </w:tcPr>
            </w:tcPrChange>
          </w:tcPr>
          <w:p w14:paraId="7017CCF7">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77" w:author="羊建业" w:date="2026-03-09T16:07:46Z"/>
                <w:rFonts w:ascii="宋体" w:hAnsi="宋体" w:eastAsia="宋体" w:cs="宋体"/>
                <w:b w:val="0"/>
                <w:bCs w:val="0"/>
                <w:i w:val="0"/>
                <w:snapToGrid w:val="0"/>
                <w:spacing w:val="0"/>
                <w:w w:val="100"/>
                <w:position w:val="0"/>
                <w:sz w:val="21"/>
                <w:szCs w:val="21"/>
              </w:rPr>
            </w:pPr>
          </w:p>
        </w:tc>
        <w:tc>
          <w:tcPr>
            <w:tcW w:w="851" w:type="dxa"/>
            <w:tcBorders>
              <w:top w:val="single" w:color="000000" w:sz="4" w:space="0"/>
              <w:left w:val="single" w:color="000000" w:sz="4" w:space="0"/>
              <w:bottom w:val="single" w:color="000000" w:sz="4" w:space="0"/>
              <w:right w:val="single" w:color="000000" w:sz="4" w:space="0"/>
            </w:tcBorders>
            <w:vAlign w:val="center"/>
            <w:tcPrChange w:id="1278" w:author="羊建业" w:date="2026-03-09T16:11:44Z">
              <w:tcPr>
                <w:tcW w:w="851" w:type="dxa"/>
                <w:tcBorders>
                  <w:top w:val="single" w:color="000000" w:sz="4" w:space="0"/>
                  <w:left w:val="single" w:color="000000" w:sz="4" w:space="0"/>
                  <w:bottom w:val="single" w:color="000000" w:sz="4" w:space="0"/>
                  <w:right w:val="single" w:color="000000" w:sz="4" w:space="0"/>
                </w:tcBorders>
                <w:vAlign w:val="center"/>
                <w:tcPrChange w:id="1279" w:author="羊建业" w:date="2026-03-09T16:11:44Z">
                  <w:tcPr>
                    <w:tcW w:w="851" w:type="dxa"/>
                    <w:tcBorders>
                      <w:top w:val="single" w:color="000000" w:sz="4" w:space="0"/>
                      <w:left w:val="single" w:color="000000" w:sz="4" w:space="0"/>
                      <w:bottom w:val="single" w:color="000000" w:sz="4" w:space="0"/>
                      <w:right w:val="single" w:color="000000" w:sz="4" w:space="0"/>
                    </w:tcBorders>
                    <w:vAlign w:val="center"/>
                  </w:tcPr>
                </w:tcPrChange>
              </w:tcPr>
            </w:tcPrChange>
          </w:tcPr>
          <w:p w14:paraId="5B2714B5">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80" w:author="羊建业" w:date="2026-03-09T16:07:46Z"/>
                <w:rFonts w:ascii="宋体" w:hAnsi="宋体" w:eastAsia="宋体" w:cs="宋体"/>
                <w:b w:val="0"/>
                <w:bCs w:val="0"/>
                <w:i w:val="0"/>
                <w:snapToGrid w:val="0"/>
                <w:spacing w:val="0"/>
                <w:w w:val="100"/>
                <w:position w:val="0"/>
                <w:sz w:val="21"/>
                <w:szCs w:val="21"/>
              </w:rPr>
            </w:pPr>
          </w:p>
        </w:tc>
        <w:tc>
          <w:tcPr>
            <w:tcW w:w="1641" w:type="dxa"/>
            <w:tcBorders>
              <w:top w:val="single" w:color="000000" w:sz="4" w:space="0"/>
              <w:left w:val="single" w:color="000000" w:sz="4" w:space="0"/>
              <w:bottom w:val="single" w:color="000000" w:sz="4" w:space="0"/>
              <w:right w:val="single" w:color="000000" w:sz="4" w:space="0"/>
            </w:tcBorders>
            <w:vAlign w:val="center"/>
            <w:tcPrChange w:id="1281" w:author="羊建业" w:date="2026-03-09T16:11:44Z">
              <w:tcPr>
                <w:tcW w:w="1641" w:type="dxa"/>
                <w:tcBorders>
                  <w:top w:val="single" w:color="000000" w:sz="4" w:space="0"/>
                  <w:left w:val="single" w:color="000000" w:sz="4" w:space="0"/>
                  <w:bottom w:val="single" w:color="000000" w:sz="4" w:space="0"/>
                  <w:right w:val="single" w:color="000000" w:sz="4" w:space="0"/>
                </w:tcBorders>
                <w:vAlign w:val="center"/>
                <w:tcPrChange w:id="1282" w:author="羊建业" w:date="2026-03-09T16:11:44Z">
                  <w:tcPr>
                    <w:tcW w:w="1641" w:type="dxa"/>
                    <w:tcBorders>
                      <w:top w:val="single" w:color="000000" w:sz="4" w:space="0"/>
                      <w:left w:val="single" w:color="000000" w:sz="4" w:space="0"/>
                      <w:bottom w:val="single" w:color="000000" w:sz="4" w:space="0"/>
                      <w:right w:val="single" w:color="000000" w:sz="4" w:space="0"/>
                    </w:tcBorders>
                    <w:vAlign w:val="center"/>
                  </w:tcPr>
                </w:tcPrChange>
              </w:tcPr>
            </w:tcPrChange>
          </w:tcPr>
          <w:p w14:paraId="01620463">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83" w:author="羊建业" w:date="2026-03-09T16:07:46Z"/>
                <w:rFonts w:ascii="宋体" w:hAnsi="宋体" w:eastAsia="宋体" w:cs="宋体"/>
                <w:b w:val="0"/>
                <w:bCs w:val="0"/>
                <w:i w:val="0"/>
                <w:snapToGrid w:val="0"/>
                <w:spacing w:val="0"/>
                <w:w w:val="100"/>
                <w:position w:val="0"/>
                <w:sz w:val="21"/>
                <w:szCs w:val="21"/>
              </w:rPr>
            </w:pPr>
          </w:p>
        </w:tc>
        <w:tc>
          <w:tcPr>
            <w:tcW w:w="1080" w:type="dxa"/>
            <w:tcBorders>
              <w:top w:val="single" w:color="000000" w:sz="4" w:space="0"/>
              <w:left w:val="single" w:color="000000" w:sz="4" w:space="0"/>
              <w:bottom w:val="single" w:color="000000" w:sz="4" w:space="0"/>
              <w:right w:val="single" w:color="000000" w:sz="4" w:space="0"/>
            </w:tcBorders>
            <w:vAlign w:val="center"/>
            <w:tcPrChange w:id="1284" w:author="羊建业" w:date="2026-03-09T16:11:44Z">
              <w:tcPr>
                <w:tcW w:w="1080" w:type="dxa"/>
                <w:tcBorders>
                  <w:top w:val="single" w:color="000000" w:sz="4" w:space="0"/>
                  <w:left w:val="single" w:color="000000" w:sz="4" w:space="0"/>
                  <w:bottom w:val="single" w:color="000000" w:sz="4" w:space="0"/>
                  <w:right w:val="single" w:color="000000" w:sz="4" w:space="0"/>
                </w:tcBorders>
                <w:vAlign w:val="center"/>
                <w:tcPrChange w:id="1285" w:author="羊建业" w:date="2026-03-09T16:11:44Z">
                  <w:tcPr>
                    <w:tcW w:w="1080" w:type="dxa"/>
                    <w:tcBorders>
                      <w:top w:val="single" w:color="000000" w:sz="4" w:space="0"/>
                      <w:left w:val="single" w:color="000000" w:sz="4" w:space="0"/>
                      <w:bottom w:val="single" w:color="000000" w:sz="4" w:space="0"/>
                      <w:right w:val="single" w:color="000000" w:sz="4" w:space="0"/>
                    </w:tcBorders>
                    <w:vAlign w:val="center"/>
                  </w:tcPr>
                </w:tcPrChange>
              </w:tcPr>
            </w:tcPrChange>
          </w:tcPr>
          <w:p w14:paraId="23FE4CEE">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86" w:author="羊建业" w:date="2026-03-09T16:07:46Z"/>
                <w:rFonts w:ascii="宋体" w:hAnsi="宋体" w:eastAsia="宋体" w:cs="宋体"/>
                <w:b w:val="0"/>
                <w:bCs w:val="0"/>
                <w:i w:val="0"/>
                <w:snapToGrid w:val="0"/>
                <w:spacing w:val="0"/>
                <w:w w:val="100"/>
                <w:position w:val="0"/>
                <w:sz w:val="21"/>
                <w:szCs w:val="21"/>
              </w:rPr>
            </w:pPr>
          </w:p>
        </w:tc>
        <w:tc>
          <w:tcPr>
            <w:tcW w:w="720" w:type="dxa"/>
            <w:tcBorders>
              <w:top w:val="single" w:color="000000" w:sz="4" w:space="0"/>
              <w:left w:val="single" w:color="000000" w:sz="4" w:space="0"/>
              <w:bottom w:val="single" w:color="000000" w:sz="4" w:space="0"/>
              <w:right w:val="single" w:color="000000" w:sz="4" w:space="0"/>
            </w:tcBorders>
            <w:vAlign w:val="center"/>
            <w:tcPrChange w:id="1287" w:author="羊建业" w:date="2026-03-09T16:11:44Z">
              <w:tcPr>
                <w:tcW w:w="720" w:type="dxa"/>
                <w:tcBorders>
                  <w:top w:val="single" w:color="000000" w:sz="4" w:space="0"/>
                  <w:left w:val="single" w:color="000000" w:sz="4" w:space="0"/>
                  <w:bottom w:val="single" w:color="000000" w:sz="4" w:space="0"/>
                  <w:right w:val="single" w:color="000000" w:sz="4" w:space="0"/>
                </w:tcBorders>
                <w:vAlign w:val="center"/>
                <w:tcPrChange w:id="1288" w:author="羊建业" w:date="2026-03-09T16:11:44Z">
                  <w:tcPr>
                    <w:tcW w:w="720" w:type="dxa"/>
                    <w:tcBorders>
                      <w:top w:val="single" w:color="000000" w:sz="4" w:space="0"/>
                      <w:left w:val="single" w:color="000000" w:sz="4" w:space="0"/>
                      <w:bottom w:val="single" w:color="000000" w:sz="4" w:space="0"/>
                      <w:right w:val="single" w:color="000000" w:sz="4" w:space="0"/>
                    </w:tcBorders>
                    <w:vAlign w:val="center"/>
                  </w:tcPr>
                </w:tcPrChange>
              </w:tcPr>
            </w:tcPrChange>
          </w:tcPr>
          <w:p w14:paraId="6EF74CD4">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289" w:author="羊建业" w:date="2026-03-09T16:07:46Z"/>
                <w:rFonts w:ascii="宋体" w:hAnsi="宋体" w:eastAsia="宋体" w:cs="宋体"/>
                <w:b w:val="0"/>
                <w:bCs w:val="0"/>
                <w:i w:val="0"/>
                <w:snapToGrid w:val="0"/>
                <w:spacing w:val="0"/>
                <w:w w:val="100"/>
                <w:position w:val="0"/>
                <w:sz w:val="21"/>
                <w:szCs w:val="21"/>
              </w:rPr>
            </w:pPr>
          </w:p>
        </w:tc>
      </w:tr>
    </w:tbl>
    <w:p w14:paraId="68EF51CE">
      <w:pPr>
        <w:keepNext w:val="0"/>
        <w:keepLines w:val="0"/>
        <w:pageBreakBefore w:val="0"/>
        <w:widowControl w:val="0"/>
        <w:kinsoku/>
        <w:wordWrap/>
        <w:overflowPunct/>
        <w:topLinePunct w:val="0"/>
        <w:autoSpaceDE/>
        <w:autoSpaceDN/>
        <w:bidi w:val="0"/>
        <w:adjustRightInd w:val="0"/>
        <w:snapToGrid w:val="0"/>
        <w:spacing w:after="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sectPr>
          <w:pgSz w:w="11910" w:h="16840"/>
          <w:pgMar w:top="1580" w:right="1120" w:bottom="1400" w:left="920" w:header="0" w:footer="1218" w:gutter="0"/>
          <w:pgNumType w:fmt="decimal"/>
          <w:cols w:space="720" w:num="1"/>
        </w:sectPr>
      </w:pPr>
    </w:p>
    <w:p w14:paraId="28C4843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350" w:name="附件3：履约担保"/>
      <w:bookmarkEnd w:id="350"/>
      <w:r>
        <w:rPr>
          <w:rFonts w:ascii="宋体" w:hAnsi="宋体" w:eastAsia="宋体" w:cs="宋体"/>
          <w:b w:val="0"/>
          <w:bCs w:val="0"/>
          <w:i w:val="0"/>
          <w:snapToGrid w:val="0"/>
          <w:spacing w:val="0"/>
          <w:w w:val="100"/>
          <w:position w:val="0"/>
          <w:sz w:val="21"/>
          <w:szCs w:val="21"/>
        </w:rPr>
        <w:t>附件3：履约担保</w:t>
      </w:r>
    </w:p>
    <w:p w14:paraId="16A4CEA5">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0C197CC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643" w:firstLineChars="200"/>
        <w:jc w:val="center"/>
        <w:textAlignment w:val="auto"/>
        <w:rPr>
          <w:rFonts w:ascii="宋体" w:hAnsi="宋体" w:eastAsia="宋体" w:cs="宋体"/>
          <w:b/>
          <w:bCs/>
          <w:i w:val="0"/>
          <w:snapToGrid w:val="0"/>
          <w:spacing w:val="0"/>
          <w:w w:val="100"/>
          <w:position w:val="0"/>
          <w:sz w:val="32"/>
          <w:szCs w:val="32"/>
        </w:rPr>
      </w:pPr>
      <w:r>
        <w:rPr>
          <w:rFonts w:ascii="宋体" w:hAnsi="宋体" w:eastAsia="宋体" w:cs="宋体"/>
          <w:b/>
          <w:bCs/>
          <w:i w:val="0"/>
          <w:snapToGrid w:val="0"/>
          <w:spacing w:val="0"/>
          <w:w w:val="100"/>
          <w:position w:val="0"/>
          <w:sz w:val="32"/>
          <w:szCs w:val="32"/>
        </w:rPr>
        <w:t>履约保函示范文本</w:t>
      </w:r>
    </w:p>
    <w:p w14:paraId="53972DC3">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4BAFD78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290" w:author="羊" w:date="2026-02-26T16:06:4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申请人：</w:t>
      </w:r>
      <w:ins w:id="1291" w:author="羊" w:date="2026-02-26T18:25:58Z">
        <w:r>
          <w:rPr>
            <w:rFonts w:hint="eastAsia" w:ascii="宋体" w:hAnsi="宋体" w:eastAsia="宋体" w:cs="宋体"/>
            <w:b w:val="0"/>
            <w:bCs w:val="0"/>
            <w:i w:val="0"/>
            <w:snapToGrid w:val="0"/>
            <w:spacing w:val="0"/>
            <w:w w:val="100"/>
            <w:position w:val="0"/>
            <w:sz w:val="21"/>
            <w:szCs w:val="21"/>
            <w:u w:val="single"/>
            <w:lang w:val="en-US" w:eastAsia="zh-CN"/>
          </w:rPr>
          <w:t xml:space="preserve"> </w:t>
        </w:r>
      </w:ins>
      <w:ins w:id="1292" w:author="羊" w:date="2026-02-26T18:25:58Z">
        <w:r>
          <w:rPr>
            <w:rFonts w:hint="eastAsia" w:ascii="宋体" w:hAnsi="宋体" w:eastAsia="宋体" w:cs="宋体"/>
            <w:b w:val="0"/>
            <w:bCs w:val="0"/>
            <w:i w:val="0"/>
            <w:snapToGrid w:val="0"/>
            <w:spacing w:val="0"/>
            <w:w w:val="100"/>
            <w:position w:val="0"/>
            <w:sz w:val="21"/>
            <w:szCs w:val="21"/>
            <w:u w:val="single" w:color="000000"/>
            <w:lang w:val="en-US" w:eastAsia="zh-CN"/>
          </w:rPr>
          <w:t xml:space="preserve">中交第一航务工程局有限公司 </w:t>
        </w:r>
      </w:ins>
    </w:p>
    <w:p w14:paraId="0D18E04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293" w:author="羊" w:date="2026-02-26T16:06:4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地址：</w:t>
      </w:r>
    </w:p>
    <w:p w14:paraId="328075B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294" w:author="羊" w:date="2026-02-26T16:06:4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受益人：</w:t>
      </w:r>
      <w:ins w:id="1295" w:author="羊" w:date="2026-02-26T18:30:04Z">
        <w:r>
          <w:rPr>
            <w:rFonts w:ascii="宋体" w:hAnsi="宋体" w:eastAsia="宋体" w:cs="宋体"/>
            <w:b w:val="0"/>
            <w:bCs w:val="0"/>
            <w:i w:val="0"/>
            <w:snapToGrid w:val="0"/>
            <w:spacing w:val="0"/>
            <w:w w:val="100"/>
            <w:position w:val="0"/>
            <w:sz w:val="21"/>
            <w:szCs w:val="21"/>
            <w:u w:val="single" w:color="000000"/>
          </w:rPr>
          <w:t>重庆航运建设发展</w:t>
        </w:r>
      </w:ins>
      <w:ins w:id="1296" w:author="羊" w:date="2026-03-01T18:09:21Z">
        <w:r>
          <w:rPr>
            <w:rFonts w:hint="eastAsia" w:cs="宋体"/>
            <w:b w:val="0"/>
            <w:bCs w:val="0"/>
            <w:i w:val="0"/>
            <w:snapToGrid w:val="0"/>
            <w:spacing w:val="0"/>
            <w:w w:val="100"/>
            <w:position w:val="0"/>
            <w:sz w:val="21"/>
            <w:szCs w:val="21"/>
            <w:u w:val="single" w:color="000000"/>
            <w:lang w:eastAsia="zh-CN"/>
          </w:rPr>
          <w:t>(集团)</w:t>
        </w:r>
      </w:ins>
      <w:ins w:id="1297" w:author="羊" w:date="2026-02-26T18:30:04Z">
        <w:r>
          <w:rPr>
            <w:rFonts w:ascii="宋体" w:hAnsi="宋体" w:eastAsia="宋体" w:cs="宋体"/>
            <w:b w:val="0"/>
            <w:bCs w:val="0"/>
            <w:i w:val="0"/>
            <w:snapToGrid w:val="0"/>
            <w:spacing w:val="0"/>
            <w:w w:val="100"/>
            <w:position w:val="0"/>
            <w:sz w:val="21"/>
            <w:szCs w:val="21"/>
            <w:u w:val="single" w:color="000000"/>
          </w:rPr>
          <w:t>有限公司</w:t>
        </w:r>
      </w:ins>
    </w:p>
    <w:p w14:paraId="4F6F4E5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298" w:author="羊" w:date="2026-02-26T16:06:5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地址：</w:t>
      </w:r>
    </w:p>
    <w:p w14:paraId="577D613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299" w:author="羊" w:date="2026-02-26T16:06:5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开立人：</w:t>
      </w:r>
    </w:p>
    <w:p w14:paraId="1D8D986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地址：</w:t>
      </w:r>
    </w:p>
    <w:p w14:paraId="39D54AA5">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544FCAB6">
      <w:pPr>
        <w:pStyle w:val="12"/>
        <w:keepNext w:val="0"/>
        <w:keepLines w:val="0"/>
        <w:pageBreakBefore w:val="0"/>
        <w:widowControl w:val="0"/>
        <w:tabs>
          <w:tab w:val="left" w:pos="1792"/>
        </w:tabs>
        <w:kinsoku/>
        <w:wordWrap/>
        <w:overflowPunct/>
        <w:topLinePunct w:val="0"/>
        <w:autoSpaceDE/>
        <w:autoSpaceDN/>
        <w:bidi w:val="0"/>
        <w:adjustRightInd w:val="0"/>
        <w:snapToGrid w:val="0"/>
        <w:spacing w:before="0" w:line="360" w:lineRule="auto"/>
        <w:ind w:left="0" w:right="0" w:firstLine="0" w:firstLineChars="0"/>
        <w:jc w:val="both"/>
        <w:textAlignment w:val="auto"/>
        <w:rPr>
          <w:rFonts w:ascii="宋体" w:hAnsi="宋体" w:eastAsia="宋体" w:cs="宋体"/>
          <w:b w:val="0"/>
          <w:bCs w:val="0"/>
          <w:i w:val="0"/>
          <w:snapToGrid w:val="0"/>
          <w:spacing w:val="0"/>
          <w:w w:val="100"/>
          <w:position w:val="0"/>
          <w:sz w:val="21"/>
          <w:szCs w:val="21"/>
        </w:rPr>
      </w:pPr>
      <w:ins w:id="1300" w:author="羊" w:date="2026-02-26T18:30:09Z">
        <w:r>
          <w:rPr>
            <w:rFonts w:ascii="宋体" w:hAnsi="宋体" w:eastAsia="宋体" w:cs="宋体"/>
            <w:b w:val="0"/>
            <w:bCs w:val="0"/>
            <w:i w:val="0"/>
            <w:snapToGrid w:val="0"/>
            <w:spacing w:val="0"/>
            <w:w w:val="100"/>
            <w:position w:val="0"/>
            <w:sz w:val="21"/>
            <w:szCs w:val="21"/>
            <w:u w:val="single" w:color="000000"/>
          </w:rPr>
          <w:t>重庆航运建设发展</w:t>
        </w:r>
      </w:ins>
      <w:ins w:id="1301" w:author="羊" w:date="2026-03-01T18:09:21Z">
        <w:r>
          <w:rPr>
            <w:rFonts w:hint="eastAsia" w:cs="宋体"/>
            <w:b w:val="0"/>
            <w:bCs w:val="0"/>
            <w:i w:val="0"/>
            <w:snapToGrid w:val="0"/>
            <w:spacing w:val="0"/>
            <w:w w:val="100"/>
            <w:position w:val="0"/>
            <w:sz w:val="21"/>
            <w:szCs w:val="21"/>
            <w:u w:val="single" w:color="000000"/>
            <w:lang w:eastAsia="zh-CN"/>
          </w:rPr>
          <w:t>(集团)</w:t>
        </w:r>
      </w:ins>
      <w:ins w:id="1302" w:author="羊" w:date="2026-02-26T18:30:09Z">
        <w:r>
          <w:rPr>
            <w:rFonts w:ascii="宋体" w:hAnsi="宋体" w:eastAsia="宋体" w:cs="宋体"/>
            <w:b w:val="0"/>
            <w:bCs w:val="0"/>
            <w:i w:val="0"/>
            <w:snapToGrid w:val="0"/>
            <w:spacing w:val="0"/>
            <w:w w:val="100"/>
            <w:position w:val="0"/>
            <w:sz w:val="21"/>
            <w:szCs w:val="21"/>
            <w:u w:val="single" w:color="000000"/>
          </w:rPr>
          <w:t>有限公司</w:t>
        </w:r>
      </w:ins>
      <w:r>
        <w:rPr>
          <w:rFonts w:ascii="宋体" w:hAnsi="宋体" w:eastAsia="宋体" w:cs="宋体"/>
          <w:b w:val="0"/>
          <w:bCs w:val="0"/>
          <w:i w:val="0"/>
          <w:snapToGrid w:val="0"/>
          <w:spacing w:val="0"/>
          <w:w w:val="100"/>
          <w:position w:val="0"/>
          <w:sz w:val="21"/>
          <w:szCs w:val="21"/>
        </w:rPr>
        <w:t>（受益人名称）：</w:t>
      </w:r>
    </w:p>
    <w:p w14:paraId="22C884AA">
      <w:pPr>
        <w:pStyle w:val="12"/>
        <w:keepNext w:val="0"/>
        <w:keepLines w:val="0"/>
        <w:pageBreakBefore w:val="0"/>
        <w:widowControl w:val="0"/>
        <w:tabs>
          <w:tab w:val="left" w:pos="2140"/>
          <w:tab w:val="left" w:pos="5618"/>
          <w:tab w:val="left" w:pos="7665"/>
          <w:tab w:val="left" w:pos="933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鉴于</w:t>
      </w:r>
      <w:ins w:id="1303" w:author="羊" w:date="2026-02-26T18:30:10Z">
        <w:r>
          <w:rPr>
            <w:rFonts w:ascii="宋体" w:hAnsi="宋体" w:eastAsia="宋体" w:cs="宋体"/>
            <w:b w:val="0"/>
            <w:bCs w:val="0"/>
            <w:i w:val="0"/>
            <w:snapToGrid w:val="0"/>
            <w:spacing w:val="0"/>
            <w:w w:val="100"/>
            <w:position w:val="0"/>
            <w:sz w:val="21"/>
            <w:szCs w:val="21"/>
            <w:u w:val="single" w:color="000000"/>
          </w:rPr>
          <w:t>重庆航运建设发展</w:t>
        </w:r>
      </w:ins>
      <w:ins w:id="1304" w:author="羊" w:date="2026-03-01T18:09:21Z">
        <w:r>
          <w:rPr>
            <w:rFonts w:hint="eastAsia" w:cs="宋体"/>
            <w:b w:val="0"/>
            <w:bCs w:val="0"/>
            <w:i w:val="0"/>
            <w:snapToGrid w:val="0"/>
            <w:spacing w:val="0"/>
            <w:w w:val="100"/>
            <w:position w:val="0"/>
            <w:sz w:val="21"/>
            <w:szCs w:val="21"/>
            <w:u w:val="single" w:color="000000"/>
            <w:lang w:eastAsia="zh-CN"/>
          </w:rPr>
          <w:t>(集团)</w:t>
        </w:r>
      </w:ins>
      <w:ins w:id="1305" w:author="羊" w:date="2026-02-26T18:30:10Z">
        <w:r>
          <w:rPr>
            <w:rFonts w:ascii="宋体" w:hAnsi="宋体" w:eastAsia="宋体" w:cs="宋体"/>
            <w:b w:val="0"/>
            <w:bCs w:val="0"/>
            <w:i w:val="0"/>
            <w:snapToGrid w:val="0"/>
            <w:spacing w:val="0"/>
            <w:w w:val="100"/>
            <w:position w:val="0"/>
            <w:sz w:val="21"/>
            <w:szCs w:val="21"/>
            <w:u w:val="single" w:color="000000"/>
          </w:rPr>
          <w:t>有限公司</w:t>
        </w:r>
      </w:ins>
      <w:r>
        <w:rPr>
          <w:rFonts w:ascii="宋体" w:hAnsi="宋体" w:eastAsia="宋体" w:cs="宋体"/>
          <w:b w:val="0"/>
          <w:bCs w:val="0"/>
          <w:i w:val="0"/>
          <w:snapToGrid w:val="0"/>
          <w:spacing w:val="0"/>
          <w:w w:val="100"/>
          <w:position w:val="0"/>
          <w:sz w:val="21"/>
          <w:szCs w:val="21"/>
        </w:rPr>
        <w:t>（以下简称“受益人”）与</w:t>
      </w:r>
      <w:ins w:id="1306" w:author="羊" w:date="2026-02-26T18:26:10Z">
        <w:r>
          <w:rPr>
            <w:rFonts w:hint="eastAsia" w:ascii="宋体" w:hAnsi="宋体" w:eastAsia="宋体" w:cs="宋体"/>
            <w:b w:val="0"/>
            <w:bCs w:val="0"/>
            <w:i w:val="0"/>
            <w:snapToGrid w:val="0"/>
            <w:spacing w:val="0"/>
            <w:w w:val="100"/>
            <w:position w:val="0"/>
            <w:sz w:val="21"/>
            <w:szCs w:val="21"/>
            <w:u w:val="single"/>
            <w:lang w:val="en-US" w:eastAsia="zh-CN"/>
          </w:rPr>
          <w:t xml:space="preserve"> </w:t>
        </w:r>
      </w:ins>
      <w:ins w:id="1307" w:author="羊" w:date="2026-02-26T18:26:10Z">
        <w:r>
          <w:rPr>
            <w:rFonts w:hint="eastAsia" w:ascii="宋体" w:hAnsi="宋体" w:eastAsia="宋体" w:cs="宋体"/>
            <w:b w:val="0"/>
            <w:bCs w:val="0"/>
            <w:i w:val="0"/>
            <w:snapToGrid w:val="0"/>
            <w:spacing w:val="0"/>
            <w:w w:val="100"/>
            <w:position w:val="0"/>
            <w:sz w:val="21"/>
            <w:szCs w:val="21"/>
            <w:u w:val="single" w:color="000000"/>
            <w:lang w:val="en-US" w:eastAsia="zh-CN"/>
          </w:rPr>
          <w:t xml:space="preserve">中交第一航务工程局有限公司 </w:t>
        </w:r>
      </w:ins>
      <w:r>
        <w:rPr>
          <w:rFonts w:ascii="宋体" w:hAnsi="宋体" w:eastAsia="宋体" w:cs="宋体"/>
          <w:b w:val="0"/>
          <w:bCs w:val="0"/>
          <w:i w:val="0"/>
          <w:snapToGrid w:val="0"/>
          <w:spacing w:val="0"/>
          <w:w w:val="100"/>
          <w:position w:val="0"/>
          <w:sz w:val="21"/>
          <w:szCs w:val="21"/>
          <w:u w:val="single" w:color="000000"/>
        </w:rPr>
        <w:t>（</w:t>
      </w:r>
      <w:r>
        <w:rPr>
          <w:rFonts w:ascii="宋体" w:hAnsi="宋体" w:eastAsia="宋体" w:cs="宋体"/>
          <w:b w:val="0"/>
          <w:bCs w:val="0"/>
          <w:i w:val="0"/>
          <w:snapToGrid w:val="0"/>
          <w:spacing w:val="0"/>
          <w:w w:val="100"/>
          <w:position w:val="0"/>
          <w:sz w:val="21"/>
          <w:szCs w:val="21"/>
        </w:rPr>
        <w:t>以下简称“申请人”）就工程</w:t>
      </w:r>
      <w:ins w:id="1308" w:author="羊" w:date="2026-02-26T18:35:53Z">
        <w:r>
          <w:rPr>
            <w:rFonts w:hint="eastAsia" w:cs="宋体"/>
            <w:b w:val="0"/>
            <w:bCs w:val="0"/>
            <w:i w:val="0"/>
            <w:snapToGrid w:val="0"/>
            <w:spacing w:val="0"/>
            <w:w w:val="100"/>
            <w:position w:val="0"/>
            <w:sz w:val="21"/>
            <w:szCs w:val="21"/>
            <w:u w:val="single" w:color="auto"/>
            <w:lang w:val="en-US" w:eastAsia="zh-CN"/>
          </w:rPr>
          <w:t xml:space="preserve"> </w:t>
        </w:r>
      </w:ins>
      <w:ins w:id="1309" w:author="羊" w:date="2026-02-26T18:35:53Z">
        <w:r>
          <w:rPr>
            <w:rFonts w:ascii="宋体" w:hAnsi="宋体" w:eastAsia="宋体" w:cs="宋体"/>
            <w:b w:val="0"/>
            <w:bCs w:val="0"/>
            <w:i w:val="0"/>
            <w:snapToGrid w:val="0"/>
            <w:spacing w:val="0"/>
            <w:w w:val="100"/>
            <w:position w:val="0"/>
            <w:sz w:val="21"/>
            <w:szCs w:val="21"/>
            <w:u w:val="single" w:color="auto"/>
          </w:rPr>
          <w:t>涪江干流富金坝电厂船闸扩能升级改造工程</w:t>
        </w:r>
      </w:ins>
      <w:r>
        <w:rPr>
          <w:rFonts w:ascii="宋体" w:hAnsi="宋体" w:eastAsia="宋体" w:cs="宋体"/>
          <w:b w:val="0"/>
          <w:bCs w:val="0"/>
          <w:i w:val="0"/>
          <w:snapToGrid w:val="0"/>
          <w:spacing w:val="0"/>
          <w:w w:val="100"/>
          <w:position w:val="0"/>
          <w:sz w:val="21"/>
          <w:szCs w:val="21"/>
          <w:u w:val="single" w:color="000000"/>
        </w:rPr>
        <w:t>（</w:t>
      </w:r>
      <w:r>
        <w:rPr>
          <w:rFonts w:ascii="宋体" w:hAnsi="宋体" w:eastAsia="宋体" w:cs="宋体"/>
          <w:b w:val="0"/>
          <w:bCs w:val="0"/>
          <w:i w:val="0"/>
          <w:snapToGrid w:val="0"/>
          <w:spacing w:val="0"/>
          <w:w w:val="100"/>
          <w:position w:val="0"/>
          <w:sz w:val="21"/>
          <w:szCs w:val="21"/>
        </w:rPr>
        <w:t>以下简称“本工程”）施工和有关事项协商一致，根据本工程中标通知书、招标文件和投标文件，了解到申请人为本工程项下之承包人、受益人为本工程项下之发包人，基于申请人的请求，我方（即“开立人”）同意就申请人履行本工程依据中标通知书、招标文件和投标文件签订的</w:t>
      </w:r>
      <w:r>
        <w:rPr>
          <w:rFonts w:ascii="宋体" w:hAnsi="宋体" w:eastAsia="宋体" w:cs="宋体"/>
          <w:b w:val="0"/>
          <w:bCs w:val="0"/>
          <w:i w:val="0"/>
          <w:snapToGrid w:val="0"/>
          <w:spacing w:val="0"/>
          <w:w w:val="100"/>
          <w:position w:val="0"/>
          <w:sz w:val="21"/>
          <w:szCs w:val="21"/>
          <w:u w:val="single" w:color="000000"/>
        </w:rPr>
        <w:t>《</w:t>
      </w:r>
      <w:ins w:id="1310" w:author="羊" w:date="2026-02-26T18:36:03Z">
        <w:r>
          <w:rPr>
            <w:rFonts w:hint="eastAsia" w:cs="宋体"/>
            <w:b w:val="0"/>
            <w:bCs w:val="0"/>
            <w:i w:val="0"/>
            <w:snapToGrid w:val="0"/>
            <w:spacing w:val="0"/>
            <w:w w:val="100"/>
            <w:position w:val="0"/>
            <w:sz w:val="21"/>
            <w:szCs w:val="21"/>
            <w:u w:val="single" w:color="auto"/>
            <w:lang w:val="en-US" w:eastAsia="zh-CN"/>
          </w:rPr>
          <w:t xml:space="preserve"> </w:t>
        </w:r>
      </w:ins>
      <w:ins w:id="1311" w:author="羊" w:date="2026-02-26T18:36:03Z">
        <w:r>
          <w:rPr>
            <w:rFonts w:ascii="宋体" w:hAnsi="宋体" w:eastAsia="宋体" w:cs="宋体"/>
            <w:b w:val="0"/>
            <w:bCs w:val="0"/>
            <w:i w:val="0"/>
            <w:snapToGrid w:val="0"/>
            <w:spacing w:val="0"/>
            <w:w w:val="100"/>
            <w:position w:val="0"/>
            <w:sz w:val="21"/>
            <w:szCs w:val="21"/>
            <w:u w:val="single" w:color="auto"/>
          </w:rPr>
          <w:t>涪江干流富金坝电厂船闸扩能升级改造工程施工总承</w:t>
        </w:r>
      </w:ins>
      <w:ins w:id="1312" w:author="羊" w:date="2026-02-26T18:36:03Z">
        <w:r>
          <w:rPr>
            <w:rFonts w:hint="eastAsia" w:cs="宋体"/>
            <w:b w:val="0"/>
            <w:bCs w:val="0"/>
            <w:i w:val="0"/>
            <w:snapToGrid w:val="0"/>
            <w:spacing w:val="0"/>
            <w:w w:val="100"/>
            <w:position w:val="0"/>
            <w:sz w:val="21"/>
            <w:szCs w:val="21"/>
            <w:u w:val="single" w:color="auto"/>
            <w:lang w:val="en-US" w:eastAsia="zh-CN"/>
          </w:rPr>
          <w:t>合同</w:t>
        </w:r>
      </w:ins>
      <w:r>
        <w:rPr>
          <w:rFonts w:ascii="宋体" w:hAnsi="宋体" w:eastAsia="宋体" w:cs="宋体"/>
          <w:b w:val="0"/>
          <w:bCs w:val="0"/>
          <w:i w:val="0"/>
          <w:snapToGrid w:val="0"/>
          <w:spacing w:val="0"/>
          <w:w w:val="100"/>
          <w:position w:val="0"/>
          <w:sz w:val="21"/>
          <w:szCs w:val="21"/>
          <w:u w:val="single" w:color="000000"/>
        </w:rPr>
        <w:t>》</w:t>
      </w:r>
      <w:r>
        <w:rPr>
          <w:rFonts w:ascii="宋体" w:hAnsi="宋体" w:eastAsia="宋体" w:cs="宋体"/>
          <w:b w:val="0"/>
          <w:bCs w:val="0"/>
          <w:i w:val="0"/>
          <w:snapToGrid w:val="0"/>
          <w:spacing w:val="0"/>
          <w:w w:val="100"/>
          <w:position w:val="0"/>
          <w:sz w:val="21"/>
          <w:szCs w:val="21"/>
        </w:rPr>
        <w:t>（以下简称“基础合同”）约定的义务，向贵方提供不可撤销、不可转让的见索即付保函（以下简称“本保函”）。</w:t>
      </w:r>
    </w:p>
    <w:p w14:paraId="56E5A4B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一、本保函担保范围：承包人未按照基础合同的约定履行义务，应当向贵方承担的违约责任和赔偿因此造成的损失、利息、律师费、诉讼费用等实现债权的费用。</w:t>
      </w:r>
    </w:p>
    <w:p w14:paraId="0E5101FB">
      <w:pPr>
        <w:pStyle w:val="12"/>
        <w:keepNext w:val="0"/>
        <w:keepLines w:val="0"/>
        <w:pageBreakBefore w:val="0"/>
        <w:widowControl w:val="0"/>
        <w:tabs>
          <w:tab w:val="left" w:pos="5992"/>
          <w:tab w:val="left" w:pos="7252"/>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313" w:author="羊" w:date="2026-02-26T16:07:0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二、本保函担保金额最高不超过人民币（大写）</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元（¥</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72F4A809">
      <w:pPr>
        <w:pStyle w:val="12"/>
        <w:keepNext w:val="0"/>
        <w:keepLines w:val="0"/>
        <w:pageBreakBefore w:val="0"/>
        <w:widowControl w:val="0"/>
        <w:tabs>
          <w:tab w:val="left" w:pos="5992"/>
          <w:tab w:val="left" w:pos="7252"/>
        </w:tabs>
        <w:kinsoku/>
        <w:wordWrap/>
        <w:overflowPunct/>
        <w:topLinePunct w:val="0"/>
        <w:autoSpaceDE/>
        <w:autoSpaceDN/>
        <w:bidi w:val="0"/>
        <w:adjustRightInd w:val="0"/>
        <w:snapToGrid w:val="0"/>
        <w:spacing w:before="0" w:line="360" w:lineRule="auto"/>
        <w:ind w:left="209" w:leftChars="95" w:right="0" w:firstLine="210" w:firstLineChars="1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三、本保函有效期自受益人与申请人签订的合同生效之日起至合同约定的工期截止日后天，最迟不超过年</w:t>
      </w:r>
      <w:ins w:id="1314" w:author="羊" w:date="2026-02-26T16:07:14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月</w:t>
      </w:r>
      <w:ins w:id="1315" w:author="羊" w:date="2026-02-26T16:07:15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日。</w:t>
      </w:r>
    </w:p>
    <w:p w14:paraId="55ECA6F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四、我方承诺，在收到受益人发来的书面索赔通知和本保函原件后的个工作日内无条件支付至受益人指定账户，前述书面索赔通知即为付款要求之单据，且应满足以下要求：</w:t>
      </w:r>
    </w:p>
    <w:p w14:paraId="3CD63F3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（1）索赔通知到达的日期在本保函的有效期内；</w:t>
      </w:r>
    </w:p>
    <w:p w14:paraId="7671074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（2）载明要求支付的金额；</w:t>
      </w:r>
    </w:p>
    <w:p w14:paraId="66FF9C6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（3）载明申请人违反合同义务的条款和内容；</w:t>
      </w:r>
    </w:p>
    <w:p w14:paraId="78B3CE7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（4）声明不存在合同文件约定或我国法律规定免除申请人或开立人支付责任的情形；</w:t>
      </w:r>
    </w:p>
    <w:p w14:paraId="7E6636F6">
      <w:pPr>
        <w:pStyle w:val="12"/>
        <w:keepNext w:val="0"/>
        <w:keepLines w:val="0"/>
        <w:pageBreakBefore w:val="0"/>
        <w:widowControl w:val="0"/>
        <w:tabs>
          <w:tab w:val="left" w:pos="5992"/>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316" w:author="羊" w:date="2026-02-26T16:07:2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（5）索赔通知应在本保函有效期内到达的地址是：</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7053CC78">
      <w:pPr>
        <w:pStyle w:val="12"/>
        <w:keepNext w:val="0"/>
        <w:keepLines w:val="0"/>
        <w:pageBreakBefore w:val="0"/>
        <w:widowControl w:val="0"/>
        <w:tabs>
          <w:tab w:val="left" w:pos="5992"/>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317" w:author="羊" w:date="2026-02-26T16:07:3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受益人发出的书面索赔通知应由其为鉴明受益人法定代表人（负责人）或授权代理人签名或盖个人名章并加盖公章。</w:t>
      </w:r>
    </w:p>
    <w:p w14:paraId="6A14B9C3">
      <w:pPr>
        <w:pStyle w:val="12"/>
        <w:keepNext w:val="0"/>
        <w:keepLines w:val="0"/>
        <w:pageBreakBefore w:val="0"/>
        <w:widowControl w:val="0"/>
        <w:tabs>
          <w:tab w:val="left" w:pos="599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五、本保函项下的权利不得转让，不得设定担保。贵方未经我方书面同意转让本保函或其项下任何权利，对我方不发生法律效力。</w:t>
      </w:r>
    </w:p>
    <w:p w14:paraId="75F1E27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318" w:author="羊" w:date="2026-02-26T16:07:43Z"/>
          <w:rFonts w:ascii="宋体" w:hAnsi="宋体" w:eastAsia="宋体" w:cs="宋体"/>
          <w:b w:val="0"/>
          <w:bCs w:val="0"/>
          <w:i w:val="0"/>
          <w:snapToGrid w:val="0"/>
          <w:spacing w:val="0"/>
          <w:w w:val="100"/>
          <w:position w:val="0"/>
          <w:sz w:val="21"/>
          <w:szCs w:val="21"/>
        </w:rPr>
      </w:pPr>
      <w:bookmarkStart w:id="351" w:name="附件4：预付款担保"/>
      <w:bookmarkEnd w:id="351"/>
      <w:r>
        <w:rPr>
          <w:rFonts w:ascii="宋体" w:hAnsi="宋体" w:eastAsia="宋体" w:cs="宋体"/>
          <w:b w:val="0"/>
          <w:bCs w:val="0"/>
          <w:i w:val="0"/>
          <w:snapToGrid w:val="0"/>
          <w:spacing w:val="0"/>
          <w:w w:val="100"/>
          <w:position w:val="0"/>
          <w:sz w:val="21"/>
          <w:szCs w:val="21"/>
        </w:rPr>
        <w:t>六、与本保函有关的基础合同不成立、不生效、无效、被撤销、被解除，不影响本保函的独立有效。</w:t>
      </w:r>
    </w:p>
    <w:p w14:paraId="1E2949D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319" w:author="羊" w:date="2026-02-26T16:07:4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七、贵方应在本保函到期后的七个工作日内将本保函正本退回我方注销，但是不论贵方是否按此要求将本保函正本退回我方，我方在本保函项下的义务和责任均在保函有效期到期后自动消灭。</w:t>
      </w:r>
    </w:p>
    <w:p w14:paraId="339A4E8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320" w:author="羊" w:date="2026-02-26T16:07:5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八、本保函适用的法律为中华人民共和国法律，争议裁判管辖地为中华人民共和国</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2184D51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321" w:author="羊" w:date="2026-02-26T16:07:5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九、本保函自我方法定代表人或授权代表签名或盖个人名章并加盖公章或合同专用章之日起生效。</w:t>
      </w:r>
    </w:p>
    <w:p w14:paraId="082565A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十、本保函在重庆市辖区范围内的核验地点：</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；核验方式：</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0ABB657A">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156DC2A2">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1403F306">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44E35A2C">
      <w:pPr>
        <w:pStyle w:val="12"/>
        <w:keepNext w:val="0"/>
        <w:keepLines w:val="0"/>
        <w:pageBreakBefore w:val="0"/>
        <w:widowControl w:val="0"/>
        <w:tabs>
          <w:tab w:val="left" w:pos="1163"/>
          <w:tab w:val="left" w:pos="2003"/>
          <w:tab w:val="left" w:pos="2632"/>
          <w:tab w:val="left" w:pos="3263"/>
          <w:tab w:val="left" w:pos="4103"/>
          <w:tab w:val="left" w:pos="5258"/>
          <w:tab w:val="left" w:pos="604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322" w:author="羊" w:date="2026-02-26T16:08:0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开立人：</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（公章）</w:t>
      </w:r>
    </w:p>
    <w:p w14:paraId="6B79C453">
      <w:pPr>
        <w:pStyle w:val="12"/>
        <w:keepNext w:val="0"/>
        <w:keepLines w:val="0"/>
        <w:pageBreakBefore w:val="0"/>
        <w:widowControl w:val="0"/>
        <w:tabs>
          <w:tab w:val="left" w:pos="1163"/>
          <w:tab w:val="left" w:pos="2003"/>
          <w:tab w:val="left" w:pos="2632"/>
          <w:tab w:val="left" w:pos="3263"/>
          <w:tab w:val="left" w:pos="4103"/>
          <w:tab w:val="left" w:pos="5258"/>
          <w:tab w:val="left" w:pos="604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323" w:author="羊" w:date="2026-02-26T16:08:0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法定代表人（或授权代表）：</w:t>
      </w:r>
      <w:r>
        <w:rPr>
          <w:rFonts w:ascii="宋体" w:hAnsi="宋体" w:eastAsia="宋体" w:cs="宋体"/>
          <w:b w:val="0"/>
          <w:bCs w:val="0"/>
          <w:i w:val="0"/>
          <w:snapToGrid w:val="0"/>
          <w:spacing w:val="0"/>
          <w:w w:val="100"/>
          <w:position w:val="0"/>
          <w:sz w:val="21"/>
          <w:szCs w:val="21"/>
          <w:u w:val="single" w:color="000000"/>
        </w:rPr>
        <w:tab/>
      </w:r>
      <w:ins w:id="1324" w:author="羊" w:date="2026-02-26T16:08:14Z">
        <w:r>
          <w:rPr>
            <w:rFonts w:hint="eastAsia" w:cs="宋体"/>
            <w:b w:val="0"/>
            <w:bCs w:val="0"/>
            <w:i w:val="0"/>
            <w:snapToGrid w:val="0"/>
            <w:spacing w:val="0"/>
            <w:w w:val="100"/>
            <w:position w:val="0"/>
            <w:sz w:val="21"/>
            <w:szCs w:val="21"/>
            <w:u w:val="single" w:color="000000"/>
            <w:lang w:val="en-US" w:eastAsia="zh-CN"/>
          </w:rPr>
          <w:t xml:space="preserve">      </w:t>
        </w:r>
      </w:ins>
      <w:ins w:id="1325" w:author="羊" w:date="2026-02-26T16:08:15Z">
        <w:r>
          <w:rPr>
            <w:rFonts w:hint="eastAsia" w:cs="宋体"/>
            <w:b w:val="0"/>
            <w:bCs w:val="0"/>
            <w:i w:val="0"/>
            <w:snapToGrid w:val="0"/>
            <w:spacing w:val="0"/>
            <w:w w:val="100"/>
            <w:position w:val="0"/>
            <w:sz w:val="21"/>
            <w:szCs w:val="21"/>
            <w:u w:val="single" w:color="000000"/>
            <w:lang w:val="en-US" w:eastAsia="zh-CN"/>
          </w:rPr>
          <w:t xml:space="preserve"> </w:t>
        </w:r>
      </w:ins>
      <w:r>
        <w:rPr>
          <w:rFonts w:ascii="宋体" w:hAnsi="宋体" w:eastAsia="宋体" w:cs="宋体"/>
          <w:b w:val="0"/>
          <w:bCs w:val="0"/>
          <w:i w:val="0"/>
          <w:snapToGrid w:val="0"/>
          <w:spacing w:val="0"/>
          <w:w w:val="100"/>
          <w:position w:val="0"/>
          <w:sz w:val="21"/>
          <w:szCs w:val="21"/>
        </w:rPr>
        <w:t>（签名或盖个人名章）</w:t>
      </w:r>
    </w:p>
    <w:p w14:paraId="03EBD8D0">
      <w:pPr>
        <w:pStyle w:val="12"/>
        <w:keepNext w:val="0"/>
        <w:keepLines w:val="0"/>
        <w:pageBreakBefore w:val="0"/>
        <w:widowControl w:val="0"/>
        <w:tabs>
          <w:tab w:val="left" w:pos="1163"/>
          <w:tab w:val="left" w:pos="2003"/>
          <w:tab w:val="left" w:pos="2632"/>
          <w:tab w:val="left" w:pos="3263"/>
          <w:tab w:val="left" w:pos="4103"/>
          <w:tab w:val="left" w:pos="5258"/>
          <w:tab w:val="left" w:pos="604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326" w:author="羊" w:date="2026-02-26T16:08:07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地</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址：</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p>
    <w:p w14:paraId="35A0EA6D">
      <w:pPr>
        <w:pStyle w:val="12"/>
        <w:keepNext w:val="0"/>
        <w:keepLines w:val="0"/>
        <w:pageBreakBefore w:val="0"/>
        <w:widowControl w:val="0"/>
        <w:tabs>
          <w:tab w:val="left" w:pos="1163"/>
          <w:tab w:val="left" w:pos="2003"/>
          <w:tab w:val="left" w:pos="2632"/>
          <w:tab w:val="left" w:pos="3263"/>
          <w:tab w:val="left" w:pos="4103"/>
          <w:tab w:val="left" w:pos="5258"/>
          <w:tab w:val="left" w:pos="604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327" w:author="羊" w:date="2026-02-26T16:08:08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邮政编码：</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p>
    <w:p w14:paraId="2A1A4B21">
      <w:pPr>
        <w:pStyle w:val="12"/>
        <w:keepNext w:val="0"/>
        <w:keepLines w:val="0"/>
        <w:pageBreakBefore w:val="0"/>
        <w:widowControl w:val="0"/>
        <w:tabs>
          <w:tab w:val="left" w:pos="1163"/>
          <w:tab w:val="left" w:pos="2003"/>
          <w:tab w:val="left" w:pos="2632"/>
          <w:tab w:val="left" w:pos="3263"/>
          <w:tab w:val="left" w:pos="4103"/>
          <w:tab w:val="left" w:pos="5258"/>
          <w:tab w:val="left" w:pos="604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328" w:author="羊" w:date="2026-02-26T16:08:09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电</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话：</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p>
    <w:p w14:paraId="143137F7">
      <w:pPr>
        <w:pStyle w:val="12"/>
        <w:keepNext w:val="0"/>
        <w:keepLines w:val="0"/>
        <w:pageBreakBefore w:val="0"/>
        <w:widowControl w:val="0"/>
        <w:tabs>
          <w:tab w:val="left" w:pos="1163"/>
          <w:tab w:val="left" w:pos="2003"/>
          <w:tab w:val="left" w:pos="2632"/>
          <w:tab w:val="left" w:pos="3263"/>
          <w:tab w:val="left" w:pos="4103"/>
          <w:tab w:val="left" w:pos="5258"/>
          <w:tab w:val="left" w:pos="604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329" w:author="羊" w:date="2026-02-26T16:08:11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传</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真：</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p>
    <w:p w14:paraId="4F6830F2">
      <w:pPr>
        <w:pStyle w:val="12"/>
        <w:keepNext w:val="0"/>
        <w:keepLines w:val="0"/>
        <w:pageBreakBefore w:val="0"/>
        <w:widowControl w:val="0"/>
        <w:tabs>
          <w:tab w:val="left" w:pos="1163"/>
          <w:tab w:val="left" w:pos="2003"/>
          <w:tab w:val="left" w:pos="2632"/>
          <w:tab w:val="left" w:pos="3263"/>
          <w:tab w:val="left" w:pos="4103"/>
          <w:tab w:val="left" w:pos="5258"/>
          <w:tab w:val="left" w:pos="604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开立时间：</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年</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月</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日</w:t>
      </w:r>
    </w:p>
    <w:p w14:paraId="51FE5848">
      <w:pPr>
        <w:keepNext w:val="0"/>
        <w:keepLines w:val="0"/>
        <w:pageBreakBefore w:val="0"/>
        <w:widowControl w:val="0"/>
        <w:kinsoku/>
        <w:wordWrap/>
        <w:overflowPunct/>
        <w:topLinePunct w:val="0"/>
        <w:autoSpaceDE/>
        <w:autoSpaceDN/>
        <w:bidi w:val="0"/>
        <w:adjustRightInd w:val="0"/>
        <w:snapToGrid w:val="0"/>
        <w:spacing w:after="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sectPr>
          <w:pgSz w:w="11910" w:h="16840"/>
          <w:pgMar w:top="1360" w:right="1000" w:bottom="1400" w:left="1020" w:header="0" w:footer="1218" w:gutter="0"/>
          <w:pgNumType w:fmt="decimal"/>
          <w:cols w:space="720" w:num="1"/>
        </w:sectPr>
      </w:pPr>
    </w:p>
    <w:p w14:paraId="342F9DD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352" w:name="附件5: 支付担保"/>
      <w:bookmarkEnd w:id="352"/>
      <w:r>
        <w:rPr>
          <w:rFonts w:ascii="宋体" w:hAnsi="宋体" w:eastAsia="宋体" w:cs="宋体"/>
          <w:b w:val="0"/>
          <w:bCs w:val="0"/>
          <w:i w:val="0"/>
          <w:snapToGrid w:val="0"/>
          <w:spacing w:val="0"/>
          <w:w w:val="100"/>
          <w:position w:val="0"/>
          <w:sz w:val="21"/>
          <w:szCs w:val="21"/>
        </w:rPr>
        <w:t>附件4：预付款担保</w:t>
      </w:r>
    </w:p>
    <w:p w14:paraId="6EB8F3B9">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22FFE99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640" w:firstLineChars="200"/>
        <w:jc w:val="center"/>
        <w:textAlignment w:val="auto"/>
        <w:rPr>
          <w:rFonts w:ascii="宋体" w:hAnsi="宋体" w:eastAsia="宋体" w:cs="宋体"/>
          <w:b w:val="0"/>
          <w:bCs w:val="0"/>
          <w:i w:val="0"/>
          <w:snapToGrid w:val="0"/>
          <w:spacing w:val="0"/>
          <w:w w:val="100"/>
          <w:position w:val="0"/>
          <w:sz w:val="32"/>
          <w:szCs w:val="32"/>
        </w:rPr>
      </w:pPr>
      <w:r>
        <w:rPr>
          <w:rFonts w:ascii="宋体" w:hAnsi="宋体" w:eastAsia="宋体" w:cs="宋体"/>
          <w:b w:val="0"/>
          <w:bCs w:val="0"/>
          <w:i w:val="0"/>
          <w:snapToGrid w:val="0"/>
          <w:spacing w:val="0"/>
          <w:w w:val="100"/>
          <w:position w:val="0"/>
          <w:sz w:val="32"/>
          <w:szCs w:val="32"/>
        </w:rPr>
        <w:t>预付款担保</w:t>
      </w:r>
    </w:p>
    <w:p w14:paraId="36628C5F">
      <w:pPr>
        <w:pStyle w:val="12"/>
        <w:keepNext w:val="0"/>
        <w:keepLines w:val="0"/>
        <w:pageBreakBefore w:val="0"/>
        <w:widowControl w:val="0"/>
        <w:tabs>
          <w:tab w:val="left" w:pos="2369"/>
        </w:tabs>
        <w:kinsoku/>
        <w:wordWrap/>
        <w:overflowPunct/>
        <w:topLinePunct w:val="0"/>
        <w:autoSpaceDE/>
        <w:autoSpaceDN/>
        <w:bidi w:val="0"/>
        <w:adjustRightInd w:val="0"/>
        <w:snapToGrid w:val="0"/>
        <w:spacing w:before="0" w:line="360" w:lineRule="auto"/>
        <w:ind w:left="0" w:right="0" w:firstLine="0" w:firstLineChars="0"/>
        <w:jc w:val="both"/>
        <w:textAlignment w:val="auto"/>
        <w:rPr>
          <w:rFonts w:ascii="宋体" w:hAnsi="宋体" w:eastAsia="宋体" w:cs="宋体"/>
          <w:b w:val="0"/>
          <w:bCs w:val="0"/>
          <w:i w:val="0"/>
          <w:snapToGrid w:val="0"/>
          <w:spacing w:val="0"/>
          <w:w w:val="100"/>
          <w:position w:val="0"/>
          <w:sz w:val="21"/>
          <w:szCs w:val="21"/>
        </w:rPr>
      </w:pPr>
      <w:ins w:id="1330" w:author="羊" w:date="2026-02-26T18:30:21Z">
        <w:r>
          <w:rPr>
            <w:rFonts w:ascii="宋体" w:hAnsi="宋体" w:eastAsia="宋体" w:cs="宋体"/>
            <w:b w:val="0"/>
            <w:bCs w:val="0"/>
            <w:i w:val="0"/>
            <w:snapToGrid w:val="0"/>
            <w:spacing w:val="0"/>
            <w:w w:val="100"/>
            <w:position w:val="0"/>
            <w:sz w:val="21"/>
            <w:szCs w:val="21"/>
            <w:u w:val="single" w:color="000000"/>
          </w:rPr>
          <w:t>重庆航运建设发展</w:t>
        </w:r>
      </w:ins>
      <w:ins w:id="1331" w:author="羊" w:date="2026-03-01T18:09:21Z">
        <w:r>
          <w:rPr>
            <w:rFonts w:hint="eastAsia" w:cs="宋体"/>
            <w:b w:val="0"/>
            <w:bCs w:val="0"/>
            <w:i w:val="0"/>
            <w:snapToGrid w:val="0"/>
            <w:spacing w:val="0"/>
            <w:w w:val="100"/>
            <w:position w:val="0"/>
            <w:sz w:val="21"/>
            <w:szCs w:val="21"/>
            <w:u w:val="single" w:color="000000"/>
            <w:lang w:eastAsia="zh-CN"/>
          </w:rPr>
          <w:t>(集团)</w:t>
        </w:r>
      </w:ins>
      <w:ins w:id="1332" w:author="羊" w:date="2026-02-26T18:30:21Z">
        <w:r>
          <w:rPr>
            <w:rFonts w:ascii="宋体" w:hAnsi="宋体" w:eastAsia="宋体" w:cs="宋体"/>
            <w:b w:val="0"/>
            <w:bCs w:val="0"/>
            <w:i w:val="0"/>
            <w:snapToGrid w:val="0"/>
            <w:spacing w:val="0"/>
            <w:w w:val="100"/>
            <w:position w:val="0"/>
            <w:sz w:val="21"/>
            <w:szCs w:val="21"/>
            <w:u w:val="single" w:color="000000"/>
          </w:rPr>
          <w:t>有限公司</w:t>
        </w:r>
      </w:ins>
      <w:r>
        <w:rPr>
          <w:rFonts w:ascii="宋体" w:hAnsi="宋体" w:eastAsia="宋体" w:cs="宋体"/>
          <w:b w:val="0"/>
          <w:bCs w:val="0"/>
          <w:i w:val="0"/>
          <w:snapToGrid w:val="0"/>
          <w:spacing w:val="0"/>
          <w:w w:val="100"/>
          <w:position w:val="0"/>
          <w:sz w:val="21"/>
          <w:szCs w:val="21"/>
        </w:rPr>
        <w:t>（发包人名称）：</w:t>
      </w:r>
    </w:p>
    <w:p w14:paraId="1BF6C709">
      <w:pPr>
        <w:pStyle w:val="12"/>
        <w:keepNext w:val="0"/>
        <w:keepLines w:val="0"/>
        <w:pageBreakBefore w:val="0"/>
        <w:widowControl w:val="0"/>
        <w:tabs>
          <w:tab w:val="left" w:pos="1067"/>
          <w:tab w:val="left" w:pos="1667"/>
          <w:tab w:val="left" w:pos="1919"/>
          <w:tab w:val="left" w:pos="2769"/>
          <w:tab w:val="left" w:pos="4888"/>
          <w:tab w:val="left" w:pos="6256"/>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根据</w:t>
      </w:r>
      <w:ins w:id="1333" w:author="羊" w:date="2026-02-26T18:25:35Z">
        <w:r>
          <w:rPr>
            <w:rFonts w:hint="eastAsia" w:ascii="宋体" w:hAnsi="宋体" w:eastAsia="宋体" w:cs="宋体"/>
            <w:b w:val="0"/>
            <w:bCs w:val="0"/>
            <w:i w:val="0"/>
            <w:snapToGrid w:val="0"/>
            <w:spacing w:val="0"/>
            <w:w w:val="100"/>
            <w:position w:val="0"/>
            <w:sz w:val="21"/>
            <w:szCs w:val="21"/>
            <w:u w:val="single"/>
            <w:lang w:val="en-US" w:eastAsia="zh-CN"/>
          </w:rPr>
          <w:t xml:space="preserve"> </w:t>
        </w:r>
      </w:ins>
      <w:ins w:id="1334" w:author="羊" w:date="2026-02-26T18:25:35Z">
        <w:r>
          <w:rPr>
            <w:rFonts w:hint="eastAsia" w:ascii="宋体" w:hAnsi="宋体" w:eastAsia="宋体" w:cs="宋体"/>
            <w:b w:val="0"/>
            <w:bCs w:val="0"/>
            <w:i w:val="0"/>
            <w:snapToGrid w:val="0"/>
            <w:spacing w:val="0"/>
            <w:w w:val="100"/>
            <w:position w:val="0"/>
            <w:sz w:val="21"/>
            <w:szCs w:val="21"/>
            <w:u w:val="single" w:color="000000"/>
            <w:lang w:val="en-US" w:eastAsia="zh-CN"/>
          </w:rPr>
          <w:t xml:space="preserve">中交第一航务工程局有限公司 </w:t>
        </w:r>
      </w:ins>
      <w:r>
        <w:rPr>
          <w:rFonts w:ascii="宋体" w:hAnsi="宋体" w:eastAsia="宋体" w:cs="宋体"/>
          <w:b w:val="0"/>
          <w:bCs w:val="0"/>
          <w:i w:val="0"/>
          <w:snapToGrid w:val="0"/>
          <w:spacing w:val="0"/>
          <w:w w:val="100"/>
          <w:position w:val="0"/>
          <w:sz w:val="21"/>
          <w:szCs w:val="21"/>
        </w:rPr>
        <w:t>（承包人名称）（以下称“承包人”）与</w:t>
      </w:r>
      <w:ins w:id="1335" w:author="羊" w:date="2026-02-26T18:30:29Z">
        <w:r>
          <w:rPr>
            <w:rFonts w:hint="eastAsia" w:cs="宋体"/>
            <w:b w:val="0"/>
            <w:bCs w:val="0"/>
            <w:i w:val="0"/>
            <w:snapToGrid w:val="0"/>
            <w:spacing w:val="0"/>
            <w:w w:val="100"/>
            <w:position w:val="0"/>
            <w:sz w:val="21"/>
            <w:szCs w:val="21"/>
            <w:u w:val="single"/>
            <w:lang w:val="en-US" w:eastAsia="zh-CN"/>
          </w:rPr>
          <w:t xml:space="preserve"> </w:t>
        </w:r>
      </w:ins>
      <w:ins w:id="1336" w:author="羊" w:date="2026-02-26T18:30:27Z">
        <w:r>
          <w:rPr>
            <w:rFonts w:ascii="宋体" w:hAnsi="宋体" w:eastAsia="宋体" w:cs="宋体"/>
            <w:b w:val="0"/>
            <w:bCs w:val="0"/>
            <w:i w:val="0"/>
            <w:snapToGrid w:val="0"/>
            <w:spacing w:val="0"/>
            <w:w w:val="100"/>
            <w:position w:val="0"/>
            <w:sz w:val="21"/>
            <w:szCs w:val="21"/>
            <w:u w:val="single" w:color="000000"/>
          </w:rPr>
          <w:t>重庆航运建设发展</w:t>
        </w:r>
      </w:ins>
      <w:ins w:id="1337" w:author="羊" w:date="2026-03-01T18:09:21Z">
        <w:r>
          <w:rPr>
            <w:rFonts w:hint="eastAsia" w:cs="宋体"/>
            <w:b w:val="0"/>
            <w:bCs w:val="0"/>
            <w:i w:val="0"/>
            <w:snapToGrid w:val="0"/>
            <w:spacing w:val="0"/>
            <w:w w:val="100"/>
            <w:position w:val="0"/>
            <w:sz w:val="21"/>
            <w:szCs w:val="21"/>
            <w:u w:val="single" w:color="000000"/>
            <w:lang w:eastAsia="zh-CN"/>
          </w:rPr>
          <w:t>(集团)</w:t>
        </w:r>
      </w:ins>
      <w:ins w:id="1338" w:author="羊" w:date="2026-02-26T18:30:27Z">
        <w:r>
          <w:rPr>
            <w:rFonts w:ascii="宋体" w:hAnsi="宋体" w:eastAsia="宋体" w:cs="宋体"/>
            <w:b w:val="0"/>
            <w:bCs w:val="0"/>
            <w:i w:val="0"/>
            <w:snapToGrid w:val="0"/>
            <w:spacing w:val="0"/>
            <w:w w:val="100"/>
            <w:position w:val="0"/>
            <w:sz w:val="21"/>
            <w:szCs w:val="21"/>
            <w:u w:val="single" w:color="000000"/>
          </w:rPr>
          <w:t>有限公司</w:t>
        </w:r>
      </w:ins>
      <w:r>
        <w:rPr>
          <w:rFonts w:ascii="宋体" w:hAnsi="宋体" w:eastAsia="宋体" w:cs="宋体"/>
          <w:b w:val="0"/>
          <w:bCs w:val="0"/>
          <w:i w:val="0"/>
          <w:snapToGrid w:val="0"/>
          <w:spacing w:val="0"/>
          <w:w w:val="100"/>
          <w:position w:val="0"/>
          <w:sz w:val="21"/>
          <w:szCs w:val="21"/>
        </w:rPr>
        <w:t>（发包人名称）（以下简称“发包人”）于</w:t>
      </w:r>
      <w:ins w:id="1339" w:author="羊" w:date="2026-02-26T18:25:43Z">
        <w:r>
          <w:rPr>
            <w:rFonts w:hint="eastAsia" w:cs="宋体"/>
            <w:b w:val="0"/>
            <w:bCs w:val="0"/>
            <w:i w:val="0"/>
            <w:snapToGrid w:val="0"/>
            <w:spacing w:val="0"/>
            <w:w w:val="100"/>
            <w:position w:val="0"/>
            <w:sz w:val="21"/>
            <w:szCs w:val="21"/>
            <w:u w:val="single" w:color="000000"/>
            <w:lang w:val="en-US" w:eastAsia="zh-CN"/>
          </w:rPr>
          <w:t>2</w:t>
        </w:r>
      </w:ins>
      <w:ins w:id="1340" w:author="羊" w:date="2026-02-26T18:25:44Z">
        <w:r>
          <w:rPr>
            <w:rFonts w:hint="eastAsia" w:cs="宋体"/>
            <w:b w:val="0"/>
            <w:bCs w:val="0"/>
            <w:i w:val="0"/>
            <w:snapToGrid w:val="0"/>
            <w:spacing w:val="0"/>
            <w:w w:val="100"/>
            <w:position w:val="0"/>
            <w:sz w:val="21"/>
            <w:szCs w:val="21"/>
            <w:u w:val="single" w:color="000000"/>
            <w:lang w:val="en-US" w:eastAsia="zh-CN"/>
          </w:rPr>
          <w:t>026</w:t>
        </w:r>
      </w:ins>
      <w:r>
        <w:rPr>
          <w:rFonts w:ascii="宋体" w:hAnsi="宋体" w:eastAsia="宋体" w:cs="宋体"/>
          <w:b w:val="0"/>
          <w:bCs w:val="0"/>
          <w:i w:val="0"/>
          <w:snapToGrid w:val="0"/>
          <w:spacing w:val="0"/>
          <w:w w:val="100"/>
          <w:position w:val="0"/>
          <w:sz w:val="21"/>
          <w:szCs w:val="21"/>
        </w:rPr>
        <w:t>年</w:t>
      </w:r>
      <w:ins w:id="1341" w:author="羊" w:date="2026-02-26T18:25:41Z">
        <w:r>
          <w:rPr>
            <w:rFonts w:hint="eastAsia" w:cs="宋体"/>
            <w:b w:val="0"/>
            <w:bCs w:val="0"/>
            <w:i w:val="0"/>
            <w:snapToGrid w:val="0"/>
            <w:spacing w:val="0"/>
            <w:w w:val="100"/>
            <w:position w:val="0"/>
            <w:sz w:val="21"/>
            <w:szCs w:val="21"/>
            <w:u w:val="single" w:color="000000"/>
            <w:lang w:val="en-US" w:eastAsia="zh-CN"/>
          </w:rPr>
          <w:t xml:space="preserve">  </w:t>
        </w:r>
      </w:ins>
      <w:r>
        <w:rPr>
          <w:rFonts w:ascii="宋体" w:hAnsi="宋体" w:eastAsia="宋体" w:cs="宋体"/>
          <w:b w:val="0"/>
          <w:bCs w:val="0"/>
          <w:i w:val="0"/>
          <w:snapToGrid w:val="0"/>
          <w:spacing w:val="0"/>
          <w:w w:val="100"/>
          <w:position w:val="0"/>
          <w:sz w:val="21"/>
          <w:szCs w:val="21"/>
        </w:rPr>
        <w:t>月</w:t>
      </w:r>
      <w:ins w:id="1342" w:author="羊" w:date="2026-02-26T18:25:46Z">
        <w:r>
          <w:rPr>
            <w:rFonts w:hint="eastAsia" w:cs="宋体"/>
            <w:b w:val="0"/>
            <w:bCs w:val="0"/>
            <w:i w:val="0"/>
            <w:snapToGrid w:val="0"/>
            <w:spacing w:val="0"/>
            <w:w w:val="100"/>
            <w:position w:val="0"/>
            <w:sz w:val="21"/>
            <w:szCs w:val="21"/>
            <w:u w:val="single" w:color="000000"/>
            <w:lang w:val="en-US" w:eastAsia="zh-CN"/>
          </w:rPr>
          <w:t xml:space="preserve"> </w:t>
        </w:r>
      </w:ins>
      <w:ins w:id="1343" w:author="羊" w:date="2026-02-26T18:25:47Z">
        <w:r>
          <w:rPr>
            <w:rFonts w:hint="eastAsia" w:cs="宋体"/>
            <w:b w:val="0"/>
            <w:bCs w:val="0"/>
            <w:i w:val="0"/>
            <w:snapToGrid w:val="0"/>
            <w:spacing w:val="0"/>
            <w:w w:val="100"/>
            <w:position w:val="0"/>
            <w:sz w:val="21"/>
            <w:szCs w:val="21"/>
            <w:u w:val="single" w:color="000000"/>
            <w:lang w:val="en-US" w:eastAsia="zh-CN"/>
          </w:rPr>
          <w:t xml:space="preserve"> </w:t>
        </w:r>
      </w:ins>
      <w:r>
        <w:rPr>
          <w:rFonts w:ascii="宋体" w:hAnsi="宋体" w:eastAsia="宋体" w:cs="宋体"/>
          <w:b w:val="0"/>
          <w:bCs w:val="0"/>
          <w:i w:val="0"/>
          <w:snapToGrid w:val="0"/>
          <w:spacing w:val="0"/>
          <w:w w:val="100"/>
          <w:position w:val="0"/>
          <w:sz w:val="21"/>
          <w:szCs w:val="21"/>
        </w:rPr>
        <w:t>日签订的</w:t>
      </w:r>
      <w:ins w:id="1344" w:author="羊" w:date="2026-02-26T18:36:30Z">
        <w:r>
          <w:rPr>
            <w:rFonts w:hint="eastAsia" w:cs="宋体"/>
            <w:b w:val="0"/>
            <w:bCs w:val="0"/>
            <w:i w:val="0"/>
            <w:snapToGrid w:val="0"/>
            <w:spacing w:val="0"/>
            <w:w w:val="100"/>
            <w:position w:val="0"/>
            <w:sz w:val="21"/>
            <w:szCs w:val="21"/>
            <w:u w:val="single" w:color="auto"/>
            <w:lang w:val="en-US" w:eastAsia="zh-CN"/>
          </w:rPr>
          <w:t xml:space="preserve"> </w:t>
        </w:r>
      </w:ins>
      <w:ins w:id="1345" w:author="羊" w:date="2026-02-26T18:36:30Z">
        <w:r>
          <w:rPr>
            <w:rFonts w:ascii="宋体" w:hAnsi="宋体" w:eastAsia="宋体" w:cs="宋体"/>
            <w:b w:val="0"/>
            <w:bCs w:val="0"/>
            <w:i w:val="0"/>
            <w:snapToGrid w:val="0"/>
            <w:spacing w:val="0"/>
            <w:w w:val="100"/>
            <w:position w:val="0"/>
            <w:sz w:val="21"/>
            <w:szCs w:val="21"/>
            <w:u w:val="single" w:color="auto"/>
          </w:rPr>
          <w:t>涪江干流富金坝电厂船闸扩能升级改造工程</w:t>
        </w:r>
      </w:ins>
      <w:r>
        <w:rPr>
          <w:rFonts w:ascii="宋体" w:hAnsi="宋体" w:eastAsia="宋体" w:cs="宋体"/>
          <w:b w:val="0"/>
          <w:bCs w:val="0"/>
          <w:i w:val="0"/>
          <w:snapToGrid w:val="0"/>
          <w:spacing w:val="0"/>
          <w:w w:val="100"/>
          <w:position w:val="0"/>
          <w:sz w:val="21"/>
          <w:szCs w:val="21"/>
        </w:rPr>
        <w:t>（工程名称）《建设工程施工合同》，承包人按约定的金额向你方提交一份预付款担保，即有权得到你方支付相等金额的预付款。我方愿意就你方提供给承包人的预付款为承包人提供连带责任担保。</w:t>
      </w:r>
    </w:p>
    <w:p w14:paraId="4D0BF2AC">
      <w:pPr>
        <w:pStyle w:val="12"/>
        <w:keepNext w:val="0"/>
        <w:keepLines w:val="0"/>
        <w:pageBreakBefore w:val="0"/>
        <w:widowControl w:val="0"/>
        <w:tabs>
          <w:tab w:val="left" w:pos="3998"/>
          <w:tab w:val="left" w:pos="536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1.担保金额人民币（大写）</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元（¥</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5FBFD96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2.担保有效期自预付款支付给承包人起生效，至你方签发的进度款支付证书说明已完全扣清止。</w:t>
      </w:r>
    </w:p>
    <w:p w14:paraId="6112FF3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在本保函有效期内，因承包人违反合同约定的义务而要求收回预付款时，我方在收到你方的书面通知后，在７天内无条件支付。但本保函的担保金额，在任何时候不应超过预付款金额减去你方按合同约定在向承包人签发的进度款支付证书中扣除的金额。</w:t>
      </w:r>
    </w:p>
    <w:p w14:paraId="53558B9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4.你方和承包人按合同约定变更合同时，我方承担本保函规定的义务不变。</w:t>
      </w:r>
    </w:p>
    <w:p w14:paraId="60F4BE29">
      <w:pPr>
        <w:pStyle w:val="12"/>
        <w:keepNext w:val="0"/>
        <w:keepLines w:val="0"/>
        <w:pageBreakBefore w:val="0"/>
        <w:widowControl w:val="0"/>
        <w:tabs>
          <w:tab w:val="left" w:pos="746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5.因本保函发生的纠纷，可由双方协商解决，协商不成的，按下列第</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种方式解决：</w:t>
      </w:r>
    </w:p>
    <w:p w14:paraId="3A0DCD0F">
      <w:pPr>
        <w:pStyle w:val="12"/>
        <w:keepNext w:val="0"/>
        <w:keepLines w:val="0"/>
        <w:pageBreakBefore w:val="0"/>
        <w:widowControl w:val="0"/>
        <w:tabs>
          <w:tab w:val="left" w:pos="347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（1）向</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仲裁委员会申请仲裁；</w:t>
      </w:r>
    </w:p>
    <w:p w14:paraId="000B854B">
      <w:pPr>
        <w:pStyle w:val="12"/>
        <w:keepNext w:val="0"/>
        <w:keepLines w:val="0"/>
        <w:pageBreakBefore w:val="0"/>
        <w:widowControl w:val="0"/>
        <w:tabs>
          <w:tab w:val="left" w:pos="347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（2）向</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人民法院起诉。</w:t>
      </w:r>
    </w:p>
    <w:p w14:paraId="5337878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6.本保函自我方法定代表人（或其授权代理人）签名并加盖公章之日起生效。</w:t>
      </w:r>
    </w:p>
    <w:p w14:paraId="7DA03E4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（以下无正文）</w:t>
      </w:r>
    </w:p>
    <w:p w14:paraId="39096460">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27387C68">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4FCAA3D8">
      <w:pPr>
        <w:pStyle w:val="12"/>
        <w:keepNext w:val="0"/>
        <w:keepLines w:val="0"/>
        <w:pageBreakBefore w:val="0"/>
        <w:widowControl w:val="0"/>
        <w:tabs>
          <w:tab w:val="left" w:pos="4418"/>
          <w:tab w:val="left" w:pos="4838"/>
          <w:tab w:val="left" w:pos="562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346" w:author="羊" w:date="2026-02-26T16:08:4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担保人：</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（盖单位章）</w:t>
      </w:r>
    </w:p>
    <w:p w14:paraId="2221177B">
      <w:pPr>
        <w:pStyle w:val="12"/>
        <w:keepNext w:val="0"/>
        <w:keepLines w:val="0"/>
        <w:pageBreakBefore w:val="0"/>
        <w:widowControl w:val="0"/>
        <w:tabs>
          <w:tab w:val="left" w:pos="4418"/>
          <w:tab w:val="left" w:pos="4838"/>
          <w:tab w:val="left" w:pos="562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347" w:author="羊" w:date="2026-02-26T16:08:5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法定代表人或其委托代理人：</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（签名）</w:t>
      </w:r>
    </w:p>
    <w:p w14:paraId="1A3763BA">
      <w:pPr>
        <w:pStyle w:val="12"/>
        <w:keepNext w:val="0"/>
        <w:keepLines w:val="0"/>
        <w:pageBreakBefore w:val="0"/>
        <w:widowControl w:val="0"/>
        <w:tabs>
          <w:tab w:val="left" w:pos="4418"/>
          <w:tab w:val="left" w:pos="4838"/>
          <w:tab w:val="left" w:pos="562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348" w:author="羊" w:date="2026-02-26T16:08:51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地址：</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p>
    <w:p w14:paraId="58574BCA">
      <w:pPr>
        <w:pStyle w:val="12"/>
        <w:keepNext w:val="0"/>
        <w:keepLines w:val="0"/>
        <w:pageBreakBefore w:val="0"/>
        <w:widowControl w:val="0"/>
        <w:tabs>
          <w:tab w:val="left" w:pos="4418"/>
          <w:tab w:val="left" w:pos="4838"/>
          <w:tab w:val="left" w:pos="562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349" w:author="羊" w:date="2026-02-26T16:08:52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邮政编码：</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p>
    <w:p w14:paraId="456EE8D7">
      <w:pPr>
        <w:pStyle w:val="12"/>
        <w:keepNext w:val="0"/>
        <w:keepLines w:val="0"/>
        <w:pageBreakBefore w:val="0"/>
        <w:widowControl w:val="0"/>
        <w:tabs>
          <w:tab w:val="left" w:pos="4418"/>
          <w:tab w:val="left" w:pos="4838"/>
          <w:tab w:val="left" w:pos="562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350" w:author="羊" w:date="2026-02-26T16:08:53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电话：</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p>
    <w:p w14:paraId="185CC3C6">
      <w:pPr>
        <w:pStyle w:val="12"/>
        <w:keepNext w:val="0"/>
        <w:keepLines w:val="0"/>
        <w:pageBreakBefore w:val="0"/>
        <w:widowControl w:val="0"/>
        <w:tabs>
          <w:tab w:val="left" w:pos="4418"/>
          <w:tab w:val="left" w:pos="4838"/>
          <w:tab w:val="left" w:pos="562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传真：</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p>
    <w:p w14:paraId="6AC90DED">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0E48CD76">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75B37E2D">
      <w:pPr>
        <w:pStyle w:val="12"/>
        <w:keepNext w:val="0"/>
        <w:keepLines w:val="0"/>
        <w:pageBreakBefore w:val="0"/>
        <w:widowControl w:val="0"/>
        <w:tabs>
          <w:tab w:val="left" w:pos="7439"/>
          <w:tab w:val="left" w:pos="8491"/>
          <w:tab w:val="left" w:pos="953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年</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月</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日</w:t>
      </w:r>
    </w:p>
    <w:p w14:paraId="2171572D">
      <w:pPr>
        <w:keepNext w:val="0"/>
        <w:keepLines w:val="0"/>
        <w:pageBreakBefore w:val="0"/>
        <w:widowControl w:val="0"/>
        <w:kinsoku/>
        <w:wordWrap/>
        <w:overflowPunct/>
        <w:topLinePunct w:val="0"/>
        <w:autoSpaceDE/>
        <w:autoSpaceDN/>
        <w:bidi w:val="0"/>
        <w:adjustRightInd w:val="0"/>
        <w:snapToGrid w:val="0"/>
        <w:spacing w:after="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sectPr>
          <w:pgSz w:w="11910" w:h="16840"/>
          <w:pgMar w:top="1580" w:right="920" w:bottom="1400" w:left="1020" w:header="0" w:footer="1218" w:gutter="0"/>
          <w:pgNumType w:fmt="decimal"/>
          <w:cols w:space="720" w:num="1"/>
        </w:sectPr>
      </w:pPr>
    </w:p>
    <w:p w14:paraId="1B8E296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附件5:支付担保</w:t>
      </w:r>
    </w:p>
    <w:p w14:paraId="3263D0FE">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34EFC0F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643" w:firstLineChars="200"/>
        <w:jc w:val="center"/>
        <w:textAlignment w:val="auto"/>
        <w:rPr>
          <w:rFonts w:ascii="宋体" w:hAnsi="宋体" w:eastAsia="宋体" w:cs="宋体"/>
          <w:b/>
          <w:bCs/>
          <w:i w:val="0"/>
          <w:snapToGrid w:val="0"/>
          <w:spacing w:val="0"/>
          <w:w w:val="100"/>
          <w:position w:val="0"/>
          <w:sz w:val="32"/>
          <w:szCs w:val="32"/>
        </w:rPr>
      </w:pPr>
      <w:r>
        <w:rPr>
          <w:rFonts w:ascii="宋体" w:hAnsi="宋体" w:eastAsia="宋体" w:cs="宋体"/>
          <w:b/>
          <w:bCs/>
          <w:i w:val="0"/>
          <w:snapToGrid w:val="0"/>
          <w:spacing w:val="0"/>
          <w:w w:val="100"/>
          <w:position w:val="0"/>
          <w:sz w:val="32"/>
          <w:szCs w:val="32"/>
        </w:rPr>
        <w:t>支付担保</w:t>
      </w:r>
    </w:p>
    <w:p w14:paraId="0132451B">
      <w:pPr>
        <w:pStyle w:val="12"/>
        <w:keepNext w:val="0"/>
        <w:keepLines w:val="0"/>
        <w:pageBreakBefore w:val="0"/>
        <w:widowControl w:val="0"/>
        <w:tabs>
          <w:tab w:val="left" w:pos="1478"/>
        </w:tabs>
        <w:kinsoku/>
        <w:wordWrap/>
        <w:overflowPunct/>
        <w:topLinePunct w:val="0"/>
        <w:autoSpaceDE/>
        <w:autoSpaceDN/>
        <w:bidi w:val="0"/>
        <w:adjustRightInd w:val="0"/>
        <w:snapToGrid w:val="0"/>
        <w:spacing w:before="0" w:line="360" w:lineRule="auto"/>
        <w:ind w:left="0" w:right="0" w:firstLine="0" w:firstLineChars="0"/>
        <w:jc w:val="both"/>
        <w:textAlignment w:val="auto"/>
        <w:rPr>
          <w:rFonts w:ascii="宋体" w:hAnsi="宋体" w:eastAsia="宋体" w:cs="宋体"/>
          <w:b w:val="0"/>
          <w:bCs w:val="0"/>
          <w:i w:val="0"/>
          <w:snapToGrid w:val="0"/>
          <w:spacing w:val="0"/>
          <w:w w:val="100"/>
          <w:position w:val="0"/>
          <w:sz w:val="21"/>
          <w:szCs w:val="21"/>
        </w:rPr>
      </w:pPr>
      <w:ins w:id="1351" w:author="羊" w:date="2026-02-26T18:25:13Z">
        <w:r>
          <w:rPr>
            <w:rFonts w:hint="eastAsia" w:ascii="宋体" w:hAnsi="宋体" w:eastAsia="宋体" w:cs="宋体"/>
            <w:b w:val="0"/>
            <w:bCs w:val="0"/>
            <w:i w:val="0"/>
            <w:snapToGrid w:val="0"/>
            <w:spacing w:val="0"/>
            <w:w w:val="100"/>
            <w:position w:val="0"/>
            <w:sz w:val="21"/>
            <w:szCs w:val="21"/>
            <w:u w:val="single"/>
            <w:lang w:val="en-US" w:eastAsia="zh-CN"/>
          </w:rPr>
          <w:t xml:space="preserve"> </w:t>
        </w:r>
      </w:ins>
      <w:ins w:id="1352" w:author="羊" w:date="2026-02-26T18:25:13Z">
        <w:r>
          <w:rPr>
            <w:rFonts w:hint="eastAsia" w:ascii="宋体" w:hAnsi="宋体" w:eastAsia="宋体" w:cs="宋体"/>
            <w:b w:val="0"/>
            <w:bCs w:val="0"/>
            <w:i w:val="0"/>
            <w:snapToGrid w:val="0"/>
            <w:spacing w:val="0"/>
            <w:w w:val="100"/>
            <w:position w:val="0"/>
            <w:sz w:val="21"/>
            <w:szCs w:val="21"/>
            <w:u w:val="single" w:color="000000"/>
            <w:lang w:val="en-US" w:eastAsia="zh-CN"/>
          </w:rPr>
          <w:t xml:space="preserve">中交第一航务工程局有限公司 </w:t>
        </w:r>
      </w:ins>
      <w:r>
        <w:rPr>
          <w:rFonts w:ascii="宋体" w:hAnsi="宋体" w:eastAsia="宋体" w:cs="宋体"/>
          <w:b w:val="0"/>
          <w:bCs w:val="0"/>
          <w:i w:val="0"/>
          <w:snapToGrid w:val="0"/>
          <w:spacing w:val="0"/>
          <w:w w:val="100"/>
          <w:position w:val="0"/>
          <w:sz w:val="21"/>
          <w:szCs w:val="21"/>
        </w:rPr>
        <w:t>（承包人）：</w:t>
      </w:r>
    </w:p>
    <w:p w14:paraId="27DA5C10">
      <w:pPr>
        <w:pStyle w:val="12"/>
        <w:keepNext w:val="0"/>
        <w:keepLines w:val="0"/>
        <w:pageBreakBefore w:val="0"/>
        <w:widowControl w:val="0"/>
        <w:tabs>
          <w:tab w:val="left" w:pos="2133"/>
          <w:tab w:val="left" w:pos="4415"/>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鉴于你方作为承包人已经与</w:t>
      </w:r>
      <w:ins w:id="1353" w:author="羊" w:date="2026-02-26T18:30:43Z">
        <w:r>
          <w:rPr>
            <w:rFonts w:hint="eastAsia" w:cs="宋体"/>
            <w:b w:val="0"/>
            <w:bCs w:val="0"/>
            <w:i w:val="0"/>
            <w:snapToGrid w:val="0"/>
            <w:spacing w:val="0"/>
            <w:w w:val="100"/>
            <w:position w:val="0"/>
            <w:sz w:val="21"/>
            <w:szCs w:val="21"/>
            <w:u w:val="single"/>
            <w:lang w:val="en-US" w:eastAsia="zh-CN"/>
          </w:rPr>
          <w:t xml:space="preserve"> </w:t>
        </w:r>
      </w:ins>
      <w:ins w:id="1354" w:author="羊" w:date="2026-02-26T18:30:41Z">
        <w:r>
          <w:rPr>
            <w:rFonts w:ascii="宋体" w:hAnsi="宋体" w:eastAsia="宋体" w:cs="宋体"/>
            <w:b w:val="0"/>
            <w:bCs w:val="0"/>
            <w:i w:val="0"/>
            <w:snapToGrid w:val="0"/>
            <w:spacing w:val="0"/>
            <w:w w:val="100"/>
            <w:position w:val="0"/>
            <w:sz w:val="21"/>
            <w:szCs w:val="21"/>
            <w:u w:val="single" w:color="000000"/>
          </w:rPr>
          <w:t>重庆航运建设发展</w:t>
        </w:r>
      </w:ins>
      <w:ins w:id="1355" w:author="羊" w:date="2026-03-01T18:09:21Z">
        <w:r>
          <w:rPr>
            <w:rFonts w:hint="eastAsia" w:cs="宋体"/>
            <w:b w:val="0"/>
            <w:bCs w:val="0"/>
            <w:i w:val="0"/>
            <w:snapToGrid w:val="0"/>
            <w:spacing w:val="0"/>
            <w:w w:val="100"/>
            <w:position w:val="0"/>
            <w:sz w:val="21"/>
            <w:szCs w:val="21"/>
            <w:u w:val="single" w:color="000000"/>
            <w:lang w:eastAsia="zh-CN"/>
          </w:rPr>
          <w:t>(集团)</w:t>
        </w:r>
      </w:ins>
      <w:ins w:id="1356" w:author="羊" w:date="2026-02-26T18:30:41Z">
        <w:r>
          <w:rPr>
            <w:rFonts w:ascii="宋体" w:hAnsi="宋体" w:eastAsia="宋体" w:cs="宋体"/>
            <w:b w:val="0"/>
            <w:bCs w:val="0"/>
            <w:i w:val="0"/>
            <w:snapToGrid w:val="0"/>
            <w:spacing w:val="0"/>
            <w:w w:val="100"/>
            <w:position w:val="0"/>
            <w:sz w:val="21"/>
            <w:szCs w:val="21"/>
            <w:u w:val="single" w:color="000000"/>
          </w:rPr>
          <w:t>有限公司</w:t>
        </w:r>
      </w:ins>
      <w:r>
        <w:rPr>
          <w:rFonts w:ascii="宋体" w:hAnsi="宋体" w:eastAsia="宋体" w:cs="宋体"/>
          <w:b w:val="0"/>
          <w:bCs w:val="0"/>
          <w:i w:val="0"/>
          <w:snapToGrid w:val="0"/>
          <w:spacing w:val="0"/>
          <w:w w:val="100"/>
          <w:position w:val="0"/>
          <w:sz w:val="21"/>
          <w:szCs w:val="21"/>
        </w:rPr>
        <w:t>（发包人名称）（以下称“发包人”）于</w:t>
      </w:r>
      <w:ins w:id="1357" w:author="羊" w:date="2026-02-26T18:30:49Z">
        <w:r>
          <w:rPr>
            <w:rFonts w:hint="eastAsia" w:cs="宋体"/>
            <w:b w:val="0"/>
            <w:bCs w:val="0"/>
            <w:i w:val="0"/>
            <w:snapToGrid w:val="0"/>
            <w:spacing w:val="0"/>
            <w:w w:val="100"/>
            <w:position w:val="0"/>
            <w:sz w:val="21"/>
            <w:szCs w:val="21"/>
            <w:u w:val="single"/>
            <w:lang w:val="en-US" w:eastAsia="zh-CN"/>
          </w:rPr>
          <w:t>202</w:t>
        </w:r>
      </w:ins>
      <w:ins w:id="1358" w:author="羊" w:date="2026-02-26T18:30:50Z">
        <w:r>
          <w:rPr>
            <w:rFonts w:hint="eastAsia" w:cs="宋体"/>
            <w:b w:val="0"/>
            <w:bCs w:val="0"/>
            <w:i w:val="0"/>
            <w:snapToGrid w:val="0"/>
            <w:spacing w:val="0"/>
            <w:w w:val="100"/>
            <w:position w:val="0"/>
            <w:sz w:val="21"/>
            <w:szCs w:val="21"/>
            <w:u w:val="single"/>
            <w:lang w:val="en-US" w:eastAsia="zh-CN"/>
          </w:rPr>
          <w:t>6</w:t>
        </w:r>
      </w:ins>
      <w:r>
        <w:rPr>
          <w:rFonts w:ascii="宋体" w:hAnsi="宋体" w:eastAsia="宋体" w:cs="宋体"/>
          <w:b w:val="0"/>
          <w:bCs w:val="0"/>
          <w:i w:val="0"/>
          <w:snapToGrid w:val="0"/>
          <w:spacing w:val="0"/>
          <w:w w:val="100"/>
          <w:position w:val="0"/>
          <w:sz w:val="21"/>
          <w:szCs w:val="21"/>
        </w:rPr>
        <w:t>年</w:t>
      </w:r>
      <w:ins w:id="1359" w:author="羊" w:date="2026-02-26T18:30:51Z">
        <w:r>
          <w:rPr>
            <w:rFonts w:hint="eastAsia" w:cs="宋体"/>
            <w:b w:val="0"/>
            <w:bCs w:val="0"/>
            <w:i w:val="0"/>
            <w:snapToGrid w:val="0"/>
            <w:spacing w:val="0"/>
            <w:w w:val="100"/>
            <w:position w:val="0"/>
            <w:sz w:val="21"/>
            <w:szCs w:val="21"/>
            <w:u w:val="single"/>
            <w:lang w:val="en-US" w:eastAsia="zh-CN"/>
          </w:rPr>
          <w:t xml:space="preserve"> </w:t>
        </w:r>
      </w:ins>
      <w:ins w:id="1360" w:author="羊" w:date="2026-02-26T18:31:00Z">
        <w:r>
          <w:rPr>
            <w:rFonts w:hint="eastAsia" w:cs="宋体"/>
            <w:b w:val="0"/>
            <w:bCs w:val="0"/>
            <w:i w:val="0"/>
            <w:snapToGrid w:val="0"/>
            <w:spacing w:val="0"/>
            <w:w w:val="100"/>
            <w:position w:val="0"/>
            <w:sz w:val="21"/>
            <w:szCs w:val="21"/>
            <w:u w:val="single"/>
            <w:lang w:val="en-US" w:eastAsia="zh-CN"/>
          </w:rPr>
          <w:t xml:space="preserve"> </w:t>
        </w:r>
      </w:ins>
      <w:r>
        <w:rPr>
          <w:rFonts w:ascii="宋体" w:hAnsi="宋体" w:eastAsia="宋体" w:cs="宋体"/>
          <w:b w:val="0"/>
          <w:bCs w:val="0"/>
          <w:i w:val="0"/>
          <w:snapToGrid w:val="0"/>
          <w:spacing w:val="0"/>
          <w:w w:val="100"/>
          <w:position w:val="0"/>
          <w:sz w:val="21"/>
          <w:szCs w:val="21"/>
        </w:rPr>
        <w:t>月</w:t>
      </w:r>
      <w:ins w:id="1361" w:author="羊" w:date="2026-02-26T18:30:52Z">
        <w:r>
          <w:rPr>
            <w:rFonts w:hint="eastAsia" w:cs="宋体"/>
            <w:b w:val="0"/>
            <w:bCs w:val="0"/>
            <w:i w:val="0"/>
            <w:snapToGrid w:val="0"/>
            <w:spacing w:val="0"/>
            <w:w w:val="100"/>
            <w:position w:val="0"/>
            <w:sz w:val="21"/>
            <w:szCs w:val="21"/>
            <w:u w:val="single"/>
            <w:lang w:val="en-US" w:eastAsia="zh-CN"/>
          </w:rPr>
          <w:t xml:space="preserve"> </w:t>
        </w:r>
      </w:ins>
      <w:ins w:id="1362" w:author="羊" w:date="2026-02-26T18:30:59Z">
        <w:r>
          <w:rPr>
            <w:rFonts w:hint="eastAsia" w:cs="宋体"/>
            <w:b w:val="0"/>
            <w:bCs w:val="0"/>
            <w:i w:val="0"/>
            <w:snapToGrid w:val="0"/>
            <w:spacing w:val="0"/>
            <w:w w:val="100"/>
            <w:position w:val="0"/>
            <w:sz w:val="21"/>
            <w:szCs w:val="21"/>
            <w:u w:val="single"/>
            <w:lang w:val="en-US" w:eastAsia="zh-CN"/>
          </w:rPr>
          <w:t xml:space="preserve"> </w:t>
        </w:r>
      </w:ins>
      <w:r>
        <w:rPr>
          <w:rFonts w:ascii="宋体" w:hAnsi="宋体" w:eastAsia="宋体" w:cs="宋体"/>
          <w:b w:val="0"/>
          <w:bCs w:val="0"/>
          <w:i w:val="0"/>
          <w:snapToGrid w:val="0"/>
          <w:spacing w:val="0"/>
          <w:w w:val="100"/>
          <w:position w:val="0"/>
          <w:sz w:val="21"/>
          <w:szCs w:val="21"/>
        </w:rPr>
        <w:t>日签订了</w:t>
      </w:r>
      <w:ins w:id="1363" w:author="羊" w:date="2026-02-26T18:36:46Z">
        <w:r>
          <w:rPr>
            <w:rFonts w:hint="eastAsia" w:cs="宋体"/>
            <w:b w:val="0"/>
            <w:bCs w:val="0"/>
            <w:i w:val="0"/>
            <w:snapToGrid w:val="0"/>
            <w:spacing w:val="0"/>
            <w:w w:val="100"/>
            <w:position w:val="0"/>
            <w:sz w:val="21"/>
            <w:szCs w:val="21"/>
            <w:u w:val="single" w:color="auto"/>
            <w:lang w:val="en-US" w:eastAsia="zh-CN"/>
          </w:rPr>
          <w:t xml:space="preserve"> </w:t>
        </w:r>
      </w:ins>
      <w:ins w:id="1364" w:author="羊" w:date="2026-02-26T18:36:46Z">
        <w:r>
          <w:rPr>
            <w:rFonts w:ascii="宋体" w:hAnsi="宋体" w:eastAsia="宋体" w:cs="宋体"/>
            <w:b w:val="0"/>
            <w:bCs w:val="0"/>
            <w:i w:val="0"/>
            <w:snapToGrid w:val="0"/>
            <w:spacing w:val="0"/>
            <w:w w:val="100"/>
            <w:position w:val="0"/>
            <w:sz w:val="21"/>
            <w:szCs w:val="21"/>
            <w:u w:val="single" w:color="auto"/>
          </w:rPr>
          <w:t>涪江干流富金坝电厂船闸扩能升级改造工程</w:t>
        </w:r>
      </w:ins>
      <w:r>
        <w:rPr>
          <w:rFonts w:ascii="宋体" w:hAnsi="宋体" w:eastAsia="宋体" w:cs="宋体"/>
          <w:b w:val="0"/>
          <w:bCs w:val="0"/>
          <w:i w:val="0"/>
          <w:snapToGrid w:val="0"/>
          <w:spacing w:val="0"/>
          <w:w w:val="100"/>
          <w:position w:val="0"/>
          <w:sz w:val="21"/>
          <w:szCs w:val="21"/>
        </w:rPr>
        <w:t>（工程名称）《建设工程施工合同》（以下称“主合同”），应发包人的申请，我方愿就发包人履行主合同约定的工程款支付义务以保证的方式向你方提供如下担保：</w:t>
      </w:r>
    </w:p>
    <w:p w14:paraId="3806B24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一、保证的范围及保证金额</w:t>
      </w:r>
    </w:p>
    <w:p w14:paraId="47C0B51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1.我方的保证范围是主合同约定的工程款。</w:t>
      </w:r>
    </w:p>
    <w:p w14:paraId="45B8D06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2.本保函所称主合同约定的工程款是指主合同约定的除工程质量保证金以外的合同价款。</w:t>
      </w:r>
    </w:p>
    <w:p w14:paraId="7EFD1E9C">
      <w:pPr>
        <w:pStyle w:val="12"/>
        <w:keepNext w:val="0"/>
        <w:keepLines w:val="0"/>
        <w:pageBreakBefore w:val="0"/>
        <w:widowControl w:val="0"/>
        <w:tabs>
          <w:tab w:val="left" w:pos="5258"/>
          <w:tab w:val="left" w:pos="9484"/>
        </w:tabs>
        <w:kinsoku/>
        <w:wordWrap/>
        <w:overflowPunct/>
        <w:topLinePunct w:val="0"/>
        <w:autoSpaceDE/>
        <w:autoSpaceDN/>
        <w:bidi w:val="0"/>
        <w:adjustRightInd w:val="0"/>
        <w:snapToGrid w:val="0"/>
        <w:spacing w:before="0" w:line="360" w:lineRule="auto"/>
        <w:ind w:left="418" w:leftChars="190" w:right="0" w:firstLine="0" w:firstLineChars="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3.我方保证的金额是主合同约定的工程款的</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%，数额最高不超过人民币元（大写：</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）。二、保证的方式及保证期间</w:t>
      </w:r>
    </w:p>
    <w:p w14:paraId="59E5908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1.我方保证的方式为：连带责任保证。</w:t>
      </w:r>
    </w:p>
    <w:p w14:paraId="263EF569">
      <w:pPr>
        <w:pStyle w:val="12"/>
        <w:keepNext w:val="0"/>
        <w:keepLines w:val="0"/>
        <w:pageBreakBefore w:val="0"/>
        <w:widowControl w:val="0"/>
        <w:tabs>
          <w:tab w:val="left" w:pos="840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2.我方保证的期间为：自合同生效之日起至主合同约定的工程款支付完毕之日后</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日内。</w:t>
      </w:r>
    </w:p>
    <w:p w14:paraId="220EFDC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3.你方与发包人协议变更工程款支付日期的，经我方书面同意后，保证期间按照变更后的支付日期做相应调整。</w:t>
      </w:r>
    </w:p>
    <w:p w14:paraId="2C3B214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365" w:author="羊" w:date="2026-02-26T16:09:2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三、承担保证责任的形式</w:t>
      </w:r>
    </w:p>
    <w:p w14:paraId="406E73B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366" w:author="羊" w:date="2026-02-26T16:09:2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我方承担保证责任的形式是代为支付。发包人未按主合同约定向你方支付工程款的，由我方在保证金额内代为支付。</w:t>
      </w:r>
    </w:p>
    <w:p w14:paraId="2B04D21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四、代偿的安排</w:t>
      </w:r>
    </w:p>
    <w:p w14:paraId="3AD41E3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1.你方要求我方承担保证责任的，应向我方发出书面索赔通知及发包人未支付主合同约定工程款的证明材料。索赔通知应写明要求索赔的金额，支付款项应到达的账号。</w:t>
      </w:r>
    </w:p>
    <w:p w14:paraId="308DD87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2.在出现你方与发包人因工程质量发生争议，发包人拒绝向你方支付工程款的情形时，你方要求我方履行保证责任代为支付的，需提供符合相应条件要求的工程质量检测机构出具的质量说明材料。</w:t>
      </w:r>
    </w:p>
    <w:p w14:paraId="1CC47A3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367" w:author="羊" w:date="2026-02-26T16:09:3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3.我方收到你方的书面索赔通知及相应的证明材料后７天内无条件支付。</w:t>
      </w:r>
    </w:p>
    <w:p w14:paraId="7E546B6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五、保证责任的解除</w:t>
      </w:r>
    </w:p>
    <w:p w14:paraId="79C8F15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1.在本保函承诺的保证期间内，你方未书面向我方主张保证责任的，自保证期间届满次日起，我方保证责任解除。</w:t>
      </w:r>
    </w:p>
    <w:p w14:paraId="10558F0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2.发包人按主合同约定履行了工程款的全部支付义务的，自本保函承诺的保证期间届满次日起，我方保证责任解除。</w:t>
      </w:r>
    </w:p>
    <w:p w14:paraId="212CFDD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3.我方按照本保函向你方履行保证责任所支付金额达到本保函保证金额时，自我方向你方支付（支付款项从我方账户划出）之日起，保证责任即解除。</w:t>
      </w:r>
    </w:p>
    <w:p w14:paraId="0BBE62D2">
      <w:pPr>
        <w:keepNext w:val="0"/>
        <w:keepLines w:val="0"/>
        <w:pageBreakBefore w:val="0"/>
        <w:widowControl w:val="0"/>
        <w:kinsoku/>
        <w:wordWrap/>
        <w:overflowPunct/>
        <w:topLinePunct w:val="0"/>
        <w:autoSpaceDE/>
        <w:autoSpaceDN/>
        <w:bidi w:val="0"/>
        <w:adjustRightInd w:val="0"/>
        <w:snapToGrid w:val="0"/>
        <w:spacing w:after="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sectPr>
          <w:footerReference r:id="rId9" w:type="default"/>
          <w:pgSz w:w="11910" w:h="16840"/>
          <w:pgMar w:top="1580" w:right="900" w:bottom="1400" w:left="1020" w:header="0" w:footer="1218" w:gutter="0"/>
          <w:pgNumType w:fmt="decimal" w:start="170"/>
          <w:cols w:space="720" w:num="1"/>
        </w:sectPr>
      </w:pPr>
    </w:p>
    <w:p w14:paraId="2233CC1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4.按照法律法规的规定或出现应解除我方保证责任的其他情形的，我方在本保函项下的保证责任亦解除。</w:t>
      </w:r>
    </w:p>
    <w:p w14:paraId="782AE843">
      <w:pPr>
        <w:pStyle w:val="12"/>
        <w:keepNext w:val="0"/>
        <w:keepLines w:val="0"/>
        <w:pageBreakBefore w:val="0"/>
        <w:widowControl w:val="0"/>
        <w:tabs>
          <w:tab w:val="left" w:pos="6297"/>
        </w:tabs>
        <w:kinsoku/>
        <w:wordWrap/>
        <w:overflowPunct/>
        <w:topLinePunct w:val="0"/>
        <w:autoSpaceDE/>
        <w:autoSpaceDN/>
        <w:bidi w:val="0"/>
        <w:adjustRightInd w:val="0"/>
        <w:snapToGrid w:val="0"/>
        <w:spacing w:before="0" w:line="360" w:lineRule="auto"/>
        <w:ind w:left="418" w:leftChars="190" w:right="0" w:firstLine="0" w:firstLineChars="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5.我方解除保证责任后，你方应自我方保证责任解除之日起</w:t>
      </w:r>
      <w:r>
        <w:rPr>
          <w:rFonts w:ascii="宋体" w:hAnsi="宋体" w:eastAsia="宋体" w:cs="宋体"/>
          <w:b w:val="0"/>
          <w:bCs w:val="0"/>
          <w:i w:val="0"/>
          <w:snapToGrid w:val="0"/>
          <w:spacing w:val="0"/>
          <w:w w:val="100"/>
          <w:position w:val="0"/>
          <w:sz w:val="21"/>
          <w:szCs w:val="21"/>
          <w:u w:val="single"/>
        </w:rPr>
        <w:tab/>
      </w:r>
      <w:r>
        <w:rPr>
          <w:rFonts w:ascii="宋体" w:hAnsi="宋体" w:eastAsia="宋体" w:cs="宋体"/>
          <w:b w:val="0"/>
          <w:bCs w:val="0"/>
          <w:i w:val="0"/>
          <w:snapToGrid w:val="0"/>
          <w:spacing w:val="0"/>
          <w:w w:val="100"/>
          <w:position w:val="0"/>
          <w:sz w:val="21"/>
          <w:szCs w:val="21"/>
        </w:rPr>
        <w:t>个工作日内，将本保函原件返还我方。六、免责条款</w:t>
      </w:r>
    </w:p>
    <w:p w14:paraId="6BED0B1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1.因你方违约致使发包人不能履行义务的，我方不承担保证责任。</w:t>
      </w:r>
    </w:p>
    <w:p w14:paraId="0849F4C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2.依照法律法规的规定或你方与发包人的另行约定，免除发包人部分或全部义务的，我方亦免除其相应的保证责任。</w:t>
      </w:r>
    </w:p>
    <w:p w14:paraId="16BAC2E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3.你方与发包人协议变更主合同的，如加重发包人责任致使我方保证责任加重的，需征得我方书面同意，否则我方不再承担因此而加重部分的保证责任，但主合同第10条〔变更〕约定的变更不受本款限制。</w:t>
      </w:r>
    </w:p>
    <w:p w14:paraId="460D1D7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368" w:author="羊" w:date="2026-02-26T16:09:5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4.因不可抗力造成发包人不能履行义务的，我方不承担保证责任。</w:t>
      </w:r>
    </w:p>
    <w:p w14:paraId="2F24BDB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七、争议解决</w:t>
      </w:r>
    </w:p>
    <w:p w14:paraId="611465A8">
      <w:pPr>
        <w:pStyle w:val="12"/>
        <w:keepNext w:val="0"/>
        <w:keepLines w:val="0"/>
        <w:pageBreakBefore w:val="0"/>
        <w:widowControl w:val="0"/>
        <w:tabs>
          <w:tab w:val="left" w:pos="890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因本保函或本保函相关事项发生的纠纷，可由双方协商解决，协商不成的，按下列第</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种方式解决：</w:t>
      </w:r>
    </w:p>
    <w:p w14:paraId="68A52B05">
      <w:pPr>
        <w:pStyle w:val="12"/>
        <w:keepNext w:val="0"/>
        <w:keepLines w:val="0"/>
        <w:pageBreakBefore w:val="0"/>
        <w:widowControl w:val="0"/>
        <w:tabs>
          <w:tab w:val="left" w:pos="347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（1）向</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仲裁委员会申请仲裁；</w:t>
      </w:r>
    </w:p>
    <w:p w14:paraId="4A04A78A">
      <w:pPr>
        <w:pStyle w:val="12"/>
        <w:keepNext w:val="0"/>
        <w:keepLines w:val="0"/>
        <w:pageBreakBefore w:val="0"/>
        <w:widowControl w:val="0"/>
        <w:tabs>
          <w:tab w:val="left" w:pos="3472"/>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369" w:author="羊" w:date="2026-02-26T16:10:1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（2）向</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人民法院起诉。</w:t>
      </w:r>
    </w:p>
    <w:p w14:paraId="49966000">
      <w:pPr>
        <w:pStyle w:val="12"/>
        <w:keepNext w:val="0"/>
        <w:keepLines w:val="0"/>
        <w:pageBreakBefore w:val="0"/>
        <w:widowControl w:val="0"/>
        <w:tabs>
          <w:tab w:val="left" w:pos="347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八、保函的生效</w:t>
      </w:r>
    </w:p>
    <w:p w14:paraId="75697C71">
      <w:pPr>
        <w:pStyle w:val="12"/>
        <w:keepNext w:val="0"/>
        <w:keepLines w:val="0"/>
        <w:pageBreakBefore w:val="0"/>
        <w:widowControl w:val="0"/>
        <w:tabs>
          <w:tab w:val="left" w:pos="504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370" w:author="羊" w:date="2026-02-26T16:10:1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本保函自我方法定代表人（或其授权代理人）签名并加盖公章之日起生效。</w:t>
      </w:r>
    </w:p>
    <w:p w14:paraId="38422171">
      <w:pPr>
        <w:pStyle w:val="12"/>
        <w:keepNext w:val="0"/>
        <w:keepLines w:val="0"/>
        <w:pageBreakBefore w:val="0"/>
        <w:widowControl w:val="0"/>
        <w:tabs>
          <w:tab w:val="left" w:pos="504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371" w:author="羊" w:date="2026-02-26T16:10:15Z"/>
          <w:rFonts w:ascii="宋体" w:hAnsi="宋体" w:eastAsia="宋体" w:cs="宋体"/>
          <w:b w:val="0"/>
          <w:bCs w:val="0"/>
          <w:i w:val="0"/>
          <w:snapToGrid w:val="0"/>
          <w:spacing w:val="0"/>
          <w:w w:val="100"/>
          <w:position w:val="0"/>
          <w:sz w:val="21"/>
          <w:szCs w:val="21"/>
        </w:rPr>
      </w:pPr>
    </w:p>
    <w:p w14:paraId="2645AEEE">
      <w:pPr>
        <w:pStyle w:val="12"/>
        <w:keepNext w:val="0"/>
        <w:keepLines w:val="0"/>
        <w:pageBreakBefore w:val="0"/>
        <w:widowControl w:val="0"/>
        <w:tabs>
          <w:tab w:val="left" w:pos="504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372" w:author="羊" w:date="2026-02-26T16:10:1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担保人：</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（盖章）</w:t>
      </w:r>
    </w:p>
    <w:p w14:paraId="07651C9B">
      <w:pPr>
        <w:pStyle w:val="12"/>
        <w:keepNext w:val="0"/>
        <w:keepLines w:val="0"/>
        <w:pageBreakBefore w:val="0"/>
        <w:widowControl w:val="0"/>
        <w:tabs>
          <w:tab w:val="left" w:pos="504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法定代表人或委托代理人：</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（签名）</w:t>
      </w:r>
    </w:p>
    <w:p w14:paraId="1058D8DC">
      <w:pPr>
        <w:pStyle w:val="12"/>
        <w:keepNext w:val="0"/>
        <w:keepLines w:val="0"/>
        <w:pageBreakBefore w:val="0"/>
        <w:widowControl w:val="0"/>
        <w:tabs>
          <w:tab w:val="left" w:pos="5817"/>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373" w:author="羊" w:date="2026-02-26T16:10:18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地址：</w:t>
      </w:r>
      <w:r>
        <w:rPr>
          <w:rFonts w:ascii="宋体" w:hAnsi="宋体" w:eastAsia="宋体" w:cs="宋体"/>
          <w:b w:val="0"/>
          <w:bCs w:val="0"/>
          <w:i w:val="0"/>
          <w:snapToGrid w:val="0"/>
          <w:spacing w:val="0"/>
          <w:w w:val="100"/>
          <w:position w:val="0"/>
          <w:sz w:val="21"/>
          <w:szCs w:val="21"/>
          <w:u w:val="single" w:color="000000"/>
        </w:rPr>
        <w:tab/>
      </w:r>
    </w:p>
    <w:p w14:paraId="7658063E">
      <w:pPr>
        <w:pStyle w:val="12"/>
        <w:keepNext w:val="0"/>
        <w:keepLines w:val="0"/>
        <w:pageBreakBefore w:val="0"/>
        <w:widowControl w:val="0"/>
        <w:tabs>
          <w:tab w:val="left" w:pos="5817"/>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374" w:author="羊" w:date="2026-02-26T16:10:19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邮政编码：</w:t>
      </w:r>
      <w:r>
        <w:rPr>
          <w:rFonts w:ascii="宋体" w:hAnsi="宋体" w:eastAsia="宋体" w:cs="宋体"/>
          <w:b w:val="0"/>
          <w:bCs w:val="0"/>
          <w:i w:val="0"/>
          <w:snapToGrid w:val="0"/>
          <w:spacing w:val="0"/>
          <w:w w:val="100"/>
          <w:position w:val="0"/>
          <w:sz w:val="21"/>
          <w:szCs w:val="21"/>
          <w:u w:val="single" w:color="000000"/>
        </w:rPr>
        <w:tab/>
      </w:r>
    </w:p>
    <w:p w14:paraId="1F12882E">
      <w:pPr>
        <w:pStyle w:val="12"/>
        <w:keepNext w:val="0"/>
        <w:keepLines w:val="0"/>
        <w:pageBreakBefore w:val="0"/>
        <w:widowControl w:val="0"/>
        <w:tabs>
          <w:tab w:val="left" w:pos="5817"/>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hint="eastAsia" w:ascii="宋体" w:hAnsi="宋体" w:eastAsia="宋体" w:cs="宋体"/>
          <w:b w:val="0"/>
          <w:bCs w:val="0"/>
          <w:i w:val="0"/>
          <w:snapToGrid w:val="0"/>
          <w:spacing w:val="0"/>
          <w:w w:val="100"/>
          <w:position w:val="0"/>
          <w:sz w:val="21"/>
          <w:szCs w:val="21"/>
          <w:lang w:eastAsia="zh-CN"/>
        </w:rPr>
      </w:pPr>
      <w:r>
        <w:rPr>
          <w:rFonts w:ascii="宋体" w:hAnsi="宋体" w:eastAsia="宋体" w:cs="宋体"/>
          <w:b w:val="0"/>
          <w:bCs w:val="0"/>
          <w:i w:val="0"/>
          <w:snapToGrid w:val="0"/>
          <w:spacing w:val="0"/>
          <w:w w:val="100"/>
          <w:position w:val="0"/>
          <w:sz w:val="21"/>
          <w:szCs w:val="21"/>
        </w:rPr>
        <w:t>传真：</w:t>
      </w:r>
      <w:r>
        <w:rPr>
          <w:rFonts w:ascii="宋体" w:hAnsi="宋体" w:eastAsia="宋体" w:cs="宋体"/>
          <w:b w:val="0"/>
          <w:bCs w:val="0"/>
          <w:i w:val="0"/>
          <w:snapToGrid w:val="0"/>
          <w:spacing w:val="0"/>
          <w:w w:val="100"/>
          <w:position w:val="0"/>
          <w:sz w:val="21"/>
          <w:szCs w:val="21"/>
          <w:u w:val="single" w:color="000000"/>
        </w:rPr>
        <w:tab/>
      </w:r>
    </w:p>
    <w:p w14:paraId="3A926FDA">
      <w:pPr>
        <w:pStyle w:val="12"/>
        <w:keepNext w:val="0"/>
        <w:keepLines w:val="0"/>
        <w:pageBreakBefore w:val="0"/>
        <w:widowControl w:val="0"/>
        <w:tabs>
          <w:tab w:val="left" w:pos="3472"/>
          <w:tab w:val="left" w:pos="4312"/>
          <w:tab w:val="left" w:pos="515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年</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月</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日</w:t>
      </w:r>
    </w:p>
    <w:p w14:paraId="6CF4E397">
      <w:pPr>
        <w:keepNext w:val="0"/>
        <w:keepLines w:val="0"/>
        <w:pageBreakBefore w:val="0"/>
        <w:widowControl w:val="0"/>
        <w:kinsoku/>
        <w:wordWrap/>
        <w:overflowPunct/>
        <w:topLinePunct w:val="0"/>
        <w:autoSpaceDE/>
        <w:autoSpaceDN/>
        <w:bidi w:val="0"/>
        <w:adjustRightInd w:val="0"/>
        <w:snapToGrid w:val="0"/>
        <w:spacing w:after="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sectPr>
          <w:pgSz w:w="11910" w:h="16840"/>
          <w:pgMar w:top="1360" w:right="920" w:bottom="1400" w:left="1020" w:header="0" w:footer="1218" w:gutter="0"/>
          <w:pgNumType w:fmt="decimal"/>
          <w:cols w:space="720" w:num="1"/>
        </w:sectPr>
      </w:pPr>
    </w:p>
    <w:p w14:paraId="1D04857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353" w:name="附件6：安全生产合同"/>
      <w:bookmarkEnd w:id="353"/>
      <w:bookmarkStart w:id="354" w:name="_bookmark137"/>
      <w:bookmarkEnd w:id="354"/>
      <w:r>
        <w:rPr>
          <w:rFonts w:ascii="宋体" w:hAnsi="宋体" w:eastAsia="宋体" w:cs="宋体"/>
          <w:b w:val="0"/>
          <w:bCs w:val="0"/>
          <w:i w:val="0"/>
          <w:snapToGrid w:val="0"/>
          <w:spacing w:val="0"/>
          <w:w w:val="100"/>
          <w:position w:val="0"/>
          <w:sz w:val="21"/>
          <w:szCs w:val="21"/>
        </w:rPr>
        <w:t>附件6：安全生产合同</w:t>
      </w:r>
    </w:p>
    <w:p w14:paraId="01DE61E3">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5F863E5E">
      <w:pPr>
        <w:keepNext w:val="0"/>
        <w:keepLines w:val="0"/>
        <w:pageBreakBefore w:val="0"/>
        <w:widowControl w:val="0"/>
        <w:kinsoku/>
        <w:wordWrap/>
        <w:overflowPunct/>
        <w:topLinePunct w:val="0"/>
        <w:autoSpaceDE/>
        <w:autoSpaceDN/>
        <w:bidi w:val="0"/>
        <w:adjustRightInd w:val="0"/>
        <w:snapToGrid w:val="0"/>
        <w:spacing w:line="360" w:lineRule="auto"/>
        <w:ind w:left="0" w:right="0" w:firstLine="643" w:firstLineChars="200"/>
        <w:jc w:val="center"/>
        <w:textAlignment w:val="auto"/>
        <w:rPr>
          <w:rFonts w:ascii="宋体" w:hAnsi="宋体" w:eastAsia="宋体" w:cs="宋体"/>
          <w:b/>
          <w:bCs/>
          <w:i w:val="0"/>
          <w:snapToGrid w:val="0"/>
          <w:spacing w:val="0"/>
          <w:w w:val="100"/>
          <w:position w:val="0"/>
          <w:sz w:val="32"/>
          <w:szCs w:val="32"/>
        </w:rPr>
      </w:pPr>
      <w:r>
        <w:rPr>
          <w:rFonts w:ascii="宋体" w:hAnsi="宋体" w:eastAsia="宋体" w:cs="宋体"/>
          <w:b/>
          <w:bCs/>
          <w:i w:val="0"/>
          <w:snapToGrid w:val="0"/>
          <w:spacing w:val="0"/>
          <w:w w:val="100"/>
          <w:position w:val="0"/>
          <w:sz w:val="32"/>
          <w:szCs w:val="32"/>
        </w:rPr>
        <w:t>安全生产合同</w:t>
      </w:r>
    </w:p>
    <w:p w14:paraId="2223B713">
      <w:pPr>
        <w:pStyle w:val="12"/>
        <w:keepNext w:val="0"/>
        <w:keepLines w:val="0"/>
        <w:pageBreakBefore w:val="0"/>
        <w:widowControl w:val="0"/>
        <w:tabs>
          <w:tab w:val="left" w:pos="2980"/>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为在</w:t>
      </w:r>
      <w:ins w:id="1375" w:author="羊" w:date="2026-02-26T18:37:03Z">
        <w:r>
          <w:rPr>
            <w:rFonts w:hint="eastAsia" w:cs="宋体"/>
            <w:b w:val="0"/>
            <w:bCs w:val="0"/>
            <w:i w:val="0"/>
            <w:snapToGrid w:val="0"/>
            <w:spacing w:val="0"/>
            <w:w w:val="100"/>
            <w:position w:val="0"/>
            <w:sz w:val="21"/>
            <w:szCs w:val="21"/>
            <w:u w:val="single" w:color="auto"/>
            <w:lang w:val="en-US" w:eastAsia="zh-CN"/>
          </w:rPr>
          <w:t xml:space="preserve"> </w:t>
        </w:r>
      </w:ins>
      <w:ins w:id="1376" w:author="羊" w:date="2026-02-26T18:37:03Z">
        <w:r>
          <w:rPr>
            <w:rFonts w:ascii="宋体" w:hAnsi="宋体" w:eastAsia="宋体" w:cs="宋体"/>
            <w:b w:val="0"/>
            <w:bCs w:val="0"/>
            <w:i w:val="0"/>
            <w:snapToGrid w:val="0"/>
            <w:spacing w:val="0"/>
            <w:w w:val="100"/>
            <w:position w:val="0"/>
            <w:sz w:val="21"/>
            <w:szCs w:val="21"/>
            <w:u w:val="single" w:color="auto"/>
          </w:rPr>
          <w:t>涪江干流富金坝电厂船闸扩能升级改造工程</w:t>
        </w:r>
      </w:ins>
      <w:ins w:id="1377" w:author="羊" w:date="2026-02-26T18:37:07Z">
        <w:r>
          <w:rPr>
            <w:rFonts w:hint="eastAsia" w:cs="宋体"/>
            <w:b w:val="0"/>
            <w:bCs w:val="0"/>
            <w:i w:val="0"/>
            <w:snapToGrid w:val="0"/>
            <w:spacing w:val="0"/>
            <w:w w:val="100"/>
            <w:position w:val="0"/>
            <w:sz w:val="21"/>
            <w:szCs w:val="21"/>
            <w:u w:val="single" w:color="auto"/>
            <w:lang w:val="en-US" w:eastAsia="zh-CN"/>
          </w:rPr>
          <w:t xml:space="preserve"> </w:t>
        </w:r>
      </w:ins>
      <w:r>
        <w:rPr>
          <w:rFonts w:ascii="宋体" w:hAnsi="宋体" w:eastAsia="宋体" w:cs="宋体"/>
          <w:b w:val="0"/>
          <w:bCs w:val="0"/>
          <w:i w:val="0"/>
          <w:snapToGrid w:val="0"/>
          <w:spacing w:val="0"/>
          <w:w w:val="100"/>
          <w:position w:val="0"/>
          <w:sz w:val="21"/>
          <w:szCs w:val="21"/>
          <w:u w:val="single" w:color="000000"/>
        </w:rPr>
        <w:t>施工招标</w:t>
      </w:r>
      <w:r>
        <w:rPr>
          <w:rFonts w:ascii="宋体" w:hAnsi="宋体" w:eastAsia="宋体" w:cs="宋体"/>
          <w:b w:val="0"/>
          <w:bCs w:val="0"/>
          <w:i w:val="0"/>
          <w:snapToGrid w:val="0"/>
          <w:spacing w:val="0"/>
          <w:w w:val="100"/>
          <w:position w:val="0"/>
          <w:sz w:val="21"/>
          <w:szCs w:val="21"/>
        </w:rPr>
        <w:t>施工合同的实施过程中创造安全、高效的施工环境，切实搞好本项目的安全管理工作，本项目业主</w:t>
      </w:r>
      <w:ins w:id="1378" w:author="羊" w:date="2026-02-26T18:31:24Z">
        <w:r>
          <w:rPr>
            <w:rFonts w:hint="eastAsia" w:cs="宋体"/>
            <w:b w:val="0"/>
            <w:bCs w:val="0"/>
            <w:i w:val="0"/>
            <w:snapToGrid w:val="0"/>
            <w:spacing w:val="0"/>
            <w:w w:val="100"/>
            <w:position w:val="0"/>
            <w:sz w:val="21"/>
            <w:szCs w:val="21"/>
            <w:u w:val="single"/>
            <w:lang w:val="en-US" w:eastAsia="zh-CN"/>
          </w:rPr>
          <w:t xml:space="preserve"> </w:t>
        </w:r>
      </w:ins>
      <w:ins w:id="1379" w:author="羊" w:date="2026-02-26T18:31:21Z">
        <w:r>
          <w:rPr>
            <w:rFonts w:ascii="宋体" w:hAnsi="宋体" w:eastAsia="宋体" w:cs="宋体"/>
            <w:b w:val="0"/>
            <w:bCs w:val="0"/>
            <w:i w:val="0"/>
            <w:snapToGrid w:val="0"/>
            <w:spacing w:val="0"/>
            <w:w w:val="100"/>
            <w:position w:val="0"/>
            <w:sz w:val="21"/>
            <w:szCs w:val="21"/>
            <w:u w:val="single" w:color="000000"/>
          </w:rPr>
          <w:t>重庆航运建设发展(集团</w:t>
        </w:r>
      </w:ins>
      <w:ins w:id="1380" w:author="羊" w:date="2026-02-26T18:31:50Z">
        <w:r>
          <w:rPr>
            <w:rFonts w:hint="eastAsia" w:cs="宋体"/>
            <w:b w:val="0"/>
            <w:bCs w:val="0"/>
            <w:i w:val="0"/>
            <w:snapToGrid w:val="0"/>
            <w:spacing w:val="0"/>
            <w:w w:val="100"/>
            <w:position w:val="0"/>
            <w:sz w:val="21"/>
            <w:szCs w:val="21"/>
            <w:u w:val="single" w:color="000000"/>
            <w:lang w:val="en-US" w:eastAsia="zh-CN"/>
          </w:rPr>
          <w:t>)</w:t>
        </w:r>
      </w:ins>
      <w:ins w:id="1381" w:author="羊" w:date="2026-02-26T18:31:21Z">
        <w:r>
          <w:rPr>
            <w:rFonts w:ascii="宋体" w:hAnsi="宋体" w:eastAsia="宋体" w:cs="宋体"/>
            <w:b w:val="0"/>
            <w:bCs w:val="0"/>
            <w:i w:val="0"/>
            <w:snapToGrid w:val="0"/>
            <w:spacing w:val="0"/>
            <w:w w:val="100"/>
            <w:position w:val="0"/>
            <w:sz w:val="21"/>
            <w:szCs w:val="21"/>
            <w:u w:val="single" w:color="000000"/>
          </w:rPr>
          <w:t>有限公司</w:t>
        </w:r>
      </w:ins>
      <w:del w:id="1382" w:author="羊" w:date="2026-02-26T18:31:21Z">
        <w:r>
          <w:rPr>
            <w:rFonts w:ascii="宋体" w:hAnsi="宋体" w:eastAsia="宋体" w:cs="宋体"/>
            <w:b w:val="0"/>
            <w:bCs w:val="0"/>
            <w:i w:val="0"/>
            <w:snapToGrid w:val="0"/>
            <w:spacing w:val="0"/>
            <w:w w:val="100"/>
            <w:position w:val="0"/>
            <w:sz w:val="21"/>
            <w:szCs w:val="21"/>
            <w:u w:val="single" w:color="000000"/>
          </w:rPr>
          <w:delText>（全称）</w:delText>
        </w:r>
      </w:del>
      <w:ins w:id="1383" w:author="羊" w:date="2026-02-26T18:31:23Z">
        <w:r>
          <w:rPr>
            <w:rFonts w:hint="eastAsia" w:cs="宋体"/>
            <w:b w:val="0"/>
            <w:bCs w:val="0"/>
            <w:i w:val="0"/>
            <w:snapToGrid w:val="0"/>
            <w:spacing w:val="0"/>
            <w:w w:val="100"/>
            <w:position w:val="0"/>
            <w:sz w:val="21"/>
            <w:szCs w:val="21"/>
            <w:u w:val="single" w:color="000000"/>
            <w:lang w:val="en-US" w:eastAsia="zh-CN"/>
          </w:rPr>
          <w:t xml:space="preserve"> </w:t>
        </w:r>
      </w:ins>
      <w:r>
        <w:rPr>
          <w:rFonts w:ascii="宋体" w:hAnsi="宋体" w:eastAsia="宋体" w:cs="宋体"/>
          <w:b w:val="0"/>
          <w:bCs w:val="0"/>
          <w:i w:val="0"/>
          <w:snapToGrid w:val="0"/>
          <w:spacing w:val="0"/>
          <w:w w:val="100"/>
          <w:position w:val="0"/>
          <w:sz w:val="21"/>
          <w:szCs w:val="21"/>
        </w:rPr>
        <w:t>（以下简称“甲方”）与承包人</w:t>
      </w:r>
      <w:ins w:id="1384" w:author="羊" w:date="2026-02-26T18:25:05Z">
        <w:r>
          <w:rPr>
            <w:rFonts w:hint="eastAsia" w:ascii="宋体" w:hAnsi="宋体" w:eastAsia="宋体" w:cs="宋体"/>
            <w:b w:val="0"/>
            <w:bCs w:val="0"/>
            <w:i w:val="0"/>
            <w:snapToGrid w:val="0"/>
            <w:spacing w:val="0"/>
            <w:w w:val="100"/>
            <w:position w:val="0"/>
            <w:sz w:val="21"/>
            <w:szCs w:val="21"/>
            <w:u w:val="single"/>
            <w:lang w:val="en-US" w:eastAsia="zh-CN"/>
          </w:rPr>
          <w:t xml:space="preserve"> </w:t>
        </w:r>
      </w:ins>
      <w:ins w:id="1385" w:author="羊" w:date="2026-02-26T18:25:05Z">
        <w:r>
          <w:rPr>
            <w:rFonts w:hint="eastAsia" w:ascii="宋体" w:hAnsi="宋体" w:eastAsia="宋体" w:cs="宋体"/>
            <w:b w:val="0"/>
            <w:bCs w:val="0"/>
            <w:i w:val="0"/>
            <w:snapToGrid w:val="0"/>
            <w:spacing w:val="0"/>
            <w:w w:val="100"/>
            <w:position w:val="0"/>
            <w:sz w:val="21"/>
            <w:szCs w:val="21"/>
            <w:u w:val="single" w:color="000000"/>
            <w:lang w:val="en-US" w:eastAsia="zh-CN"/>
          </w:rPr>
          <w:t xml:space="preserve">中交第一航务工程局有限公司 </w:t>
        </w:r>
      </w:ins>
      <w:del w:id="1386" w:author="羊" w:date="2026-02-26T18:25:05Z">
        <w:r>
          <w:rPr>
            <w:rFonts w:ascii="宋体" w:hAnsi="宋体" w:eastAsia="宋体" w:cs="宋体"/>
            <w:b w:val="0"/>
            <w:bCs w:val="0"/>
            <w:i w:val="0"/>
            <w:snapToGrid w:val="0"/>
            <w:spacing w:val="0"/>
            <w:w w:val="100"/>
            <w:position w:val="0"/>
            <w:sz w:val="21"/>
            <w:szCs w:val="21"/>
            <w:u w:val="single" w:color="000000"/>
          </w:rPr>
          <w:delText>（全称）</w:delText>
        </w:r>
      </w:del>
      <w:r>
        <w:rPr>
          <w:rFonts w:ascii="宋体" w:hAnsi="宋体" w:eastAsia="宋体" w:cs="宋体"/>
          <w:b w:val="0"/>
          <w:bCs w:val="0"/>
          <w:i w:val="0"/>
          <w:snapToGrid w:val="0"/>
          <w:spacing w:val="0"/>
          <w:w w:val="100"/>
          <w:position w:val="0"/>
          <w:sz w:val="21"/>
          <w:szCs w:val="21"/>
        </w:rPr>
        <w:t>（以下简称“乙方”）特此签订安全生产合同：</w:t>
      </w:r>
    </w:p>
    <w:p w14:paraId="6018C6B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一、甲方职责</w:t>
      </w:r>
    </w:p>
    <w:p w14:paraId="1E16257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1．严格遵守国家有关安全生产的法律法规，认真执行工程承包合同中的有关安全要求。</w:t>
      </w:r>
    </w:p>
    <w:p w14:paraId="27202D1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2.按照“安全第一、预防为主”和坚持“管生产必须管安全”的原则进行安全生产管理，做到生产与安全工作同时计划、布置、检查、总结和评比。</w:t>
      </w:r>
    </w:p>
    <w:p w14:paraId="3440517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3．重要的安全设施必须坚持与主体工程“三同时”的原则，即：同时设计、审批，同时施工，同时验收，投入使用。</w:t>
      </w:r>
    </w:p>
    <w:p w14:paraId="55F132F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4．定期召开安全生产调度会，及时传达中央及地方有关安全生产的精神。</w:t>
      </w:r>
    </w:p>
    <w:p w14:paraId="54318D3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387" w:author="羊" w:date="2026-02-26T16:10:4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5．组织对乙方施工现场安全生产检查，监督乙方及时处理发现的各种安全隐患。</w:t>
      </w:r>
    </w:p>
    <w:p w14:paraId="57228A5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二、乙方职责</w:t>
      </w:r>
    </w:p>
    <w:p w14:paraId="1BF7BBB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1．严格遵守国家、行业、地方有关安全生产的法律法规、安全生产的规定，认真执行工程承包合同中的有关安全要求。</w:t>
      </w:r>
    </w:p>
    <w:p w14:paraId="0B9B7E6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坚持“安全第一、预防为主”和“管生产必须管安全”的原则，加强安全生产宣传教育，增强全员安全生产意识，建立健全各项安全生产的管理机构和安全生产管理制度，配备专职及兼职安全检查人员，有组织有领导地开展安全生产活动。各级领导。工程技术人员、生产管理人员和具体操作人员，必须熟悉和遵守本条款的各项规定，做到生产与安全工作同时计划、布置、检查、总结和评比。</w:t>
      </w:r>
    </w:p>
    <w:p w14:paraId="49717CD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建立健全安全生产责任制。从派往项目实施的项目经理到生产工人（包括临时雇请的民工）的安全生产管理系统必须做到纵向到底，一环不漏；各职能部门、人员的安全生产责任制做到横向到边，人人有责。项目经理是安全生产的第一责任人。施工现场应当按照每个施工现场配备1名安全生产管理员，负责生产安全和治安保卫工作及预防事故的发生。专职安全生产管理员有权按有关规定发布指令，并采取保护性措施防止事故发生。</w:t>
      </w:r>
    </w:p>
    <w:p w14:paraId="60D7090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4．乙方在任何时候都应采取各种合理的预防措施，防止其员工发生任何违法、违禁、暴力或妨碍治安的行为。</w:t>
      </w:r>
    </w:p>
    <w:p w14:paraId="6E29083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乙方必须具有劳动安全管理部门颁发的安全生产证书，参加施工的人员，必须接受安全技术教育，熟知和遵守本工种的各项安全技术操作规程，定期进行安全技术考核，合格者方准上岗操作。对于从事电气、起重、建筑登高架设作业、压力容器、焊接、机动车船艇驾驶、爆破、潜水、水上水下作业等特殊工种的人员，经过专业培训，获得《安全操作合格证》后，方准持证上岗。施工现场如出现特种作业无证操作现象时，项目经理必须承担管理责任。</w:t>
      </w:r>
    </w:p>
    <w:p w14:paraId="4B55749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对于易燃易爆的材料除应专门妥善保管之外，还应配备有足够的消防设施，所有施工人员都应熟悉消防设备的性能和使用方法；乙方不得将任何种类的爆炸物给予、易货或以其他方式转让给任何其他人，或允许、容忍上述同样行为。</w:t>
      </w:r>
    </w:p>
    <w:p w14:paraId="2101442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7．操作人员上岗，必须按规定穿戴防护用品。施工负责人和安全检查员应随时检查劳动防护用品的穿戴情况，不按规定穿戴防护用品的人员不得上岗。</w:t>
      </w:r>
    </w:p>
    <w:p w14:paraId="4ED7F0A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388" w:author="羊" w:date="2026-02-26T16:10:5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8．所有施工机具设备和高空作业的设备均应定期检查，并有安全员的签名记录，保证其经常处于完好状态；不合格的机具、设备和劳动保护用品严禁使用。</w:t>
      </w:r>
    </w:p>
    <w:p w14:paraId="64CDDBF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389" w:author="羊" w:date="2026-02-26T16:11:0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9．施工中采用新技术、新工艺、新设备、新材料时，必须制定相应的安全技术措施，施工现场必须具有相关的安全标志牌。</w:t>
      </w:r>
    </w:p>
    <w:p w14:paraId="556CCCB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10．乙方必须按照本工程项目特点，组织制定本工程实施中的生产安全事故应急救援预案；如果发生安全事故，应按照《国务院关于特大安全事故行政责任追究的规定》以及其它有关规定，及时上报有关部门，并坚持“三不放过”的原则，严肃处理相关责任人。</w:t>
      </w:r>
    </w:p>
    <w:p w14:paraId="5E6F386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三、违约责任</w:t>
      </w:r>
    </w:p>
    <w:p w14:paraId="36304BD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如因甲方或乙方违约造成安全事故，将依法追究责任。</w:t>
      </w:r>
    </w:p>
    <w:p w14:paraId="18228650">
      <w:pPr>
        <w:pStyle w:val="12"/>
        <w:keepNext w:val="0"/>
        <w:keepLines w:val="0"/>
        <w:pageBreakBefore w:val="0"/>
        <w:widowControl w:val="0"/>
        <w:tabs>
          <w:tab w:val="left" w:pos="3434"/>
          <w:tab w:val="left" w:pos="6880"/>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本合同正本一式二份，副本</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份，合同双方各执正本一份，副本</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份。由双方法定代表人或其授权的代理人签署与加盖公章后生效，全部工程竣工验收后失效。</w:t>
      </w:r>
    </w:p>
    <w:p w14:paraId="69E4DC40">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ins w:id="1390" w:author="羊" w:date="2026-02-26T16:12:07Z"/>
          <w:rFonts w:ascii="宋体" w:hAnsi="宋体" w:eastAsia="宋体" w:cs="宋体"/>
          <w:b w:val="0"/>
          <w:bCs w:val="0"/>
          <w:i w:val="0"/>
          <w:snapToGrid w:val="0"/>
          <w:spacing w:val="0"/>
          <w:w w:val="100"/>
          <w:position w:val="0"/>
          <w:sz w:val="21"/>
          <w:szCs w:val="21"/>
        </w:rPr>
      </w:pPr>
    </w:p>
    <w:p w14:paraId="71833B76">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76CBCDB3">
      <w:pPr>
        <w:pStyle w:val="12"/>
        <w:tabs>
          <w:tab w:val="left" w:pos="1432"/>
          <w:tab w:val="left" w:pos="4478"/>
          <w:tab w:val="left" w:pos="4689"/>
          <w:tab w:val="left" w:pos="5949"/>
        </w:tabs>
        <w:spacing w:before="0" w:beforeLines="0" w:afterLines="0" w:line="360" w:lineRule="auto"/>
        <w:ind w:left="0" w:right="0" w:firstLine="0" w:firstLineChars="0"/>
        <w:jc w:val="both"/>
        <w:rPr>
          <w:ins w:id="1391" w:author="羊" w:date="2026-02-26T16:12:59Z"/>
          <w:rFonts w:hint="eastAsia" w:asciiTheme="minorEastAsia" w:hAnsiTheme="minorEastAsia" w:eastAsiaTheme="minorEastAsia" w:cstheme="minorEastAsia"/>
          <w:w w:val="100"/>
        </w:rPr>
        <w:sectPr>
          <w:pgSz w:w="11910" w:h="16840"/>
          <w:pgMar w:top="1417" w:right="1134" w:bottom="1417" w:left="1020" w:header="0" w:footer="1218" w:gutter="0"/>
          <w:cols w:space="425" w:num="1"/>
          <w:rtlGutter w:val="0"/>
        </w:sectPr>
      </w:pPr>
    </w:p>
    <w:p w14:paraId="02FB00C5">
      <w:pPr>
        <w:pStyle w:val="12"/>
        <w:tabs>
          <w:tab w:val="left" w:pos="1432"/>
          <w:tab w:val="left" w:pos="4478"/>
          <w:tab w:val="left" w:pos="4689"/>
          <w:tab w:val="left" w:pos="5949"/>
        </w:tabs>
        <w:spacing w:before="0" w:beforeLines="0" w:afterLines="0" w:line="360" w:lineRule="auto"/>
        <w:ind w:left="0" w:right="0" w:firstLine="0" w:firstLineChars="0"/>
        <w:jc w:val="both"/>
        <w:rPr>
          <w:ins w:id="1392" w:author="羊" w:date="2026-02-26T16:12:52Z"/>
          <w:rFonts w:hint="eastAsia" w:asciiTheme="minorEastAsia" w:hAnsiTheme="minorEastAsia" w:eastAsiaTheme="minorEastAsia" w:cstheme="minorEastAsia"/>
          <w:w w:val="100"/>
        </w:rPr>
      </w:pPr>
      <w:ins w:id="1393" w:author="羊" w:date="2026-02-26T16:12:52Z">
        <w:r>
          <w:rPr>
            <w:rFonts w:hint="eastAsia" w:asciiTheme="minorEastAsia" w:hAnsiTheme="minorEastAsia" w:eastAsiaTheme="minorEastAsia" w:cstheme="minorEastAsia"/>
            <w:w w:val="100"/>
          </w:rPr>
          <w:t>甲方：</w:t>
        </w:r>
      </w:ins>
      <w:ins w:id="1394" w:author="羊" w:date="2026-02-26T18:31:31Z">
        <w:r>
          <w:rPr>
            <w:rFonts w:ascii="宋体" w:hAnsi="宋体" w:eastAsia="宋体" w:cs="宋体"/>
            <w:b w:val="0"/>
            <w:bCs w:val="0"/>
            <w:i w:val="0"/>
            <w:snapToGrid w:val="0"/>
            <w:spacing w:val="0"/>
            <w:w w:val="100"/>
            <w:position w:val="0"/>
            <w:sz w:val="21"/>
            <w:szCs w:val="21"/>
            <w:u w:val="single" w:color="000000"/>
          </w:rPr>
          <w:t>重庆航运建设发展(集团</w:t>
        </w:r>
      </w:ins>
      <w:ins w:id="1395" w:author="羊" w:date="2026-02-26T18:31:38Z">
        <w:r>
          <w:rPr>
            <w:rFonts w:hint="eastAsia" w:cs="宋体"/>
            <w:b w:val="0"/>
            <w:bCs w:val="0"/>
            <w:i w:val="0"/>
            <w:snapToGrid w:val="0"/>
            <w:spacing w:val="0"/>
            <w:w w:val="100"/>
            <w:position w:val="0"/>
            <w:sz w:val="21"/>
            <w:szCs w:val="21"/>
            <w:u w:val="single" w:color="000000"/>
            <w:lang w:val="en-US" w:eastAsia="zh-CN"/>
          </w:rPr>
          <w:t>)</w:t>
        </w:r>
      </w:ins>
      <w:ins w:id="1396" w:author="羊" w:date="2026-02-26T18:31:31Z">
        <w:r>
          <w:rPr>
            <w:rFonts w:ascii="宋体" w:hAnsi="宋体" w:eastAsia="宋体" w:cs="宋体"/>
            <w:b w:val="0"/>
            <w:bCs w:val="0"/>
            <w:i w:val="0"/>
            <w:snapToGrid w:val="0"/>
            <w:spacing w:val="0"/>
            <w:w w:val="100"/>
            <w:position w:val="0"/>
            <w:sz w:val="21"/>
            <w:szCs w:val="21"/>
            <w:u w:val="single" w:color="000000"/>
          </w:rPr>
          <w:t>有限公司</w:t>
        </w:r>
      </w:ins>
      <w:ins w:id="1397" w:author="羊" w:date="2026-02-26T16:12:52Z">
        <w:r>
          <w:rPr>
            <w:rFonts w:hint="eastAsia" w:asciiTheme="minorEastAsia" w:hAnsiTheme="minorEastAsia" w:eastAsiaTheme="minorEastAsia" w:cstheme="minorEastAsia"/>
            <w:w w:val="100"/>
            <w:u w:val="single" w:color="000000"/>
          </w:rPr>
          <w:t>（盖章）</w:t>
        </w:r>
      </w:ins>
      <w:ins w:id="1398" w:author="羊" w:date="2026-02-26T16:12:52Z">
        <w:r>
          <w:rPr>
            <w:rFonts w:hint="eastAsia" w:asciiTheme="minorEastAsia" w:hAnsiTheme="minorEastAsia" w:eastAsiaTheme="minorEastAsia" w:cstheme="minorEastAsia"/>
            <w:w w:val="100"/>
          </w:rPr>
          <w:tab/>
        </w:r>
      </w:ins>
    </w:p>
    <w:p w14:paraId="636AB732">
      <w:pPr>
        <w:pStyle w:val="12"/>
        <w:tabs>
          <w:tab w:val="left" w:pos="1432"/>
          <w:tab w:val="left" w:pos="4478"/>
          <w:tab w:val="left" w:pos="4689"/>
          <w:tab w:val="left" w:pos="5949"/>
        </w:tabs>
        <w:spacing w:before="0" w:beforeLines="0" w:afterLines="0" w:line="360" w:lineRule="auto"/>
        <w:ind w:left="0" w:right="0" w:firstLine="0" w:firstLineChars="0"/>
        <w:jc w:val="both"/>
        <w:rPr>
          <w:ins w:id="1399" w:author="羊" w:date="2026-02-26T16:12:52Z"/>
          <w:rFonts w:hint="eastAsia" w:asciiTheme="minorEastAsia" w:hAnsiTheme="minorEastAsia" w:eastAsiaTheme="minorEastAsia" w:cstheme="minorEastAsia"/>
        </w:rPr>
      </w:pPr>
      <w:ins w:id="1400" w:author="羊" w:date="2026-02-26T16:12:52Z">
        <w:r>
          <w:rPr>
            <w:rFonts w:hint="eastAsia" w:asciiTheme="minorEastAsia" w:hAnsiTheme="minorEastAsia" w:eastAsiaTheme="minorEastAsia" w:cstheme="minorEastAsia"/>
          </w:rPr>
          <w:t>法定代表人</w:t>
        </w:r>
      </w:ins>
    </w:p>
    <w:p w14:paraId="2403315F">
      <w:pPr>
        <w:pStyle w:val="12"/>
        <w:tabs>
          <w:tab w:val="left" w:pos="1432"/>
          <w:tab w:val="left" w:pos="4478"/>
          <w:tab w:val="left" w:pos="4689"/>
          <w:tab w:val="left" w:pos="5949"/>
        </w:tabs>
        <w:spacing w:before="0" w:beforeLines="0" w:afterLines="0" w:line="360" w:lineRule="auto"/>
        <w:ind w:left="0" w:right="0" w:firstLine="0" w:firstLineChars="0"/>
        <w:jc w:val="both"/>
        <w:rPr>
          <w:ins w:id="1401" w:author="羊" w:date="2026-02-26T16:12:52Z"/>
          <w:rFonts w:hint="eastAsia" w:asciiTheme="minorEastAsia" w:hAnsiTheme="minorEastAsia" w:eastAsiaTheme="minorEastAsia" w:cstheme="minorEastAsia"/>
          <w:w w:val="100"/>
        </w:rPr>
      </w:pPr>
      <w:ins w:id="1402" w:author="羊" w:date="2026-02-26T16:12:52Z">
        <w:r>
          <w:rPr>
            <w:rFonts w:hint="eastAsia" w:asciiTheme="minorEastAsia" w:hAnsiTheme="minorEastAsia" w:eastAsiaTheme="minorEastAsia" w:cstheme="minorEastAsia"/>
            <w:w w:val="100"/>
          </w:rPr>
          <w:t>或</w:t>
        </w:r>
      </w:ins>
    </w:p>
    <w:p w14:paraId="09434E63">
      <w:pPr>
        <w:pStyle w:val="12"/>
        <w:tabs>
          <w:tab w:val="left" w:pos="1432"/>
          <w:tab w:val="left" w:pos="4478"/>
          <w:tab w:val="left" w:pos="4689"/>
          <w:tab w:val="left" w:pos="5949"/>
        </w:tabs>
        <w:spacing w:before="0" w:beforeLines="0" w:afterLines="0" w:line="360" w:lineRule="auto"/>
        <w:ind w:left="0" w:right="0" w:firstLine="0" w:firstLineChars="0"/>
        <w:jc w:val="both"/>
        <w:rPr>
          <w:ins w:id="1403" w:author="羊" w:date="2026-02-26T16:12:52Z"/>
          <w:rFonts w:hint="eastAsia" w:asciiTheme="minorEastAsia" w:hAnsiTheme="minorEastAsia" w:eastAsiaTheme="minorEastAsia" w:cstheme="minorEastAsia"/>
        </w:rPr>
      </w:pPr>
      <w:ins w:id="1404" w:author="羊" w:date="2026-02-26T16:12:52Z">
        <w:r>
          <w:rPr>
            <w:rFonts w:hint="eastAsia" w:asciiTheme="minorEastAsia" w:hAnsiTheme="minorEastAsia" w:eastAsiaTheme="minorEastAsia" w:cstheme="minorEastAsia"/>
          </w:rPr>
          <w:t>其授权的代理人：</w:t>
        </w:r>
      </w:ins>
      <w:ins w:id="1405" w:author="羊" w:date="2026-02-26T16:12:52Z">
        <w:r>
          <w:rPr>
            <w:rFonts w:hint="eastAsia" w:asciiTheme="minorEastAsia" w:hAnsiTheme="minorEastAsia" w:eastAsiaTheme="minorEastAsia" w:cstheme="minorEastAsia"/>
            <w:u w:val="single"/>
            <w:lang w:val="en-US" w:eastAsia="zh-CN"/>
          </w:rPr>
          <w:t xml:space="preserve">                   </w:t>
        </w:r>
      </w:ins>
      <w:ins w:id="1406" w:author="羊" w:date="2026-02-26T16:12:52Z">
        <w:r>
          <w:rPr>
            <w:rFonts w:hint="eastAsia" w:asciiTheme="minorEastAsia" w:hAnsiTheme="minorEastAsia" w:eastAsiaTheme="minorEastAsia" w:cstheme="minorEastAsia"/>
            <w:u w:val="single" w:color="000000"/>
          </w:rPr>
          <w:t>（职务）</w:t>
        </w:r>
      </w:ins>
    </w:p>
    <w:p w14:paraId="64D304F5">
      <w:pPr>
        <w:pStyle w:val="12"/>
        <w:tabs>
          <w:tab w:val="left" w:pos="1432"/>
          <w:tab w:val="left" w:pos="4478"/>
          <w:tab w:val="left" w:pos="4689"/>
          <w:tab w:val="left" w:pos="5949"/>
        </w:tabs>
        <w:spacing w:before="0" w:beforeLines="0" w:afterLines="0" w:line="360" w:lineRule="auto"/>
        <w:ind w:left="0" w:right="0" w:firstLine="840" w:firstLineChars="400"/>
        <w:jc w:val="both"/>
        <w:rPr>
          <w:ins w:id="1407" w:author="羊" w:date="2026-02-26T16:12:52Z"/>
          <w:rFonts w:hint="eastAsia" w:asciiTheme="minorEastAsia" w:hAnsiTheme="minorEastAsia" w:eastAsiaTheme="minorEastAsia" w:cstheme="minorEastAsia"/>
          <w:u w:val="single"/>
        </w:rPr>
      </w:pPr>
      <w:ins w:id="1408" w:author="羊" w:date="2026-02-26T16:12:52Z">
        <w:r>
          <w:rPr>
            <w:rFonts w:hint="eastAsia" w:asciiTheme="minorEastAsia" w:hAnsiTheme="minorEastAsia" w:eastAsiaTheme="minorEastAsia" w:cstheme="minorEastAsia"/>
            <w:w w:val="100"/>
            <w:u w:val="single"/>
          </w:rPr>
          <w:t>（姓名）</w:t>
        </w:r>
      </w:ins>
      <w:ins w:id="1409" w:author="羊" w:date="2026-02-26T16:12:52Z">
        <w:r>
          <w:rPr>
            <w:rFonts w:hint="eastAsia" w:asciiTheme="minorEastAsia" w:hAnsiTheme="minorEastAsia" w:eastAsiaTheme="minorEastAsia" w:cstheme="minorEastAsia"/>
            <w:w w:val="100"/>
            <w:u w:val="single"/>
            <w:lang w:val="en-US" w:eastAsia="zh-CN"/>
          </w:rPr>
          <w:t xml:space="preserve">                   </w:t>
        </w:r>
      </w:ins>
      <w:ins w:id="1410" w:author="羊" w:date="2026-02-26T16:12:52Z">
        <w:r>
          <w:rPr>
            <w:rFonts w:hint="eastAsia" w:asciiTheme="minorEastAsia" w:hAnsiTheme="minorEastAsia" w:eastAsiaTheme="minorEastAsia" w:cstheme="minorEastAsia"/>
            <w:u w:val="single"/>
          </w:rPr>
          <w:t>（签名）</w:t>
        </w:r>
      </w:ins>
    </w:p>
    <w:p w14:paraId="465C8918">
      <w:pPr>
        <w:pStyle w:val="12"/>
        <w:tabs>
          <w:tab w:val="left" w:pos="1432"/>
          <w:tab w:val="left" w:pos="4478"/>
          <w:tab w:val="left" w:pos="4689"/>
          <w:tab w:val="left" w:pos="5949"/>
        </w:tabs>
        <w:spacing w:before="0" w:beforeLines="0" w:afterLines="0" w:line="360" w:lineRule="auto"/>
        <w:ind w:left="0" w:right="0" w:firstLine="0" w:firstLineChars="0"/>
        <w:jc w:val="both"/>
        <w:rPr>
          <w:ins w:id="1411" w:author="羊" w:date="2026-02-26T16:12:52Z"/>
          <w:rFonts w:hint="default" w:asciiTheme="minorEastAsia" w:hAnsiTheme="minorEastAsia" w:eastAsiaTheme="minorEastAsia" w:cstheme="minorEastAsia"/>
          <w:w w:val="100"/>
          <w:u w:val="none"/>
          <w:lang w:val="en-US" w:eastAsia="zh-CN"/>
        </w:rPr>
      </w:pPr>
      <w:ins w:id="1412" w:author="羊" w:date="2026-02-26T16:12:52Z">
        <w:r>
          <w:rPr>
            <w:rFonts w:hint="eastAsia" w:asciiTheme="minorEastAsia" w:hAnsiTheme="minorEastAsia" w:eastAsiaTheme="minorEastAsia" w:cstheme="minorEastAsia"/>
            <w:w w:val="100"/>
            <w:u w:val="none"/>
            <w:lang w:val="en-US" w:eastAsia="zh-CN"/>
          </w:rPr>
          <w:t>经办人：</w:t>
        </w:r>
      </w:ins>
      <w:ins w:id="1413" w:author="羊" w:date="2026-02-26T16:12:52Z">
        <w:r>
          <w:rPr>
            <w:rFonts w:hint="eastAsia" w:asciiTheme="minorEastAsia" w:hAnsiTheme="minorEastAsia" w:eastAsiaTheme="minorEastAsia" w:cstheme="minorEastAsia"/>
            <w:w w:val="100"/>
            <w:u w:val="single"/>
            <w:lang w:val="en-US" w:eastAsia="zh-CN"/>
          </w:rPr>
          <w:t xml:space="preserve">                                   </w:t>
        </w:r>
      </w:ins>
    </w:p>
    <w:p w14:paraId="524F6B71">
      <w:pPr>
        <w:pStyle w:val="12"/>
        <w:tabs>
          <w:tab w:val="left" w:pos="1432"/>
          <w:tab w:val="left" w:pos="4478"/>
          <w:tab w:val="left" w:pos="4689"/>
          <w:tab w:val="left" w:pos="5949"/>
        </w:tabs>
        <w:spacing w:before="0" w:beforeLines="0" w:afterLines="0" w:line="360" w:lineRule="auto"/>
        <w:ind w:left="0" w:right="0" w:firstLine="0" w:firstLineChars="0"/>
        <w:jc w:val="both"/>
        <w:rPr>
          <w:ins w:id="1414" w:author="羊" w:date="2026-02-26T16:12:52Z"/>
          <w:rFonts w:hint="eastAsia" w:asciiTheme="minorEastAsia" w:hAnsiTheme="minorEastAsia" w:eastAsiaTheme="minorEastAsia" w:cstheme="minorEastAsia"/>
          <w:w w:val="100"/>
          <w:u w:val="none"/>
          <w:lang w:val="en-US" w:eastAsia="zh-CN"/>
        </w:rPr>
      </w:pPr>
      <w:ins w:id="1415" w:author="羊" w:date="2026-02-26T16:12:52Z">
        <w:r>
          <w:rPr>
            <w:rFonts w:hint="eastAsia" w:asciiTheme="minorEastAsia" w:hAnsiTheme="minorEastAsia" w:eastAsiaTheme="minorEastAsia" w:cstheme="minorEastAsia"/>
            <w:w w:val="100"/>
            <w:u w:val="none"/>
            <w:lang w:val="en-US" w:eastAsia="zh-CN"/>
          </w:rPr>
          <w:t>地  址：</w:t>
        </w:r>
      </w:ins>
      <w:ins w:id="1416" w:author="羊" w:date="2026-02-26T16:12:52Z">
        <w:r>
          <w:rPr>
            <w:rFonts w:hint="eastAsia" w:asciiTheme="minorEastAsia" w:hAnsiTheme="minorEastAsia" w:eastAsiaTheme="minorEastAsia" w:cstheme="minorEastAsia"/>
            <w:w w:val="100"/>
            <w:u w:val="single"/>
            <w:lang w:val="en-US" w:eastAsia="zh-CN"/>
          </w:rPr>
          <w:t xml:space="preserve">                                   </w:t>
        </w:r>
      </w:ins>
    </w:p>
    <w:p w14:paraId="2CFE46D7">
      <w:pPr>
        <w:pStyle w:val="12"/>
        <w:tabs>
          <w:tab w:val="left" w:pos="1432"/>
          <w:tab w:val="left" w:pos="4478"/>
          <w:tab w:val="left" w:pos="4689"/>
          <w:tab w:val="left" w:pos="5949"/>
        </w:tabs>
        <w:spacing w:before="0" w:beforeLines="0" w:afterLines="0" w:line="360" w:lineRule="auto"/>
        <w:ind w:left="0" w:right="0" w:firstLine="0" w:firstLineChars="0"/>
        <w:jc w:val="both"/>
        <w:rPr>
          <w:ins w:id="1417" w:author="羊" w:date="2026-02-26T16:12:52Z"/>
          <w:rFonts w:hint="eastAsia" w:asciiTheme="minorEastAsia" w:hAnsiTheme="minorEastAsia" w:eastAsiaTheme="minorEastAsia" w:cstheme="minorEastAsia"/>
          <w:w w:val="100"/>
          <w:u w:val="none"/>
          <w:lang w:val="en-US" w:eastAsia="zh-CN"/>
        </w:rPr>
      </w:pPr>
      <w:ins w:id="1418" w:author="羊" w:date="2026-02-26T16:12:52Z">
        <w:r>
          <w:rPr>
            <w:rFonts w:hint="eastAsia" w:asciiTheme="minorEastAsia" w:hAnsiTheme="minorEastAsia" w:eastAsiaTheme="minorEastAsia" w:cstheme="minorEastAsia"/>
            <w:w w:val="100"/>
            <w:u w:val="none"/>
            <w:lang w:val="en-US" w:eastAsia="zh-CN"/>
          </w:rPr>
          <w:t>电  话：</w:t>
        </w:r>
      </w:ins>
      <w:ins w:id="1419" w:author="羊" w:date="2026-02-26T16:12:52Z">
        <w:r>
          <w:rPr>
            <w:rFonts w:hint="eastAsia" w:asciiTheme="minorEastAsia" w:hAnsiTheme="minorEastAsia" w:eastAsiaTheme="minorEastAsia" w:cstheme="minorEastAsia"/>
            <w:w w:val="100"/>
            <w:u w:val="single"/>
            <w:lang w:val="en-US" w:eastAsia="zh-CN"/>
          </w:rPr>
          <w:t xml:space="preserve">                                   </w:t>
        </w:r>
      </w:ins>
    </w:p>
    <w:p w14:paraId="0AFB2DF5">
      <w:pPr>
        <w:pStyle w:val="12"/>
        <w:tabs>
          <w:tab w:val="left" w:pos="1432"/>
          <w:tab w:val="left" w:pos="4478"/>
          <w:tab w:val="left" w:pos="4689"/>
          <w:tab w:val="left" w:pos="5949"/>
        </w:tabs>
        <w:spacing w:before="0" w:beforeLines="0" w:afterLines="0" w:line="360" w:lineRule="auto"/>
        <w:ind w:left="0" w:right="0" w:firstLine="0" w:firstLineChars="0"/>
        <w:jc w:val="both"/>
        <w:rPr>
          <w:ins w:id="1420" w:author="羊" w:date="2026-02-26T16:12:52Z"/>
          <w:rFonts w:hint="default" w:asciiTheme="minorEastAsia" w:hAnsiTheme="minorEastAsia" w:eastAsiaTheme="minorEastAsia" w:cstheme="minorEastAsia"/>
          <w:w w:val="100"/>
          <w:u w:val="none"/>
          <w:lang w:eastAsia="zh-CN"/>
        </w:rPr>
      </w:pPr>
      <w:ins w:id="1421" w:author="羊" w:date="2026-02-26T16:12:52Z">
        <w:r>
          <w:rPr>
            <w:rFonts w:hint="eastAsia" w:asciiTheme="minorEastAsia" w:hAnsiTheme="minorEastAsia" w:eastAsiaTheme="minorEastAsia" w:cstheme="minorEastAsia"/>
            <w:w w:val="100"/>
            <w:u w:val="none"/>
            <w:lang w:val="en-US" w:eastAsia="zh-CN"/>
          </w:rPr>
          <w:t>签字日期：</w:t>
        </w:r>
      </w:ins>
      <w:ins w:id="1422" w:author="羊" w:date="2026-02-26T16:12:52Z">
        <w:r>
          <w:rPr>
            <w:rFonts w:hint="eastAsia" w:asciiTheme="minorEastAsia" w:hAnsiTheme="minorEastAsia" w:eastAsiaTheme="minorEastAsia" w:cstheme="minorEastAsia"/>
            <w:w w:val="100"/>
            <w:u w:val="single"/>
            <w:lang w:val="en-US" w:eastAsia="zh-CN"/>
          </w:rPr>
          <w:t xml:space="preserve">                                 </w:t>
        </w:r>
      </w:ins>
    </w:p>
    <w:p w14:paraId="0CDFBB99">
      <w:pPr>
        <w:pStyle w:val="12"/>
        <w:tabs>
          <w:tab w:val="left" w:pos="1432"/>
          <w:tab w:val="left" w:pos="4478"/>
          <w:tab w:val="left" w:pos="4689"/>
          <w:tab w:val="left" w:pos="5949"/>
        </w:tabs>
        <w:spacing w:before="0" w:beforeLines="0" w:afterLines="0" w:line="360" w:lineRule="auto"/>
        <w:ind w:left="0" w:right="0" w:firstLine="0" w:firstLineChars="0"/>
        <w:jc w:val="both"/>
        <w:rPr>
          <w:ins w:id="1423" w:author="羊" w:date="2026-02-26T16:12:52Z"/>
          <w:rFonts w:hint="eastAsia" w:asciiTheme="minorEastAsia" w:hAnsiTheme="minorEastAsia" w:eastAsiaTheme="minorEastAsia" w:cstheme="minorEastAsia"/>
          <w:u w:val="single" w:color="000000"/>
        </w:rPr>
      </w:pPr>
      <w:ins w:id="1424" w:author="羊" w:date="2026-02-26T16:12:52Z">
        <w:r>
          <w:rPr>
            <w:rFonts w:hint="eastAsia" w:asciiTheme="minorEastAsia" w:hAnsiTheme="minorEastAsia" w:eastAsiaTheme="minorEastAsia" w:cstheme="minorEastAsia"/>
            <w:w w:val="100"/>
          </w:rPr>
          <w:t>乙</w:t>
        </w:r>
      </w:ins>
      <w:ins w:id="1425" w:author="羊" w:date="2026-02-26T16:12:52Z">
        <w:r>
          <w:rPr>
            <w:rFonts w:hint="eastAsia" w:asciiTheme="minorEastAsia" w:hAnsiTheme="minorEastAsia" w:eastAsiaTheme="minorEastAsia" w:cstheme="minorEastAsia"/>
          </w:rPr>
          <w:t>方：</w:t>
        </w:r>
      </w:ins>
      <w:ins w:id="1426" w:author="羊" w:date="2026-02-26T18:24:59Z">
        <w:r>
          <w:rPr>
            <w:rFonts w:hint="eastAsia" w:ascii="宋体" w:hAnsi="宋体" w:eastAsia="宋体" w:cs="宋体"/>
            <w:b w:val="0"/>
            <w:bCs w:val="0"/>
            <w:i w:val="0"/>
            <w:snapToGrid w:val="0"/>
            <w:spacing w:val="0"/>
            <w:w w:val="100"/>
            <w:position w:val="0"/>
            <w:sz w:val="21"/>
            <w:szCs w:val="21"/>
            <w:u w:val="single"/>
            <w:lang w:val="en-US" w:eastAsia="zh-CN"/>
          </w:rPr>
          <w:t xml:space="preserve"> </w:t>
        </w:r>
      </w:ins>
      <w:ins w:id="1427" w:author="羊" w:date="2026-02-26T18:24:59Z">
        <w:r>
          <w:rPr>
            <w:rFonts w:hint="eastAsia" w:ascii="宋体" w:hAnsi="宋体" w:eastAsia="宋体" w:cs="宋体"/>
            <w:b w:val="0"/>
            <w:bCs w:val="0"/>
            <w:i w:val="0"/>
            <w:snapToGrid w:val="0"/>
            <w:spacing w:val="0"/>
            <w:w w:val="100"/>
            <w:position w:val="0"/>
            <w:sz w:val="21"/>
            <w:szCs w:val="21"/>
            <w:u w:val="single" w:color="000000"/>
            <w:lang w:val="en-US" w:eastAsia="zh-CN"/>
          </w:rPr>
          <w:t xml:space="preserve">中交第一航务工程局有限公司 </w:t>
        </w:r>
      </w:ins>
      <w:ins w:id="1428" w:author="羊" w:date="2026-02-26T16:12:52Z">
        <w:r>
          <w:rPr>
            <w:rFonts w:hint="eastAsia" w:asciiTheme="minorEastAsia" w:hAnsiTheme="minorEastAsia" w:eastAsiaTheme="minorEastAsia" w:cstheme="minorEastAsia"/>
            <w:u w:val="single" w:color="000000"/>
          </w:rPr>
          <w:t>（盖章）</w:t>
        </w:r>
      </w:ins>
    </w:p>
    <w:p w14:paraId="38A8041C">
      <w:pPr>
        <w:pStyle w:val="12"/>
        <w:tabs>
          <w:tab w:val="left" w:pos="1432"/>
          <w:tab w:val="left" w:pos="4478"/>
          <w:tab w:val="left" w:pos="4689"/>
          <w:tab w:val="left" w:pos="5949"/>
        </w:tabs>
        <w:spacing w:before="0" w:beforeLines="0" w:afterLines="0" w:line="360" w:lineRule="auto"/>
        <w:ind w:left="0" w:right="0" w:firstLine="0" w:firstLineChars="0"/>
        <w:jc w:val="both"/>
        <w:rPr>
          <w:ins w:id="1429" w:author="羊" w:date="2026-02-26T16:12:52Z"/>
          <w:rFonts w:hint="eastAsia" w:asciiTheme="minorEastAsia" w:hAnsiTheme="minorEastAsia" w:eastAsiaTheme="minorEastAsia" w:cstheme="minorEastAsia"/>
        </w:rPr>
      </w:pPr>
      <w:ins w:id="1430" w:author="羊" w:date="2026-02-26T16:12:52Z">
        <w:r>
          <w:rPr>
            <w:rFonts w:hint="eastAsia" w:asciiTheme="minorEastAsia" w:hAnsiTheme="minorEastAsia" w:eastAsiaTheme="minorEastAsia" w:cstheme="minorEastAsia"/>
          </w:rPr>
          <w:t>法定代表人</w:t>
        </w:r>
      </w:ins>
    </w:p>
    <w:p w14:paraId="39002240">
      <w:pPr>
        <w:pStyle w:val="12"/>
        <w:tabs>
          <w:tab w:val="left" w:pos="1432"/>
          <w:tab w:val="left" w:pos="4478"/>
          <w:tab w:val="left" w:pos="4689"/>
          <w:tab w:val="left" w:pos="5949"/>
        </w:tabs>
        <w:spacing w:before="0" w:beforeLines="0" w:afterLines="0" w:line="360" w:lineRule="auto"/>
        <w:ind w:left="0" w:right="0" w:firstLine="0" w:firstLineChars="0"/>
        <w:jc w:val="both"/>
        <w:rPr>
          <w:ins w:id="1431" w:author="羊" w:date="2026-02-26T16:12:52Z"/>
          <w:rFonts w:hint="eastAsia" w:asciiTheme="minorEastAsia" w:hAnsiTheme="minorEastAsia" w:eastAsiaTheme="minorEastAsia" w:cstheme="minorEastAsia"/>
          <w:w w:val="100"/>
        </w:rPr>
      </w:pPr>
      <w:ins w:id="1432" w:author="羊" w:date="2026-02-26T16:12:52Z">
        <w:r>
          <w:rPr>
            <w:rFonts w:hint="eastAsia" w:asciiTheme="minorEastAsia" w:hAnsiTheme="minorEastAsia" w:eastAsiaTheme="minorEastAsia" w:cstheme="minorEastAsia"/>
            <w:w w:val="100"/>
          </w:rPr>
          <w:t>或</w:t>
        </w:r>
      </w:ins>
    </w:p>
    <w:p w14:paraId="4060ECA5">
      <w:pPr>
        <w:pStyle w:val="12"/>
        <w:tabs>
          <w:tab w:val="left" w:pos="1432"/>
          <w:tab w:val="left" w:pos="4478"/>
          <w:tab w:val="left" w:pos="4689"/>
          <w:tab w:val="left" w:pos="5949"/>
        </w:tabs>
        <w:spacing w:before="0" w:beforeLines="0" w:afterLines="0" w:line="360" w:lineRule="auto"/>
        <w:ind w:left="0" w:right="0" w:firstLine="0" w:firstLineChars="0"/>
        <w:jc w:val="both"/>
        <w:rPr>
          <w:ins w:id="1433" w:author="羊" w:date="2026-02-26T16:12:52Z"/>
          <w:rFonts w:hint="eastAsia" w:asciiTheme="minorEastAsia" w:hAnsiTheme="minorEastAsia" w:eastAsiaTheme="minorEastAsia" w:cstheme="minorEastAsia"/>
        </w:rPr>
      </w:pPr>
      <w:ins w:id="1434" w:author="羊" w:date="2026-02-26T16:12:52Z">
        <w:r>
          <w:rPr>
            <w:rFonts w:hint="eastAsia" w:asciiTheme="minorEastAsia" w:hAnsiTheme="minorEastAsia" w:eastAsiaTheme="minorEastAsia" w:cstheme="minorEastAsia"/>
          </w:rPr>
          <w:t>其授权的代理人：</w:t>
        </w:r>
      </w:ins>
      <w:ins w:id="1435" w:author="羊" w:date="2026-02-26T16:12:52Z">
        <w:r>
          <w:rPr>
            <w:rFonts w:hint="eastAsia" w:asciiTheme="minorEastAsia" w:hAnsiTheme="minorEastAsia" w:eastAsiaTheme="minorEastAsia" w:cstheme="minorEastAsia"/>
            <w:u w:val="single"/>
            <w:lang w:val="en-US" w:eastAsia="zh-CN"/>
          </w:rPr>
          <w:t xml:space="preserve">                  </w:t>
        </w:r>
      </w:ins>
      <w:ins w:id="1436" w:author="羊" w:date="2026-02-26T16:12:52Z">
        <w:r>
          <w:rPr>
            <w:rFonts w:hint="eastAsia" w:asciiTheme="minorEastAsia" w:hAnsiTheme="minorEastAsia" w:eastAsiaTheme="minorEastAsia" w:cstheme="minorEastAsia"/>
            <w:u w:val="single" w:color="000000"/>
          </w:rPr>
          <w:t>（职务）</w:t>
        </w:r>
      </w:ins>
    </w:p>
    <w:p w14:paraId="21366120">
      <w:pPr>
        <w:pStyle w:val="12"/>
        <w:tabs>
          <w:tab w:val="left" w:pos="1432"/>
          <w:tab w:val="left" w:pos="4478"/>
          <w:tab w:val="left" w:pos="4689"/>
          <w:tab w:val="left" w:pos="5949"/>
        </w:tabs>
        <w:spacing w:before="0" w:beforeLines="0" w:afterLines="0" w:line="360" w:lineRule="auto"/>
        <w:ind w:left="0" w:right="0" w:firstLine="630" w:firstLineChars="300"/>
        <w:jc w:val="both"/>
        <w:rPr>
          <w:ins w:id="1437" w:author="羊" w:date="2026-02-26T16:12:52Z"/>
          <w:rFonts w:hint="eastAsia" w:asciiTheme="minorEastAsia" w:hAnsiTheme="minorEastAsia" w:eastAsiaTheme="minorEastAsia" w:cstheme="minorEastAsia"/>
          <w:u w:val="single"/>
        </w:rPr>
      </w:pPr>
      <w:ins w:id="1438" w:author="羊" w:date="2026-02-26T16:12:52Z">
        <w:r>
          <w:rPr>
            <w:rFonts w:hint="eastAsia" w:asciiTheme="minorEastAsia" w:hAnsiTheme="minorEastAsia" w:eastAsiaTheme="minorEastAsia" w:cstheme="minorEastAsia"/>
            <w:w w:val="100"/>
            <w:u w:val="single"/>
          </w:rPr>
          <w:t>（姓名）</w:t>
        </w:r>
      </w:ins>
      <w:ins w:id="1439" w:author="羊" w:date="2026-02-26T16:12:52Z">
        <w:r>
          <w:rPr>
            <w:rFonts w:hint="eastAsia" w:asciiTheme="minorEastAsia" w:hAnsiTheme="minorEastAsia" w:eastAsiaTheme="minorEastAsia" w:cstheme="minorEastAsia"/>
            <w:w w:val="100"/>
            <w:u w:val="single"/>
            <w:lang w:val="en-US" w:eastAsia="zh-CN"/>
          </w:rPr>
          <w:t xml:space="preserve">                    </w:t>
        </w:r>
      </w:ins>
      <w:ins w:id="1440" w:author="羊" w:date="2026-02-26T16:12:52Z">
        <w:r>
          <w:rPr>
            <w:rFonts w:hint="eastAsia" w:asciiTheme="minorEastAsia" w:hAnsiTheme="minorEastAsia" w:eastAsiaTheme="minorEastAsia" w:cstheme="minorEastAsia"/>
            <w:u w:val="single"/>
          </w:rPr>
          <w:t>（签名）</w:t>
        </w:r>
      </w:ins>
    </w:p>
    <w:p w14:paraId="49F936D7">
      <w:pPr>
        <w:pStyle w:val="12"/>
        <w:tabs>
          <w:tab w:val="left" w:pos="1432"/>
          <w:tab w:val="left" w:pos="4478"/>
          <w:tab w:val="left" w:pos="4689"/>
          <w:tab w:val="left" w:pos="5949"/>
        </w:tabs>
        <w:spacing w:before="0" w:beforeLines="0" w:afterLines="0" w:line="360" w:lineRule="auto"/>
        <w:ind w:left="0" w:right="0" w:firstLine="0" w:firstLineChars="0"/>
        <w:jc w:val="both"/>
        <w:rPr>
          <w:ins w:id="1441" w:author="羊" w:date="2026-02-26T16:12:52Z"/>
          <w:rFonts w:hint="default" w:asciiTheme="minorEastAsia" w:hAnsiTheme="minorEastAsia" w:eastAsiaTheme="minorEastAsia" w:cstheme="minorEastAsia"/>
          <w:w w:val="100"/>
          <w:u w:val="none"/>
          <w:lang w:val="en-US" w:eastAsia="zh-CN"/>
        </w:rPr>
      </w:pPr>
      <w:ins w:id="1442" w:author="羊" w:date="2026-02-26T16:12:52Z">
        <w:r>
          <w:rPr>
            <w:rFonts w:hint="eastAsia" w:asciiTheme="minorEastAsia" w:hAnsiTheme="minorEastAsia" w:eastAsiaTheme="minorEastAsia" w:cstheme="minorEastAsia"/>
            <w:w w:val="100"/>
            <w:u w:val="none"/>
            <w:lang w:val="en-US" w:eastAsia="zh-CN"/>
          </w:rPr>
          <w:t>经办人：</w:t>
        </w:r>
      </w:ins>
      <w:ins w:id="1443" w:author="羊" w:date="2026-02-26T16:12:52Z">
        <w:r>
          <w:rPr>
            <w:rFonts w:hint="eastAsia" w:asciiTheme="minorEastAsia" w:hAnsiTheme="minorEastAsia" w:eastAsiaTheme="minorEastAsia" w:cstheme="minorEastAsia"/>
            <w:w w:val="100"/>
            <w:u w:val="single"/>
            <w:lang w:val="en-US" w:eastAsia="zh-CN"/>
          </w:rPr>
          <w:t xml:space="preserve">                                   </w:t>
        </w:r>
      </w:ins>
    </w:p>
    <w:p w14:paraId="1EEFE7F7">
      <w:pPr>
        <w:pStyle w:val="12"/>
        <w:tabs>
          <w:tab w:val="left" w:pos="1432"/>
          <w:tab w:val="left" w:pos="4478"/>
          <w:tab w:val="left" w:pos="4689"/>
          <w:tab w:val="left" w:pos="5949"/>
        </w:tabs>
        <w:spacing w:before="0" w:beforeLines="0" w:afterLines="0" w:line="360" w:lineRule="auto"/>
        <w:ind w:left="0" w:right="0" w:firstLine="0" w:firstLineChars="0"/>
        <w:jc w:val="both"/>
        <w:rPr>
          <w:ins w:id="1444" w:author="羊" w:date="2026-02-26T16:12:52Z"/>
          <w:rFonts w:hint="eastAsia" w:asciiTheme="minorEastAsia" w:hAnsiTheme="minorEastAsia" w:eastAsiaTheme="minorEastAsia" w:cstheme="minorEastAsia"/>
          <w:w w:val="100"/>
          <w:u w:val="none"/>
          <w:lang w:val="en-US" w:eastAsia="zh-CN"/>
        </w:rPr>
      </w:pPr>
      <w:ins w:id="1445" w:author="羊" w:date="2026-02-26T16:12:52Z">
        <w:r>
          <w:rPr>
            <w:rFonts w:hint="eastAsia" w:asciiTheme="minorEastAsia" w:hAnsiTheme="minorEastAsia" w:eastAsiaTheme="minorEastAsia" w:cstheme="minorEastAsia"/>
            <w:w w:val="100"/>
            <w:u w:val="none"/>
            <w:lang w:val="en-US" w:eastAsia="zh-CN"/>
          </w:rPr>
          <w:t>地  址：</w:t>
        </w:r>
      </w:ins>
      <w:ins w:id="1446" w:author="羊" w:date="2026-02-26T16:12:52Z">
        <w:r>
          <w:rPr>
            <w:rFonts w:hint="eastAsia" w:asciiTheme="minorEastAsia" w:hAnsiTheme="minorEastAsia" w:eastAsiaTheme="minorEastAsia" w:cstheme="minorEastAsia"/>
            <w:w w:val="100"/>
            <w:u w:val="single"/>
            <w:lang w:val="en-US" w:eastAsia="zh-CN"/>
          </w:rPr>
          <w:t xml:space="preserve">                                   </w:t>
        </w:r>
      </w:ins>
    </w:p>
    <w:p w14:paraId="03C57FE1">
      <w:pPr>
        <w:pStyle w:val="12"/>
        <w:tabs>
          <w:tab w:val="left" w:pos="1432"/>
          <w:tab w:val="left" w:pos="4478"/>
          <w:tab w:val="left" w:pos="4689"/>
          <w:tab w:val="left" w:pos="5949"/>
        </w:tabs>
        <w:spacing w:before="0" w:beforeLines="0" w:afterLines="0" w:line="360" w:lineRule="auto"/>
        <w:ind w:left="0" w:right="0" w:firstLine="0" w:firstLineChars="0"/>
        <w:jc w:val="both"/>
        <w:rPr>
          <w:ins w:id="1447" w:author="羊" w:date="2026-02-26T16:12:52Z"/>
          <w:rFonts w:hint="eastAsia" w:asciiTheme="minorEastAsia" w:hAnsiTheme="minorEastAsia" w:eastAsiaTheme="minorEastAsia" w:cstheme="minorEastAsia"/>
          <w:w w:val="100"/>
          <w:u w:val="none"/>
          <w:lang w:val="en-US" w:eastAsia="zh-CN"/>
        </w:rPr>
      </w:pPr>
      <w:ins w:id="1448" w:author="羊" w:date="2026-02-26T16:12:52Z">
        <w:r>
          <w:rPr>
            <w:rFonts w:hint="eastAsia" w:asciiTheme="minorEastAsia" w:hAnsiTheme="minorEastAsia" w:eastAsiaTheme="minorEastAsia" w:cstheme="minorEastAsia"/>
            <w:w w:val="100"/>
            <w:u w:val="none"/>
            <w:lang w:val="en-US" w:eastAsia="zh-CN"/>
          </w:rPr>
          <w:t>电  话：</w:t>
        </w:r>
      </w:ins>
      <w:ins w:id="1449" w:author="羊" w:date="2026-02-26T16:12:52Z">
        <w:r>
          <w:rPr>
            <w:rFonts w:hint="eastAsia" w:asciiTheme="minorEastAsia" w:hAnsiTheme="minorEastAsia" w:eastAsiaTheme="minorEastAsia" w:cstheme="minorEastAsia"/>
            <w:w w:val="100"/>
            <w:u w:val="single"/>
            <w:lang w:val="en-US" w:eastAsia="zh-CN"/>
          </w:rPr>
          <w:t xml:space="preserve">                                   </w:t>
        </w:r>
      </w:ins>
    </w:p>
    <w:p w14:paraId="46627B88">
      <w:pPr>
        <w:pStyle w:val="12"/>
        <w:tabs>
          <w:tab w:val="left" w:pos="1432"/>
          <w:tab w:val="left" w:pos="4478"/>
          <w:tab w:val="left" w:pos="4689"/>
          <w:tab w:val="left" w:pos="5949"/>
        </w:tabs>
        <w:spacing w:before="0" w:beforeLines="0" w:afterLines="0" w:line="360" w:lineRule="auto"/>
        <w:ind w:left="0" w:right="0" w:firstLine="0" w:firstLineChars="0"/>
        <w:jc w:val="both"/>
        <w:rPr>
          <w:ins w:id="1450" w:author="羊" w:date="2026-02-26T16:12:59Z"/>
          <w:rFonts w:hint="eastAsia" w:asciiTheme="minorEastAsia" w:hAnsiTheme="minorEastAsia" w:eastAsiaTheme="minorEastAsia" w:cstheme="minorEastAsia"/>
          <w:w w:val="100"/>
          <w:u w:val="single"/>
          <w:lang w:val="en-US" w:eastAsia="zh-CN"/>
        </w:rPr>
        <w:sectPr>
          <w:type w:val="continuous"/>
          <w:pgSz w:w="11910" w:h="16840"/>
          <w:pgMar w:top="1417" w:right="1134" w:bottom="1417" w:left="1020" w:header="0" w:footer="1218" w:gutter="0"/>
          <w:cols w:equalWidth="0" w:num="2">
            <w:col w:w="4665" w:space="425"/>
            <w:col w:w="4665"/>
          </w:cols>
          <w:rtlGutter w:val="0"/>
        </w:sectPr>
      </w:pPr>
      <w:ins w:id="1451" w:author="羊" w:date="2026-02-26T16:12:52Z">
        <w:r>
          <w:rPr>
            <w:rFonts w:hint="eastAsia" w:asciiTheme="minorEastAsia" w:hAnsiTheme="minorEastAsia" w:eastAsiaTheme="minorEastAsia" w:cstheme="minorEastAsia"/>
            <w:w w:val="100"/>
            <w:u w:val="none"/>
            <w:lang w:val="en-US" w:eastAsia="zh-CN"/>
          </w:rPr>
          <w:t>签字日期：</w:t>
        </w:r>
      </w:ins>
      <w:ins w:id="1452" w:author="羊" w:date="2026-02-26T16:12:52Z">
        <w:r>
          <w:rPr>
            <w:rFonts w:hint="eastAsia" w:asciiTheme="minorEastAsia" w:hAnsiTheme="minorEastAsia" w:eastAsiaTheme="minorEastAsia" w:cstheme="minorEastAsia"/>
            <w:w w:val="100"/>
            <w:u w:val="single"/>
            <w:lang w:val="en-US" w:eastAsia="zh-CN"/>
          </w:rPr>
          <w:t xml:space="preserve">                                 </w:t>
        </w:r>
      </w:ins>
    </w:p>
    <w:p w14:paraId="6E98DA8D">
      <w:pPr>
        <w:pStyle w:val="12"/>
        <w:tabs>
          <w:tab w:val="left" w:pos="1432"/>
          <w:tab w:val="left" w:pos="4478"/>
          <w:tab w:val="left" w:pos="4689"/>
          <w:tab w:val="left" w:pos="5949"/>
        </w:tabs>
        <w:spacing w:before="0" w:beforeLines="0" w:afterLines="0" w:line="360" w:lineRule="auto"/>
        <w:ind w:left="0" w:right="0" w:firstLine="0" w:firstLineChars="0"/>
        <w:jc w:val="both"/>
        <w:rPr>
          <w:ins w:id="1453" w:author="羊" w:date="2026-02-26T16:12:52Z"/>
          <w:rFonts w:hint="default" w:asciiTheme="minorEastAsia" w:hAnsiTheme="minorEastAsia" w:eastAsiaTheme="minorEastAsia" w:cstheme="minorEastAsia"/>
          <w:w w:val="100"/>
          <w:u w:val="single"/>
          <w:lang w:val="en-US" w:eastAsia="zh-CN"/>
        </w:rPr>
      </w:pPr>
    </w:p>
    <w:p w14:paraId="347BA3C6">
      <w:pPr>
        <w:pStyle w:val="12"/>
        <w:tabs>
          <w:tab w:val="left" w:pos="1432"/>
          <w:tab w:val="left" w:pos="4478"/>
          <w:tab w:val="left" w:pos="4689"/>
          <w:tab w:val="left" w:pos="5949"/>
        </w:tabs>
        <w:spacing w:before="0" w:beforeLines="0" w:afterLines="0" w:line="360" w:lineRule="auto"/>
        <w:ind w:left="0" w:right="0" w:firstLine="0" w:firstLineChars="0"/>
        <w:jc w:val="both"/>
        <w:rPr>
          <w:ins w:id="1454" w:author="羊" w:date="2026-02-26T16:12:52Z"/>
          <w:rFonts w:hint="eastAsia" w:asciiTheme="minorEastAsia" w:hAnsiTheme="minorEastAsia" w:eastAsiaTheme="minorEastAsia" w:cstheme="minorEastAsia"/>
        </w:rPr>
        <w:sectPr>
          <w:type w:val="continuous"/>
          <w:pgSz w:w="11910" w:h="16840"/>
          <w:pgMar w:top="1417" w:right="1134" w:bottom="1417" w:left="1020" w:header="0" w:footer="1218" w:gutter="0"/>
          <w:cols w:space="425" w:num="1"/>
          <w:rtlGutter w:val="0"/>
        </w:sectPr>
      </w:pPr>
    </w:p>
    <w:p w14:paraId="12BBFBD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0" w:firstLineChars="0"/>
        <w:jc w:val="both"/>
        <w:textAlignment w:val="auto"/>
        <w:rPr>
          <w:rFonts w:ascii="宋体" w:hAnsi="宋体" w:eastAsia="宋体" w:cs="宋体"/>
          <w:b w:val="0"/>
          <w:bCs w:val="0"/>
          <w:i w:val="0"/>
          <w:snapToGrid w:val="0"/>
          <w:spacing w:val="0"/>
          <w:w w:val="100"/>
          <w:position w:val="0"/>
          <w:sz w:val="21"/>
          <w:szCs w:val="21"/>
        </w:rPr>
      </w:pPr>
      <w:bookmarkStart w:id="355" w:name="附件7：廉政合同"/>
      <w:bookmarkEnd w:id="355"/>
      <w:bookmarkStart w:id="356" w:name="_bookmark138"/>
      <w:bookmarkEnd w:id="356"/>
      <w:r>
        <w:rPr>
          <w:rFonts w:ascii="宋体" w:hAnsi="宋体" w:eastAsia="宋体" w:cs="宋体"/>
          <w:b w:val="0"/>
          <w:bCs w:val="0"/>
          <w:i w:val="0"/>
          <w:snapToGrid w:val="0"/>
          <w:spacing w:val="0"/>
          <w:w w:val="100"/>
          <w:position w:val="0"/>
          <w:sz w:val="21"/>
          <w:szCs w:val="21"/>
        </w:rPr>
        <w:t>附件7：廉政合同</w:t>
      </w:r>
    </w:p>
    <w:p w14:paraId="4BFB9755">
      <w:pPr>
        <w:keepNext w:val="0"/>
        <w:keepLines w:val="0"/>
        <w:pageBreakBefore w:val="0"/>
        <w:widowControl w:val="0"/>
        <w:kinsoku/>
        <w:wordWrap/>
        <w:overflowPunct/>
        <w:topLinePunct w:val="0"/>
        <w:autoSpaceDE/>
        <w:autoSpaceDN/>
        <w:bidi w:val="0"/>
        <w:adjustRightInd w:val="0"/>
        <w:snapToGrid w:val="0"/>
        <w:spacing w:line="360" w:lineRule="auto"/>
        <w:ind w:left="0" w:right="0" w:firstLine="643" w:firstLineChars="200"/>
        <w:jc w:val="center"/>
        <w:textAlignment w:val="auto"/>
        <w:rPr>
          <w:rFonts w:ascii="宋体" w:hAnsi="宋体" w:eastAsia="宋体" w:cs="宋体"/>
          <w:b/>
          <w:bCs/>
          <w:i w:val="0"/>
          <w:snapToGrid w:val="0"/>
          <w:spacing w:val="0"/>
          <w:w w:val="100"/>
          <w:position w:val="0"/>
          <w:sz w:val="32"/>
          <w:szCs w:val="32"/>
        </w:rPr>
      </w:pPr>
      <w:r>
        <w:rPr>
          <w:rFonts w:ascii="宋体" w:hAnsi="宋体" w:eastAsia="宋体" w:cs="宋体"/>
          <w:b/>
          <w:bCs/>
          <w:i w:val="0"/>
          <w:snapToGrid w:val="0"/>
          <w:spacing w:val="0"/>
          <w:w w:val="100"/>
          <w:position w:val="0"/>
          <w:sz w:val="32"/>
          <w:szCs w:val="32"/>
        </w:rPr>
        <w:t>廉政合同</w:t>
      </w:r>
    </w:p>
    <w:p w14:paraId="5E2139DE">
      <w:pPr>
        <w:keepNext w:val="0"/>
        <w:keepLines w:val="0"/>
        <w:pageBreakBefore w:val="0"/>
        <w:widowControl w:val="0"/>
        <w:tabs>
          <w:tab w:val="left" w:pos="6576"/>
        </w:tabs>
        <w:kinsoku/>
        <w:wordWrap/>
        <w:overflowPunct/>
        <w:topLinePunct w:val="0"/>
        <w:autoSpaceDE/>
        <w:autoSpaceDN/>
        <w:bidi w:val="0"/>
        <w:adjustRightInd w:val="0"/>
        <w:snapToGrid w:val="0"/>
        <w:spacing w:line="360" w:lineRule="auto"/>
        <w:ind w:left="0" w:right="0" w:firstLine="420" w:firstLineChars="200"/>
        <w:jc w:val="both"/>
        <w:textAlignment w:val="auto"/>
        <w:rPr>
          <w:ins w:id="1455" w:author="羊" w:date="2026-02-26T16:13:30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发包人（全称）：</w:t>
      </w:r>
      <w:ins w:id="1456" w:author="羊" w:date="2026-02-26T18:31:57Z">
        <w:r>
          <w:rPr>
            <w:rFonts w:ascii="宋体" w:hAnsi="宋体" w:eastAsia="宋体" w:cs="宋体"/>
            <w:b w:val="0"/>
            <w:bCs w:val="0"/>
            <w:i w:val="0"/>
            <w:snapToGrid w:val="0"/>
            <w:spacing w:val="0"/>
            <w:w w:val="100"/>
            <w:position w:val="0"/>
            <w:sz w:val="21"/>
            <w:szCs w:val="21"/>
            <w:u w:val="single" w:color="000000"/>
          </w:rPr>
          <w:t>重庆航运建设发展(集团</w:t>
        </w:r>
      </w:ins>
      <w:ins w:id="1457" w:author="羊" w:date="2026-02-26T18:31:57Z">
        <w:r>
          <w:rPr>
            <w:rFonts w:hint="eastAsia" w:cs="宋体"/>
            <w:b w:val="0"/>
            <w:bCs w:val="0"/>
            <w:i w:val="0"/>
            <w:snapToGrid w:val="0"/>
            <w:spacing w:val="0"/>
            <w:w w:val="100"/>
            <w:position w:val="0"/>
            <w:sz w:val="21"/>
            <w:szCs w:val="21"/>
            <w:u w:val="single" w:color="000000"/>
            <w:lang w:val="en-US" w:eastAsia="zh-CN"/>
          </w:rPr>
          <w:t>)</w:t>
        </w:r>
      </w:ins>
      <w:ins w:id="1458" w:author="羊" w:date="2026-02-26T18:31:57Z">
        <w:r>
          <w:rPr>
            <w:rFonts w:ascii="宋体" w:hAnsi="宋体" w:eastAsia="宋体" w:cs="宋体"/>
            <w:b w:val="0"/>
            <w:bCs w:val="0"/>
            <w:i w:val="0"/>
            <w:snapToGrid w:val="0"/>
            <w:spacing w:val="0"/>
            <w:w w:val="100"/>
            <w:position w:val="0"/>
            <w:sz w:val="21"/>
            <w:szCs w:val="21"/>
            <w:u w:val="single" w:color="000000"/>
          </w:rPr>
          <w:t>有限公司</w:t>
        </w:r>
      </w:ins>
    </w:p>
    <w:p w14:paraId="5C30A0B3">
      <w:pPr>
        <w:keepNext w:val="0"/>
        <w:keepLines w:val="0"/>
        <w:pageBreakBefore w:val="0"/>
        <w:widowControl w:val="0"/>
        <w:tabs>
          <w:tab w:val="left" w:pos="6576"/>
        </w:tabs>
        <w:kinsoku/>
        <w:wordWrap/>
        <w:overflowPunct/>
        <w:topLinePunct w:val="0"/>
        <w:autoSpaceDE/>
        <w:autoSpaceDN/>
        <w:bidi w:val="0"/>
        <w:adjustRightInd w:val="0"/>
        <w:snapToGrid w:val="0"/>
        <w:spacing w:line="360" w:lineRule="auto"/>
        <w:ind w:left="0" w:right="0" w:firstLine="420" w:firstLineChars="200"/>
        <w:jc w:val="both"/>
        <w:textAlignment w:val="auto"/>
        <w:rPr>
          <w:ins w:id="1459" w:author="羊" w:date="2026-02-26T16:13:31Z"/>
          <w:rFonts w:hint="default" w:ascii="宋体" w:hAnsi="宋体" w:eastAsia="宋体" w:cs="宋体"/>
          <w:b w:val="0"/>
          <w:bCs w:val="0"/>
          <w:i w:val="0"/>
          <w:snapToGrid w:val="0"/>
          <w:spacing w:val="0"/>
          <w:w w:val="100"/>
          <w:position w:val="0"/>
          <w:sz w:val="21"/>
          <w:szCs w:val="21"/>
          <w:u w:val="single" w:color="000000"/>
          <w:lang w:val="en-US" w:eastAsia="zh-CN"/>
        </w:rPr>
      </w:pPr>
      <w:r>
        <w:rPr>
          <w:rFonts w:ascii="宋体" w:hAnsi="宋体" w:eastAsia="宋体" w:cs="宋体"/>
          <w:b w:val="0"/>
          <w:bCs w:val="0"/>
          <w:i w:val="0"/>
          <w:snapToGrid w:val="0"/>
          <w:spacing w:val="0"/>
          <w:w w:val="100"/>
          <w:position w:val="0"/>
          <w:sz w:val="21"/>
          <w:szCs w:val="21"/>
        </w:rPr>
        <w:t>承包人（全称）：</w:t>
      </w:r>
      <w:ins w:id="1460" w:author="羊" w:date="2026-02-26T18:24:07Z">
        <w:r>
          <w:rPr>
            <w:rFonts w:hint="eastAsia" w:ascii="宋体" w:hAnsi="宋体" w:eastAsia="宋体" w:cs="宋体"/>
            <w:b w:val="0"/>
            <w:bCs w:val="0"/>
            <w:i w:val="0"/>
            <w:snapToGrid w:val="0"/>
            <w:spacing w:val="0"/>
            <w:w w:val="100"/>
            <w:position w:val="0"/>
            <w:sz w:val="21"/>
            <w:szCs w:val="21"/>
            <w:u w:val="single"/>
            <w:lang w:val="en-US" w:eastAsia="zh-CN"/>
          </w:rPr>
          <w:t xml:space="preserve"> </w:t>
        </w:r>
      </w:ins>
      <w:ins w:id="1461" w:author="羊" w:date="2026-02-26T18:24:00Z">
        <w:r>
          <w:rPr>
            <w:rFonts w:hint="eastAsia" w:ascii="宋体" w:hAnsi="宋体" w:eastAsia="宋体" w:cs="宋体"/>
            <w:b w:val="0"/>
            <w:bCs w:val="0"/>
            <w:i w:val="0"/>
            <w:snapToGrid w:val="0"/>
            <w:spacing w:val="0"/>
            <w:w w:val="100"/>
            <w:position w:val="0"/>
            <w:sz w:val="21"/>
            <w:szCs w:val="21"/>
            <w:u w:val="single" w:color="000000"/>
            <w:lang w:val="en-US" w:eastAsia="zh-CN"/>
          </w:rPr>
          <w:t>中交</w:t>
        </w:r>
      </w:ins>
      <w:ins w:id="1462" w:author="羊" w:date="2026-02-26T18:24:01Z">
        <w:r>
          <w:rPr>
            <w:rFonts w:hint="eastAsia" w:ascii="宋体" w:hAnsi="宋体" w:eastAsia="宋体" w:cs="宋体"/>
            <w:b w:val="0"/>
            <w:bCs w:val="0"/>
            <w:i w:val="0"/>
            <w:snapToGrid w:val="0"/>
            <w:spacing w:val="0"/>
            <w:w w:val="100"/>
            <w:position w:val="0"/>
            <w:sz w:val="21"/>
            <w:szCs w:val="21"/>
            <w:u w:val="single" w:color="000000"/>
            <w:lang w:val="en-US" w:eastAsia="zh-CN"/>
          </w:rPr>
          <w:t>第一</w:t>
        </w:r>
      </w:ins>
      <w:ins w:id="1463" w:author="羊" w:date="2026-02-26T18:24:03Z">
        <w:r>
          <w:rPr>
            <w:rFonts w:hint="eastAsia" w:ascii="宋体" w:hAnsi="宋体" w:eastAsia="宋体" w:cs="宋体"/>
            <w:b w:val="0"/>
            <w:bCs w:val="0"/>
            <w:i w:val="0"/>
            <w:snapToGrid w:val="0"/>
            <w:spacing w:val="0"/>
            <w:w w:val="100"/>
            <w:position w:val="0"/>
            <w:sz w:val="21"/>
            <w:szCs w:val="21"/>
            <w:u w:val="single" w:color="000000"/>
            <w:lang w:val="en-US" w:eastAsia="zh-CN"/>
          </w:rPr>
          <w:t>航务</w:t>
        </w:r>
      </w:ins>
      <w:ins w:id="1464" w:author="羊" w:date="2026-02-26T18:24:04Z">
        <w:r>
          <w:rPr>
            <w:rFonts w:hint="eastAsia" w:ascii="宋体" w:hAnsi="宋体" w:eastAsia="宋体" w:cs="宋体"/>
            <w:b w:val="0"/>
            <w:bCs w:val="0"/>
            <w:i w:val="0"/>
            <w:snapToGrid w:val="0"/>
            <w:spacing w:val="0"/>
            <w:w w:val="100"/>
            <w:position w:val="0"/>
            <w:sz w:val="21"/>
            <w:szCs w:val="21"/>
            <w:u w:val="single" w:color="000000"/>
            <w:lang w:val="en-US" w:eastAsia="zh-CN"/>
          </w:rPr>
          <w:t>工程局有限公司</w:t>
        </w:r>
      </w:ins>
      <w:ins w:id="1465" w:author="羊" w:date="2026-02-26T18:24:13Z">
        <w:r>
          <w:rPr>
            <w:rFonts w:hint="eastAsia" w:ascii="宋体" w:hAnsi="宋体" w:eastAsia="宋体" w:cs="宋体"/>
            <w:b w:val="0"/>
            <w:bCs w:val="0"/>
            <w:i w:val="0"/>
            <w:snapToGrid w:val="0"/>
            <w:spacing w:val="0"/>
            <w:w w:val="100"/>
            <w:position w:val="0"/>
            <w:sz w:val="21"/>
            <w:szCs w:val="21"/>
            <w:u w:val="single" w:color="000000"/>
            <w:lang w:val="en-US" w:eastAsia="zh-CN"/>
          </w:rPr>
          <w:t xml:space="preserve"> </w:t>
        </w:r>
      </w:ins>
    </w:p>
    <w:p w14:paraId="77810358">
      <w:pPr>
        <w:pStyle w:val="12"/>
        <w:keepNext w:val="0"/>
        <w:keepLines w:val="0"/>
        <w:pageBreakBefore w:val="0"/>
        <w:widowControl w:val="0"/>
        <w:tabs>
          <w:tab w:val="left" w:pos="4831"/>
        </w:tabs>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根据《关于在交通基础设施建设中加强廉政建设的若干意见》以及有关工程建设、廉政建设的规定，为做好工程建设中的党风廉政建设，保证工程建设高效优质，保证建设资金的安全和有效使用以及投资效益，</w:t>
      </w:r>
      <w:ins w:id="1466" w:author="羊" w:date="2026-02-26T18:37:22Z">
        <w:r>
          <w:rPr>
            <w:rFonts w:hint="eastAsia" w:cs="宋体"/>
            <w:b w:val="0"/>
            <w:bCs w:val="0"/>
            <w:i w:val="0"/>
            <w:snapToGrid w:val="0"/>
            <w:spacing w:val="0"/>
            <w:w w:val="100"/>
            <w:position w:val="0"/>
            <w:sz w:val="21"/>
            <w:szCs w:val="21"/>
            <w:u w:val="single" w:color="auto"/>
            <w:lang w:val="en-US" w:eastAsia="zh-CN"/>
          </w:rPr>
          <w:t xml:space="preserve"> </w:t>
        </w:r>
      </w:ins>
      <w:ins w:id="1467" w:author="羊" w:date="2026-02-26T18:37:22Z">
        <w:r>
          <w:rPr>
            <w:rFonts w:ascii="宋体" w:hAnsi="宋体" w:eastAsia="宋体" w:cs="宋体"/>
            <w:b w:val="0"/>
            <w:bCs w:val="0"/>
            <w:i w:val="0"/>
            <w:snapToGrid w:val="0"/>
            <w:spacing w:val="0"/>
            <w:w w:val="100"/>
            <w:position w:val="0"/>
            <w:sz w:val="21"/>
            <w:szCs w:val="21"/>
            <w:u w:val="single" w:color="auto"/>
          </w:rPr>
          <w:t>涪江干流富金坝电厂船闸扩能升级改造工程</w:t>
        </w:r>
      </w:ins>
      <w:r>
        <w:rPr>
          <w:rFonts w:ascii="宋体" w:hAnsi="宋体" w:eastAsia="宋体" w:cs="宋体"/>
          <w:b w:val="0"/>
          <w:bCs w:val="0"/>
          <w:i w:val="0"/>
          <w:snapToGrid w:val="0"/>
          <w:spacing w:val="0"/>
          <w:w w:val="100"/>
          <w:position w:val="0"/>
          <w:sz w:val="21"/>
          <w:szCs w:val="21"/>
          <w:u w:val="single" w:color="000000"/>
        </w:rPr>
        <w:t>（项目名称）</w:t>
      </w:r>
      <w:r>
        <w:rPr>
          <w:rFonts w:ascii="宋体" w:hAnsi="宋体" w:eastAsia="宋体" w:cs="宋体"/>
          <w:b w:val="0"/>
          <w:bCs w:val="0"/>
          <w:i w:val="0"/>
          <w:snapToGrid w:val="0"/>
          <w:spacing w:val="0"/>
          <w:w w:val="100"/>
          <w:position w:val="0"/>
          <w:sz w:val="21"/>
          <w:szCs w:val="21"/>
        </w:rPr>
        <w:t>发包人</w:t>
      </w:r>
      <w:ins w:id="1468" w:author="羊" w:date="2026-02-26T18:32:06Z">
        <w:r>
          <w:rPr>
            <w:rFonts w:hint="eastAsia" w:cs="宋体"/>
            <w:b w:val="0"/>
            <w:bCs w:val="0"/>
            <w:i w:val="0"/>
            <w:snapToGrid w:val="0"/>
            <w:spacing w:val="0"/>
            <w:w w:val="100"/>
            <w:position w:val="0"/>
            <w:sz w:val="21"/>
            <w:szCs w:val="21"/>
            <w:u w:val="single"/>
            <w:lang w:val="en-US" w:eastAsia="zh-CN"/>
          </w:rPr>
          <w:t xml:space="preserve"> </w:t>
        </w:r>
      </w:ins>
      <w:ins w:id="1469" w:author="羊" w:date="2026-02-26T18:32:04Z">
        <w:r>
          <w:rPr>
            <w:rFonts w:ascii="宋体" w:hAnsi="宋体" w:eastAsia="宋体" w:cs="宋体"/>
            <w:b w:val="0"/>
            <w:bCs w:val="0"/>
            <w:i w:val="0"/>
            <w:snapToGrid w:val="0"/>
            <w:spacing w:val="0"/>
            <w:w w:val="100"/>
            <w:position w:val="0"/>
            <w:sz w:val="21"/>
            <w:szCs w:val="21"/>
            <w:u w:val="single" w:color="000000"/>
          </w:rPr>
          <w:t>重庆航运建设发展(集团</w:t>
        </w:r>
      </w:ins>
      <w:ins w:id="1470" w:author="羊" w:date="2026-02-26T18:32:04Z">
        <w:r>
          <w:rPr>
            <w:rFonts w:hint="eastAsia" w:cs="宋体"/>
            <w:b w:val="0"/>
            <w:bCs w:val="0"/>
            <w:i w:val="0"/>
            <w:snapToGrid w:val="0"/>
            <w:spacing w:val="0"/>
            <w:w w:val="100"/>
            <w:position w:val="0"/>
            <w:sz w:val="21"/>
            <w:szCs w:val="21"/>
            <w:u w:val="single" w:color="000000"/>
            <w:lang w:val="en-US" w:eastAsia="zh-CN"/>
          </w:rPr>
          <w:t>)</w:t>
        </w:r>
      </w:ins>
      <w:ins w:id="1471" w:author="羊" w:date="2026-02-26T18:32:04Z">
        <w:r>
          <w:rPr>
            <w:rFonts w:ascii="宋体" w:hAnsi="宋体" w:eastAsia="宋体" w:cs="宋体"/>
            <w:b w:val="0"/>
            <w:bCs w:val="0"/>
            <w:i w:val="0"/>
            <w:snapToGrid w:val="0"/>
            <w:spacing w:val="0"/>
            <w:w w:val="100"/>
            <w:position w:val="0"/>
            <w:sz w:val="21"/>
            <w:szCs w:val="21"/>
            <w:u w:val="single" w:color="000000"/>
          </w:rPr>
          <w:t>有限公司</w:t>
        </w:r>
      </w:ins>
      <w:del w:id="1472" w:author="羊" w:date="2026-02-26T18:32:04Z">
        <w:r>
          <w:rPr>
            <w:rFonts w:ascii="宋体" w:hAnsi="宋体" w:eastAsia="宋体" w:cs="宋体"/>
            <w:b w:val="0"/>
            <w:bCs w:val="0"/>
            <w:i w:val="0"/>
            <w:snapToGrid w:val="0"/>
            <w:spacing w:val="0"/>
            <w:w w:val="100"/>
            <w:position w:val="0"/>
            <w:sz w:val="21"/>
            <w:szCs w:val="21"/>
            <w:u w:val="single" w:color="000000"/>
          </w:rPr>
          <w:delText>（全称）</w:delText>
        </w:r>
      </w:del>
      <w:ins w:id="1473" w:author="羊" w:date="2026-02-26T18:32:05Z">
        <w:r>
          <w:rPr>
            <w:rFonts w:hint="eastAsia" w:cs="宋体"/>
            <w:b w:val="0"/>
            <w:bCs w:val="0"/>
            <w:i w:val="0"/>
            <w:snapToGrid w:val="0"/>
            <w:spacing w:val="0"/>
            <w:w w:val="100"/>
            <w:position w:val="0"/>
            <w:sz w:val="21"/>
            <w:szCs w:val="21"/>
            <w:u w:val="single" w:color="000000"/>
            <w:lang w:val="en-US" w:eastAsia="zh-CN"/>
          </w:rPr>
          <w:t xml:space="preserve"> </w:t>
        </w:r>
      </w:ins>
      <w:r>
        <w:rPr>
          <w:rFonts w:ascii="宋体" w:hAnsi="宋体" w:eastAsia="宋体" w:cs="宋体"/>
          <w:b w:val="0"/>
          <w:bCs w:val="0"/>
          <w:i w:val="0"/>
          <w:snapToGrid w:val="0"/>
          <w:spacing w:val="0"/>
          <w:w w:val="100"/>
          <w:position w:val="0"/>
          <w:sz w:val="21"/>
          <w:szCs w:val="21"/>
        </w:rPr>
        <w:t>与该项目</w:t>
      </w:r>
      <w:ins w:id="1474" w:author="羊" w:date="2026-02-26T18:32:23Z">
        <w:r>
          <w:rPr>
            <w:rFonts w:hint="eastAsia" w:cs="宋体"/>
            <w:b w:val="0"/>
            <w:bCs w:val="0"/>
            <w:i w:val="0"/>
            <w:snapToGrid w:val="0"/>
            <w:spacing w:val="0"/>
            <w:w w:val="100"/>
            <w:position w:val="0"/>
            <w:sz w:val="21"/>
            <w:szCs w:val="21"/>
            <w:u w:val="single" w:color="000000"/>
            <w:lang w:val="en-US" w:eastAsia="zh-CN"/>
          </w:rPr>
          <w:t>/</w:t>
        </w:r>
      </w:ins>
      <w:r>
        <w:rPr>
          <w:rFonts w:ascii="宋体" w:hAnsi="宋体" w:eastAsia="宋体" w:cs="宋体"/>
          <w:b w:val="0"/>
          <w:bCs w:val="0"/>
          <w:i w:val="0"/>
          <w:snapToGrid w:val="0"/>
          <w:spacing w:val="0"/>
          <w:w w:val="100"/>
          <w:position w:val="0"/>
          <w:sz w:val="21"/>
          <w:szCs w:val="21"/>
        </w:rPr>
        <w:t>标段施工单位</w:t>
      </w:r>
      <w:ins w:id="1475" w:author="羊" w:date="2026-02-26T18:24:25Z">
        <w:r>
          <w:rPr>
            <w:rFonts w:hint="eastAsia" w:ascii="宋体" w:hAnsi="宋体" w:eastAsia="宋体" w:cs="宋体"/>
            <w:b w:val="0"/>
            <w:bCs w:val="0"/>
            <w:i w:val="0"/>
            <w:snapToGrid w:val="0"/>
            <w:spacing w:val="0"/>
            <w:w w:val="100"/>
            <w:position w:val="0"/>
            <w:sz w:val="21"/>
            <w:szCs w:val="21"/>
            <w:u w:val="single"/>
            <w:lang w:val="en-US" w:eastAsia="zh-CN"/>
          </w:rPr>
          <w:t xml:space="preserve"> </w:t>
        </w:r>
      </w:ins>
      <w:ins w:id="1476" w:author="羊" w:date="2026-02-26T18:24:25Z">
        <w:r>
          <w:rPr>
            <w:rFonts w:hint="eastAsia" w:ascii="宋体" w:hAnsi="宋体" w:eastAsia="宋体" w:cs="宋体"/>
            <w:b w:val="0"/>
            <w:bCs w:val="0"/>
            <w:i w:val="0"/>
            <w:snapToGrid w:val="0"/>
            <w:spacing w:val="0"/>
            <w:w w:val="100"/>
            <w:position w:val="0"/>
            <w:sz w:val="21"/>
            <w:szCs w:val="21"/>
            <w:u w:val="single" w:color="000000"/>
            <w:lang w:val="en-US" w:eastAsia="zh-CN"/>
          </w:rPr>
          <w:t xml:space="preserve">中交第一航务工程局有限公司 </w:t>
        </w:r>
      </w:ins>
      <w:del w:id="1477" w:author="羊" w:date="2026-02-26T18:24:25Z">
        <w:r>
          <w:rPr>
            <w:rFonts w:ascii="宋体" w:hAnsi="宋体" w:eastAsia="宋体" w:cs="宋体"/>
            <w:b w:val="0"/>
            <w:bCs w:val="0"/>
            <w:i w:val="0"/>
            <w:snapToGrid w:val="0"/>
            <w:spacing w:val="0"/>
            <w:w w:val="100"/>
            <w:position w:val="0"/>
            <w:sz w:val="21"/>
            <w:szCs w:val="21"/>
            <w:u w:val="single" w:color="000000"/>
          </w:rPr>
          <w:delText>（全称）</w:delText>
        </w:r>
      </w:del>
      <w:r>
        <w:rPr>
          <w:rFonts w:ascii="宋体" w:hAnsi="宋体" w:eastAsia="宋体" w:cs="宋体"/>
          <w:b w:val="0"/>
          <w:bCs w:val="0"/>
          <w:i w:val="0"/>
          <w:snapToGrid w:val="0"/>
          <w:spacing w:val="0"/>
          <w:w w:val="100"/>
          <w:position w:val="0"/>
          <w:sz w:val="21"/>
          <w:szCs w:val="21"/>
        </w:rPr>
        <w:t>（以下称承包人），特订立如下合同。</w:t>
      </w:r>
    </w:p>
    <w:p w14:paraId="7B3D1EDF">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1.发包人和承包人双方的权利和义务</w:t>
      </w:r>
    </w:p>
    <w:p w14:paraId="5C1C7634">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（1）严格遵守党的政策规定和国家有关法律法规及交通运输部的有关规定。</w:t>
      </w:r>
    </w:p>
    <w:p w14:paraId="578769FA">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（2）严格执行</w:t>
      </w:r>
      <w:ins w:id="1478" w:author="羊" w:date="2026-02-26T18:37:34Z">
        <w:r>
          <w:rPr>
            <w:rFonts w:hint="eastAsia" w:cs="宋体"/>
            <w:b w:val="0"/>
            <w:bCs w:val="0"/>
            <w:i w:val="0"/>
            <w:snapToGrid w:val="0"/>
            <w:spacing w:val="0"/>
            <w:w w:val="100"/>
            <w:position w:val="0"/>
            <w:sz w:val="21"/>
            <w:szCs w:val="21"/>
            <w:u w:val="single" w:color="auto"/>
            <w:lang w:val="en-US" w:eastAsia="zh-CN"/>
          </w:rPr>
          <w:t xml:space="preserve"> </w:t>
        </w:r>
      </w:ins>
      <w:ins w:id="1479" w:author="羊" w:date="2026-02-26T18:37:34Z">
        <w:r>
          <w:rPr>
            <w:rFonts w:ascii="宋体" w:hAnsi="宋体" w:eastAsia="宋体" w:cs="宋体"/>
            <w:b w:val="0"/>
            <w:bCs w:val="0"/>
            <w:i w:val="0"/>
            <w:snapToGrid w:val="0"/>
            <w:spacing w:val="0"/>
            <w:w w:val="100"/>
            <w:position w:val="0"/>
            <w:sz w:val="21"/>
            <w:szCs w:val="21"/>
            <w:u w:val="single" w:color="auto"/>
          </w:rPr>
          <w:t>涪江干流富金坝电厂船闸扩能升级改造工程施工总承</w:t>
        </w:r>
      </w:ins>
      <w:ins w:id="1480" w:author="羊" w:date="2026-02-26T18:37:34Z">
        <w:r>
          <w:rPr>
            <w:rFonts w:hint="eastAsia" w:cs="宋体"/>
            <w:b w:val="0"/>
            <w:bCs w:val="0"/>
            <w:i w:val="0"/>
            <w:snapToGrid w:val="0"/>
            <w:spacing w:val="0"/>
            <w:w w:val="100"/>
            <w:position w:val="0"/>
            <w:sz w:val="21"/>
            <w:szCs w:val="21"/>
            <w:u w:val="single" w:color="auto"/>
            <w:lang w:val="en-US" w:eastAsia="zh-CN"/>
          </w:rPr>
          <w:t>合同</w:t>
        </w:r>
      </w:ins>
      <w:del w:id="1481" w:author="羊" w:date="2026-02-26T18:37:34Z">
        <w:r>
          <w:rPr>
            <w:rFonts w:ascii="宋体" w:hAnsi="宋体" w:eastAsia="宋体" w:cs="宋体"/>
            <w:b w:val="0"/>
            <w:bCs w:val="0"/>
            <w:i w:val="0"/>
            <w:snapToGrid w:val="0"/>
            <w:spacing w:val="0"/>
            <w:w w:val="100"/>
            <w:position w:val="0"/>
            <w:sz w:val="21"/>
            <w:szCs w:val="21"/>
            <w:u w:val="single" w:color="000000"/>
          </w:rPr>
          <w:delText>（项目名称）</w:delText>
        </w:r>
      </w:del>
      <w:del w:id="1482" w:author="羊" w:date="2026-02-26T18:37:36Z">
        <w:r>
          <w:rPr>
            <w:rFonts w:ascii="宋体" w:hAnsi="宋体" w:eastAsia="宋体" w:cs="宋体"/>
            <w:b w:val="0"/>
            <w:bCs w:val="0"/>
            <w:i w:val="0"/>
            <w:snapToGrid w:val="0"/>
            <w:spacing w:val="0"/>
            <w:w w:val="100"/>
            <w:position w:val="0"/>
            <w:sz w:val="21"/>
            <w:szCs w:val="21"/>
            <w:u w:val="single" w:color="000000"/>
          </w:rPr>
          <w:delText>（标段</w:delText>
        </w:r>
      </w:del>
      <w:del w:id="1483" w:author="羊" w:date="2026-02-26T18:37:37Z">
        <w:r>
          <w:rPr>
            <w:rFonts w:ascii="宋体" w:hAnsi="宋体" w:eastAsia="宋体" w:cs="宋体"/>
            <w:b w:val="0"/>
            <w:bCs w:val="0"/>
            <w:i w:val="0"/>
            <w:snapToGrid w:val="0"/>
            <w:spacing w:val="0"/>
            <w:w w:val="100"/>
            <w:position w:val="0"/>
            <w:sz w:val="21"/>
            <w:szCs w:val="21"/>
            <w:u w:val="single" w:color="000000"/>
          </w:rPr>
          <w:delText>名称）</w:delText>
        </w:r>
      </w:del>
      <w:ins w:id="1484" w:author="羊" w:date="2026-02-26T18:37:38Z">
        <w:r>
          <w:rPr>
            <w:rFonts w:hint="eastAsia" w:cs="宋体"/>
            <w:b w:val="0"/>
            <w:bCs w:val="0"/>
            <w:i w:val="0"/>
            <w:snapToGrid w:val="0"/>
            <w:spacing w:val="0"/>
            <w:w w:val="100"/>
            <w:position w:val="0"/>
            <w:sz w:val="21"/>
            <w:szCs w:val="21"/>
            <w:u w:val="single" w:color="000000"/>
            <w:lang w:val="en-US" w:eastAsia="zh-CN"/>
          </w:rPr>
          <w:t xml:space="preserve"> </w:t>
        </w:r>
      </w:ins>
      <w:r>
        <w:rPr>
          <w:rFonts w:ascii="宋体" w:hAnsi="宋体" w:eastAsia="宋体" w:cs="宋体"/>
          <w:b w:val="0"/>
          <w:bCs w:val="0"/>
          <w:i w:val="0"/>
          <w:snapToGrid w:val="0"/>
          <w:spacing w:val="0"/>
          <w:w w:val="100"/>
          <w:position w:val="0"/>
          <w:sz w:val="21"/>
          <w:szCs w:val="21"/>
        </w:rPr>
        <w:t>的施工合同文件，自觉按合同办事。</w:t>
      </w:r>
    </w:p>
    <w:p w14:paraId="67358BAB">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（3）双方的业务活动坚持公开、公正、诚信、透明的原则（法律认定的商业秘密和合同文件另有规定除外），不得损害国家和集体利益，违反工程建设管理规章制度。</w:t>
      </w:r>
    </w:p>
    <w:p w14:paraId="36FFCCAC">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（4）建立健全廉政制度，开展廉政教育，设立廉政告示牌，公布举报电话，监督并认真查处违法违纪行为。</w:t>
      </w:r>
    </w:p>
    <w:p w14:paraId="1F2F7C0C">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（5）发现对方在业务活动中有违反廉政规定的行为，有及时提醒对方纠正的权利和义务。</w:t>
      </w:r>
    </w:p>
    <w:p w14:paraId="74CB101B">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（6）发现对方严重违反本合同义务条款的行为，有向其上级有关部门举报、建议给予处理并要求告知处理结果的权利。</w:t>
      </w:r>
    </w:p>
    <w:p w14:paraId="2AE6EA7A">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2.发包人的义务</w:t>
      </w:r>
    </w:p>
    <w:p w14:paraId="211FBC1A">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（1）发包人及其工作人员不得索要或接受承包人的礼金、有价证券和贵重物品，不得让承包人报销任何应由发包人或发包人工作人员支付的费用等。</w:t>
      </w:r>
    </w:p>
    <w:p w14:paraId="648843FB">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（2）发包人工作人员不得参加承包人安排的超标准宴请和娱乐活动；不得接受承包人提供的通讯工具、交通工具和高档办公用品等。</w:t>
      </w:r>
    </w:p>
    <w:p w14:paraId="1194F6A9">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（3）发包人及其工作人员不得要求或接受承包人为其住房装修、婚丧嫁娶活动、配偶子女的工作安排以及出国出境、旅游等提供方便等。</w:t>
      </w:r>
    </w:p>
    <w:p w14:paraId="7A527315">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（4）发包人工作人员及其配偶、子女不得参与从事与发包人工程有关的材料设备供应、工程分包、劳务等经济活动。</w:t>
      </w:r>
    </w:p>
    <w:p w14:paraId="3E03C363">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（5）发包人及其工作人员不得以任何理由向承包人推荐分包单位或推销材料，不得要求承包人购买合同规定外的材料和设备。</w:t>
      </w:r>
    </w:p>
    <w:p w14:paraId="2B6F626F">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（6）发包人工作人员要秉公办事，不准营私舞弊，不准利用职权从事各种个人有偿中介活动和安排个人施工队伍。</w:t>
      </w:r>
    </w:p>
    <w:p w14:paraId="7571ED5E">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3.承包人义务</w:t>
      </w:r>
    </w:p>
    <w:p w14:paraId="56F53AEA">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（1）承包人不得以任何理由向发包人及其工作人员行贿或赠礼金、有价证券、贵重礼品。</w:t>
      </w:r>
    </w:p>
    <w:p w14:paraId="12B36DD3">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（2）承包人不得以任何名义为发包人及其工作人员报销应由发包人单位或个人支付的任何费用。</w:t>
      </w:r>
    </w:p>
    <w:p w14:paraId="5E27D08D">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（3）承包人不得以任何理由安排发包人工作人员参加超标准宴请及娱乐活动。</w:t>
      </w:r>
    </w:p>
    <w:p w14:paraId="4A3B82BF">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ins w:id="1485" w:author="羊" w:date="2026-02-26T16:14:2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（4）承包人不得为发包人和个人购置或提供通讯工具、交通工具和高档办公用品等。</w:t>
      </w:r>
    </w:p>
    <w:p w14:paraId="635C5EFC">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4.违约责任</w:t>
      </w:r>
    </w:p>
    <w:p w14:paraId="0D7CC35D">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（1）发包人及其工作人员违反本合同第1、2条，按管理权限，依据有关规定给予党纪、政纪或组织处理，涉嫌犯罪的，移交司法机关追究刑事责任；给承包人造成经济损失的，应予以赔偿。</w:t>
      </w:r>
    </w:p>
    <w:p w14:paraId="05EED889">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（2）承包人及其工作人员违反本合同第1、3条，按管理权限，依据有关规定给予党纪、政纪或组织处理；给发包人单位造成损失的，应予以赔偿；情节严重的，发包人将上报交通工程建设主管部门。</w:t>
      </w:r>
    </w:p>
    <w:p w14:paraId="632E3895">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5.反商业贿赂</w:t>
      </w:r>
    </w:p>
    <w:p w14:paraId="3BAA3BC1">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（1）各方都清楚并愿意严格遵守中华人民共和国反商业贿赂的法律规定，各方都清楚任何形式的贿赂和贪渎行为都将触犯法律，并将受到法律的严惩。</w:t>
      </w:r>
    </w:p>
    <w:p w14:paraId="12978A7C">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各方均不得向对方或对方经办人或其他相关人员索要、收受、提供、给予合同约定外的任何利益，包括但不限于明扣、暗扣、现金、购物卡、实物、有价证券、旅游或其他非物质性利益等，但如该等利益属于行业惯例或通常做法，则须在合同中明示。</w:t>
      </w:r>
    </w:p>
    <w:p w14:paraId="177BF5A9">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（3）各方严格禁止其经办人员的任何商业贿赂行为。各方经办人发生本条第（2）款所列示的任何一种行为，都是违反各方公司制度的，都将受到各方制度和国家法律的惩处。</w:t>
      </w:r>
    </w:p>
    <w:p w14:paraId="3E5CCDB3">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（4）各方郑重提示：各方反对各方或各方的经办人员为了本合同之目的与本合同以外的任何第各方发生本条款第（2）款所列示的任何一种行为，该等行为都是违反国家法律的行为，并将受到国家法律的惩处。</w:t>
      </w:r>
    </w:p>
    <w:p w14:paraId="05A53189">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（5）如因一方或一方经办人违反上述第（2）款、第（3）款、第（4）款之规定，给其他方造成损失的，应承担损害赔偿责任。</w:t>
      </w:r>
    </w:p>
    <w:p w14:paraId="6079B965">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（6）本条所称“其他相关人员”是指各方经办人以外的与合同有直接或间接利益关系的人员，包括但不仅限于合同经办人的亲友。</w:t>
      </w:r>
    </w:p>
    <w:p w14:paraId="62AD178B">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双方约定：本合同由双方或双方上级单位的纪检监察机关负责监督执行。由发包人或发包人上级单位的纪检监察机关约请承包人或承包人上级单位纪检监察机关对本合同执行情况进行检查；提出在本合同规定范围内的裁定意见。</w:t>
      </w:r>
    </w:p>
    <w:p w14:paraId="23940BEE">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7.本合同有效期为发包人和承包人签署之日起至该工程项目竣工验收后止。</w:t>
      </w:r>
    </w:p>
    <w:p w14:paraId="5FFDC395">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8.本合同作为</w:t>
      </w:r>
      <w:ins w:id="1486" w:author="羊" w:date="2026-02-26T18:37:48Z">
        <w:r>
          <w:rPr>
            <w:rFonts w:hint="eastAsia" w:cs="宋体"/>
            <w:b w:val="0"/>
            <w:bCs w:val="0"/>
            <w:i w:val="0"/>
            <w:snapToGrid w:val="0"/>
            <w:spacing w:val="0"/>
            <w:w w:val="100"/>
            <w:position w:val="0"/>
            <w:sz w:val="21"/>
            <w:szCs w:val="21"/>
            <w:u w:val="single" w:color="auto"/>
            <w:lang w:val="en-US" w:eastAsia="zh-CN"/>
          </w:rPr>
          <w:t xml:space="preserve"> </w:t>
        </w:r>
      </w:ins>
      <w:ins w:id="1487" w:author="羊" w:date="2026-02-26T18:37:48Z">
        <w:r>
          <w:rPr>
            <w:rFonts w:ascii="宋体" w:hAnsi="宋体" w:eastAsia="宋体" w:cs="宋体"/>
            <w:b w:val="0"/>
            <w:bCs w:val="0"/>
            <w:i w:val="0"/>
            <w:snapToGrid w:val="0"/>
            <w:spacing w:val="0"/>
            <w:w w:val="100"/>
            <w:position w:val="0"/>
            <w:sz w:val="21"/>
            <w:szCs w:val="21"/>
            <w:u w:val="single" w:color="auto"/>
          </w:rPr>
          <w:t>涪江干流富金坝电厂船闸扩能升级改造工程</w:t>
        </w:r>
      </w:ins>
      <w:del w:id="1488" w:author="羊" w:date="2026-02-26T18:37:48Z">
        <w:r>
          <w:rPr>
            <w:rFonts w:ascii="宋体" w:hAnsi="宋体" w:eastAsia="宋体" w:cs="宋体"/>
            <w:b w:val="0"/>
            <w:bCs w:val="0"/>
            <w:i w:val="0"/>
            <w:snapToGrid w:val="0"/>
            <w:spacing w:val="0"/>
            <w:w w:val="100"/>
            <w:position w:val="0"/>
            <w:sz w:val="21"/>
            <w:szCs w:val="21"/>
            <w:u w:val="single" w:color="000000"/>
          </w:rPr>
          <w:delText>（项目名称）</w:delText>
        </w:r>
      </w:del>
      <w:ins w:id="1489" w:author="羊" w:date="2026-02-26T18:37:49Z">
        <w:r>
          <w:rPr>
            <w:rFonts w:hint="eastAsia" w:cs="宋体"/>
            <w:b w:val="0"/>
            <w:bCs w:val="0"/>
            <w:i w:val="0"/>
            <w:snapToGrid w:val="0"/>
            <w:spacing w:val="0"/>
            <w:w w:val="100"/>
            <w:position w:val="0"/>
            <w:sz w:val="21"/>
            <w:szCs w:val="21"/>
            <w:u w:val="single" w:color="000000"/>
            <w:lang w:val="en-US" w:eastAsia="zh-CN"/>
          </w:rPr>
          <w:t xml:space="preserve"> </w:t>
        </w:r>
      </w:ins>
      <w:r>
        <w:rPr>
          <w:rFonts w:ascii="宋体" w:hAnsi="宋体" w:eastAsia="宋体" w:cs="宋体"/>
          <w:b w:val="0"/>
          <w:bCs w:val="0"/>
          <w:i w:val="0"/>
          <w:snapToGrid w:val="0"/>
          <w:spacing w:val="0"/>
          <w:w w:val="100"/>
          <w:position w:val="0"/>
          <w:sz w:val="21"/>
          <w:szCs w:val="21"/>
        </w:rPr>
        <w:t>标段施工合同的附件，与工程施工合同具有同等的法律效力，经合同双方签署立即生效。</w:t>
      </w:r>
    </w:p>
    <w:p w14:paraId="59A356B7">
      <w:pPr>
        <w:pStyle w:val="12"/>
        <w:keepNext w:val="0"/>
        <w:keepLines w:val="0"/>
        <w:pageBreakBefore w:val="0"/>
        <w:widowControl w:val="0"/>
        <w:kinsoku/>
        <w:wordWrap/>
        <w:overflowPunct/>
        <w:topLinePunct w:val="0"/>
        <w:autoSpaceDE/>
        <w:autoSpaceDN/>
        <w:bidi w:val="0"/>
        <w:adjustRightInd w:val="0"/>
        <w:snapToGrid w:val="0"/>
        <w:spacing w:before="0" w:line="360" w:lineRule="exact"/>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9.本合同一式四份，由发包人和承包人各执一份，送交发包人和承包人的监督单位各一份。</w:t>
      </w:r>
    </w:p>
    <w:p w14:paraId="3D6B9717">
      <w:pPr>
        <w:pStyle w:val="12"/>
        <w:keepNext w:val="0"/>
        <w:keepLines w:val="0"/>
        <w:pageBreakBefore w:val="0"/>
        <w:widowControl w:val="0"/>
        <w:tabs>
          <w:tab w:val="left" w:pos="5356"/>
        </w:tabs>
        <w:kinsoku/>
        <w:wordWrap/>
        <w:overflowPunct/>
        <w:topLinePunct w:val="0"/>
        <w:autoSpaceDE/>
        <w:autoSpaceDN/>
        <w:bidi w:val="0"/>
        <w:adjustRightInd w:val="0"/>
        <w:snapToGrid w:val="0"/>
        <w:spacing w:before="0" w:line="360" w:lineRule="exact"/>
        <w:ind w:left="0" w:right="0" w:firstLine="420" w:firstLineChars="200"/>
        <w:jc w:val="both"/>
        <w:textAlignment w:val="auto"/>
        <w:rPr>
          <w:ins w:id="1490" w:author="羊" w:date="2026-02-26T18:38:27Z"/>
          <w:rFonts w:ascii="宋体" w:hAnsi="宋体" w:eastAsia="宋体" w:cs="宋体"/>
          <w:b w:val="0"/>
          <w:bCs w:val="0"/>
          <w:i w:val="0"/>
          <w:snapToGrid w:val="0"/>
          <w:spacing w:val="0"/>
          <w:w w:val="100"/>
          <w:position w:val="0"/>
          <w:sz w:val="21"/>
          <w:szCs w:val="21"/>
        </w:rPr>
      </w:pPr>
    </w:p>
    <w:p w14:paraId="4B2635EC">
      <w:pPr>
        <w:pStyle w:val="12"/>
        <w:keepNext w:val="0"/>
        <w:keepLines w:val="0"/>
        <w:pageBreakBefore w:val="0"/>
        <w:widowControl w:val="0"/>
        <w:tabs>
          <w:tab w:val="left" w:pos="5356"/>
        </w:tabs>
        <w:kinsoku/>
        <w:wordWrap/>
        <w:overflowPunct/>
        <w:topLinePunct w:val="0"/>
        <w:autoSpaceDE/>
        <w:autoSpaceDN/>
        <w:bidi w:val="0"/>
        <w:adjustRightInd w:val="0"/>
        <w:snapToGrid w:val="0"/>
        <w:spacing w:before="0" w:line="360" w:lineRule="auto"/>
        <w:ind w:left="0" w:right="0" w:firstLine="0" w:firstLineChars="0"/>
        <w:jc w:val="both"/>
        <w:textAlignment w:val="auto"/>
        <w:rPr>
          <w:ins w:id="1491" w:author="羊" w:date="2026-02-26T18:41:57Z"/>
          <w:rFonts w:ascii="宋体" w:hAnsi="宋体" w:eastAsia="宋体" w:cs="宋体"/>
          <w:b w:val="0"/>
          <w:bCs w:val="0"/>
          <w:i w:val="0"/>
          <w:snapToGrid w:val="0"/>
          <w:spacing w:val="0"/>
          <w:w w:val="100"/>
          <w:position w:val="0"/>
          <w:sz w:val="21"/>
          <w:szCs w:val="21"/>
        </w:rPr>
      </w:pPr>
    </w:p>
    <w:p w14:paraId="7AFB525A">
      <w:pPr>
        <w:pStyle w:val="12"/>
        <w:keepNext w:val="0"/>
        <w:keepLines w:val="0"/>
        <w:pageBreakBefore w:val="0"/>
        <w:widowControl w:val="0"/>
        <w:tabs>
          <w:tab w:val="left" w:pos="5356"/>
        </w:tabs>
        <w:kinsoku/>
        <w:wordWrap/>
        <w:overflowPunct/>
        <w:topLinePunct w:val="0"/>
        <w:autoSpaceDE/>
        <w:autoSpaceDN/>
        <w:bidi w:val="0"/>
        <w:adjustRightInd w:val="0"/>
        <w:snapToGrid w:val="0"/>
        <w:spacing w:before="0" w:line="360" w:lineRule="auto"/>
        <w:ind w:left="0" w:right="0" w:firstLine="0" w:firstLineChars="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w:t>
      </w:r>
      <w:ins w:id="1492" w:author="羊" w:date="2026-02-26T18:32:34Z">
        <w:r>
          <w:rPr>
            <w:rFonts w:ascii="宋体" w:hAnsi="宋体" w:eastAsia="宋体" w:cs="宋体"/>
            <w:b w:val="0"/>
            <w:bCs w:val="0"/>
            <w:i w:val="0"/>
            <w:snapToGrid w:val="0"/>
            <w:spacing w:val="0"/>
            <w:w w:val="100"/>
            <w:position w:val="0"/>
            <w:sz w:val="21"/>
            <w:szCs w:val="21"/>
            <w:u w:val="single" w:color="000000"/>
          </w:rPr>
          <w:t>重庆航运建设发展(集团</w:t>
        </w:r>
      </w:ins>
      <w:ins w:id="1493" w:author="羊" w:date="2026-02-26T18:32:34Z">
        <w:r>
          <w:rPr>
            <w:rFonts w:hint="eastAsia" w:cs="宋体"/>
            <w:b w:val="0"/>
            <w:bCs w:val="0"/>
            <w:i w:val="0"/>
            <w:snapToGrid w:val="0"/>
            <w:spacing w:val="0"/>
            <w:w w:val="100"/>
            <w:position w:val="0"/>
            <w:sz w:val="21"/>
            <w:szCs w:val="21"/>
            <w:u w:val="single" w:color="000000"/>
            <w:lang w:val="en-US" w:eastAsia="zh-CN"/>
          </w:rPr>
          <w:t>)</w:t>
        </w:r>
      </w:ins>
      <w:ins w:id="1494" w:author="羊" w:date="2026-02-26T18:32:34Z">
        <w:r>
          <w:rPr>
            <w:rFonts w:ascii="宋体" w:hAnsi="宋体" w:eastAsia="宋体" w:cs="宋体"/>
            <w:b w:val="0"/>
            <w:bCs w:val="0"/>
            <w:i w:val="0"/>
            <w:snapToGrid w:val="0"/>
            <w:spacing w:val="0"/>
            <w:w w:val="100"/>
            <w:position w:val="0"/>
            <w:sz w:val="21"/>
            <w:szCs w:val="21"/>
            <w:u w:val="single" w:color="000000"/>
          </w:rPr>
          <w:t>有限公司</w:t>
        </w:r>
      </w:ins>
      <w:del w:id="1495" w:author="羊" w:date="2026-02-26T18:32:34Z">
        <w:r>
          <w:rPr>
            <w:rFonts w:ascii="宋体" w:hAnsi="宋体" w:eastAsia="宋体" w:cs="宋体"/>
            <w:b w:val="0"/>
            <w:bCs w:val="0"/>
            <w:i w:val="0"/>
            <w:snapToGrid w:val="0"/>
            <w:spacing w:val="0"/>
            <w:w w:val="100"/>
            <w:position w:val="0"/>
            <w:sz w:val="21"/>
            <w:szCs w:val="21"/>
            <w:u w:val="single" w:color="000000"/>
          </w:rPr>
          <w:delText>（单位全称）</w:delText>
        </w:r>
      </w:del>
      <w:r>
        <w:rPr>
          <w:rFonts w:ascii="宋体" w:hAnsi="宋体" w:eastAsia="宋体" w:cs="宋体"/>
          <w:b w:val="0"/>
          <w:bCs w:val="0"/>
          <w:i w:val="0"/>
          <w:snapToGrid w:val="0"/>
          <w:spacing w:val="0"/>
          <w:w w:val="100"/>
          <w:position w:val="0"/>
          <w:sz w:val="21"/>
          <w:szCs w:val="21"/>
          <w:u w:val="single" w:color="000000"/>
        </w:rPr>
        <w:t>（盖</w:t>
      </w:r>
      <w:del w:id="1496" w:author="羊" w:date="2026-02-26T18:39:41Z">
        <w:r>
          <w:rPr>
            <w:rFonts w:ascii="宋体" w:hAnsi="宋体" w:eastAsia="宋体" w:cs="宋体"/>
            <w:b w:val="0"/>
            <w:bCs w:val="0"/>
            <w:i w:val="0"/>
            <w:snapToGrid w:val="0"/>
            <w:spacing w:val="0"/>
            <w:w w:val="100"/>
            <w:position w:val="0"/>
            <w:sz w:val="21"/>
            <w:szCs w:val="21"/>
            <w:u w:val="single" w:color="000000"/>
          </w:rPr>
          <w:delText>单位</w:delText>
        </w:r>
      </w:del>
      <w:del w:id="1497" w:author="羊" w:date="2026-02-26T18:41:10Z">
        <w:r>
          <w:rPr>
            <w:rFonts w:ascii="宋体" w:hAnsi="宋体" w:eastAsia="宋体" w:cs="宋体"/>
            <w:b w:val="0"/>
            <w:bCs w:val="0"/>
            <w:i w:val="0"/>
            <w:snapToGrid w:val="0"/>
            <w:spacing w:val="0"/>
            <w:w w:val="100"/>
            <w:position w:val="0"/>
            <w:sz w:val="21"/>
            <w:szCs w:val="21"/>
            <w:u w:val="single" w:color="000000"/>
          </w:rPr>
          <w:delText>公</w:delText>
        </w:r>
      </w:del>
      <w:r>
        <w:rPr>
          <w:rFonts w:ascii="宋体" w:hAnsi="宋体" w:eastAsia="宋体" w:cs="宋体"/>
          <w:b w:val="0"/>
          <w:bCs w:val="0"/>
          <w:i w:val="0"/>
          <w:snapToGrid w:val="0"/>
          <w:spacing w:val="0"/>
          <w:w w:val="100"/>
          <w:position w:val="0"/>
          <w:sz w:val="21"/>
          <w:szCs w:val="21"/>
          <w:u w:val="single" w:color="000000"/>
        </w:rPr>
        <w:t>章）</w:t>
      </w:r>
      <w:ins w:id="1498" w:author="羊" w:date="2026-02-26T18:39:57Z">
        <w:r>
          <w:rPr>
            <w:rFonts w:hint="eastAsia" w:cs="宋体"/>
            <w:b w:val="0"/>
            <w:bCs w:val="0"/>
            <w:i w:val="0"/>
            <w:snapToGrid w:val="0"/>
            <w:spacing w:val="0"/>
            <w:w w:val="100"/>
            <w:position w:val="0"/>
            <w:sz w:val="21"/>
            <w:szCs w:val="21"/>
            <w:lang w:val="en-US" w:eastAsia="zh-CN"/>
          </w:rPr>
          <w:t xml:space="preserve"> </w:t>
        </w:r>
      </w:ins>
      <w:ins w:id="1499" w:author="羊" w:date="2026-02-26T18:41:13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承包人：</w:t>
      </w:r>
      <w:ins w:id="1500" w:author="羊" w:date="2026-02-26T18:24:34Z">
        <w:r>
          <w:rPr>
            <w:rFonts w:hint="eastAsia" w:ascii="宋体" w:hAnsi="宋体" w:eastAsia="宋体" w:cs="宋体"/>
            <w:b w:val="0"/>
            <w:bCs w:val="0"/>
            <w:i w:val="0"/>
            <w:snapToGrid w:val="0"/>
            <w:spacing w:val="0"/>
            <w:w w:val="100"/>
            <w:position w:val="0"/>
            <w:sz w:val="21"/>
            <w:szCs w:val="21"/>
            <w:u w:val="single" w:color="000000"/>
            <w:lang w:val="en-US" w:eastAsia="zh-CN"/>
          </w:rPr>
          <w:t>中交第一航务工程局有限公司</w:t>
        </w:r>
      </w:ins>
      <w:del w:id="1501" w:author="羊" w:date="2026-02-26T18:24:34Z">
        <w:r>
          <w:rPr>
            <w:rFonts w:ascii="宋体" w:hAnsi="宋体" w:eastAsia="宋体" w:cs="宋体"/>
            <w:b w:val="0"/>
            <w:bCs w:val="0"/>
            <w:i w:val="0"/>
            <w:snapToGrid w:val="0"/>
            <w:spacing w:val="0"/>
            <w:w w:val="100"/>
            <w:position w:val="0"/>
            <w:sz w:val="21"/>
            <w:szCs w:val="21"/>
            <w:u w:val="single" w:color="000000"/>
          </w:rPr>
          <w:delText>（单位全称）</w:delText>
        </w:r>
      </w:del>
      <w:r>
        <w:rPr>
          <w:rFonts w:ascii="宋体" w:hAnsi="宋体" w:eastAsia="宋体" w:cs="宋体"/>
          <w:b w:val="0"/>
          <w:bCs w:val="0"/>
          <w:i w:val="0"/>
          <w:snapToGrid w:val="0"/>
          <w:spacing w:val="0"/>
          <w:w w:val="100"/>
          <w:position w:val="0"/>
          <w:sz w:val="21"/>
          <w:szCs w:val="21"/>
          <w:u w:val="single" w:color="000000"/>
        </w:rPr>
        <w:t>（盖</w:t>
      </w:r>
      <w:del w:id="1502" w:author="羊" w:date="2026-02-26T18:39:49Z">
        <w:r>
          <w:rPr>
            <w:rFonts w:ascii="宋体" w:hAnsi="宋体" w:eastAsia="宋体" w:cs="宋体"/>
            <w:b w:val="0"/>
            <w:bCs w:val="0"/>
            <w:i w:val="0"/>
            <w:snapToGrid w:val="0"/>
            <w:spacing w:val="0"/>
            <w:w w:val="100"/>
            <w:position w:val="0"/>
            <w:sz w:val="21"/>
            <w:szCs w:val="21"/>
            <w:u w:val="single" w:color="000000"/>
          </w:rPr>
          <w:delText>单位</w:delText>
        </w:r>
      </w:del>
      <w:del w:id="1503" w:author="羊" w:date="2026-02-26T18:41:11Z">
        <w:r>
          <w:rPr>
            <w:rFonts w:ascii="宋体" w:hAnsi="宋体" w:eastAsia="宋体" w:cs="宋体"/>
            <w:b w:val="0"/>
            <w:bCs w:val="0"/>
            <w:i w:val="0"/>
            <w:snapToGrid w:val="0"/>
            <w:spacing w:val="0"/>
            <w:w w:val="100"/>
            <w:position w:val="0"/>
            <w:sz w:val="21"/>
            <w:szCs w:val="21"/>
            <w:u w:val="single" w:color="000000"/>
          </w:rPr>
          <w:delText>公</w:delText>
        </w:r>
      </w:del>
      <w:r>
        <w:rPr>
          <w:rFonts w:ascii="宋体" w:hAnsi="宋体" w:eastAsia="宋体" w:cs="宋体"/>
          <w:b w:val="0"/>
          <w:bCs w:val="0"/>
          <w:i w:val="0"/>
          <w:snapToGrid w:val="0"/>
          <w:spacing w:val="0"/>
          <w:w w:val="100"/>
          <w:position w:val="0"/>
          <w:sz w:val="21"/>
          <w:szCs w:val="21"/>
          <w:u w:val="single" w:color="000000"/>
        </w:rPr>
        <w:t>章）</w:t>
      </w:r>
    </w:p>
    <w:p w14:paraId="1FF93034">
      <w:pPr>
        <w:pStyle w:val="12"/>
        <w:keepNext w:val="0"/>
        <w:keepLines w:val="0"/>
        <w:pageBreakBefore w:val="0"/>
        <w:widowControl w:val="0"/>
        <w:tabs>
          <w:tab w:val="left" w:pos="3052"/>
          <w:tab w:val="left" w:pos="3789"/>
          <w:tab w:val="left" w:pos="5311"/>
          <w:tab w:val="left" w:pos="5783"/>
          <w:tab w:val="left" w:pos="6518"/>
          <w:tab w:val="left" w:pos="7252"/>
        </w:tabs>
        <w:kinsoku/>
        <w:wordWrap/>
        <w:overflowPunct/>
        <w:topLinePunct w:val="0"/>
        <w:autoSpaceDE/>
        <w:autoSpaceDN/>
        <w:bidi w:val="0"/>
        <w:adjustRightInd w:val="0"/>
        <w:snapToGrid w:val="0"/>
        <w:spacing w:before="0" w:beforeLines="100" w:line="360" w:lineRule="auto"/>
        <w:ind w:left="0" w:right="0" w:firstLine="0" w:firstLineChars="0"/>
        <w:jc w:val="both"/>
        <w:textAlignment w:val="auto"/>
        <w:rPr>
          <w:ins w:id="1504" w:author="羊" w:date="2026-02-26T16:15:02Z"/>
          <w:rFonts w:ascii="宋体" w:hAnsi="宋体" w:eastAsia="宋体" w:cs="宋体"/>
          <w:b w:val="0"/>
          <w:bCs w:val="0"/>
          <w:i w:val="0"/>
          <w:snapToGrid w:val="0"/>
          <w:spacing w:val="0"/>
          <w:w w:val="100"/>
          <w:position w:val="0"/>
          <w:sz w:val="21"/>
          <w:szCs w:val="21"/>
          <w:u w:val="single" w:color="000000"/>
        </w:rPr>
      </w:pPr>
      <w:bookmarkStart w:id="357" w:name="附件8：按期支付农民工工资合同"/>
      <w:bookmarkEnd w:id="357"/>
      <w:r>
        <w:rPr>
          <w:rFonts w:ascii="宋体" w:hAnsi="宋体" w:eastAsia="宋体" w:cs="宋体"/>
          <w:b w:val="0"/>
          <w:bCs w:val="0"/>
          <w:i w:val="0"/>
          <w:snapToGrid w:val="0"/>
          <w:spacing w:val="0"/>
          <w:w w:val="100"/>
          <w:position w:val="0"/>
          <w:sz w:val="21"/>
          <w:szCs w:val="21"/>
        </w:rPr>
        <w:t>法定代表人或其授权的代理人：</w:t>
      </w:r>
      <w:ins w:id="1505" w:author="羊" w:date="2026-02-26T18:40:28Z">
        <w:r>
          <w:rPr>
            <w:rFonts w:hint="eastAsia" w:cs="宋体"/>
            <w:b w:val="0"/>
            <w:bCs w:val="0"/>
            <w:i w:val="0"/>
            <w:snapToGrid w:val="0"/>
            <w:spacing w:val="0"/>
            <w:w w:val="100"/>
            <w:position w:val="0"/>
            <w:sz w:val="21"/>
            <w:szCs w:val="21"/>
            <w:u w:val="single"/>
            <w:lang w:val="en-US" w:eastAsia="zh-CN"/>
          </w:rPr>
          <w:t xml:space="preserve"> </w:t>
        </w:r>
      </w:ins>
      <w:ins w:id="1506" w:author="羊" w:date="2026-02-26T18:40:29Z">
        <w:r>
          <w:rPr>
            <w:rFonts w:hint="eastAsia" w:cs="宋体"/>
            <w:b w:val="0"/>
            <w:bCs w:val="0"/>
            <w:i w:val="0"/>
            <w:snapToGrid w:val="0"/>
            <w:spacing w:val="0"/>
            <w:w w:val="100"/>
            <w:position w:val="0"/>
            <w:sz w:val="21"/>
            <w:szCs w:val="21"/>
            <w:u w:val="single"/>
            <w:lang w:val="en-US" w:eastAsia="zh-CN"/>
          </w:rPr>
          <w:t xml:space="preserve">  </w:t>
        </w:r>
      </w:ins>
      <w:ins w:id="1507" w:author="羊" w:date="2026-02-26T18:40:30Z">
        <w:r>
          <w:rPr>
            <w:rFonts w:hint="eastAsia" w:cs="宋体"/>
            <w:b w:val="0"/>
            <w:bCs w:val="0"/>
            <w:i w:val="0"/>
            <w:snapToGrid w:val="0"/>
            <w:spacing w:val="0"/>
            <w:w w:val="100"/>
            <w:position w:val="0"/>
            <w:sz w:val="21"/>
            <w:szCs w:val="21"/>
            <w:u w:val="single"/>
            <w:lang w:val="en-US" w:eastAsia="zh-CN"/>
          </w:rPr>
          <w:t xml:space="preserve">     </w:t>
        </w:r>
      </w:ins>
      <w:ins w:id="1508" w:author="羊" w:date="2026-02-26T18:40:31Z">
        <w:r>
          <w:rPr>
            <w:rFonts w:hint="eastAsia" w:cs="宋体"/>
            <w:b w:val="0"/>
            <w:bCs w:val="0"/>
            <w:i w:val="0"/>
            <w:snapToGrid w:val="0"/>
            <w:spacing w:val="0"/>
            <w:w w:val="100"/>
            <w:position w:val="0"/>
            <w:sz w:val="21"/>
            <w:szCs w:val="21"/>
            <w:u w:val="single"/>
            <w:lang w:val="en-US" w:eastAsia="zh-CN"/>
          </w:rPr>
          <w:t xml:space="preserve">  </w:t>
        </w:r>
      </w:ins>
      <w:r>
        <w:rPr>
          <w:rFonts w:ascii="宋体" w:hAnsi="宋体" w:eastAsia="宋体" w:cs="宋体"/>
          <w:b w:val="0"/>
          <w:bCs w:val="0"/>
          <w:i w:val="0"/>
          <w:snapToGrid w:val="0"/>
          <w:spacing w:val="0"/>
          <w:w w:val="100"/>
          <w:position w:val="0"/>
          <w:sz w:val="21"/>
          <w:szCs w:val="21"/>
          <w:u w:val="single" w:color="000000"/>
        </w:rPr>
        <w:t>（签名）</w:t>
      </w:r>
      <w:ins w:id="1509" w:author="羊" w:date="2026-02-26T18:40:50Z">
        <w:r>
          <w:rPr>
            <w:rFonts w:hint="eastAsia" w:cs="宋体"/>
            <w:b w:val="0"/>
            <w:bCs w:val="0"/>
            <w:i w:val="0"/>
            <w:snapToGrid w:val="0"/>
            <w:spacing w:val="0"/>
            <w:w w:val="100"/>
            <w:position w:val="0"/>
            <w:sz w:val="21"/>
            <w:szCs w:val="21"/>
            <w:u w:val="none" w:color="auto"/>
            <w:lang w:val="en-US" w:eastAsia="zh-CN"/>
          </w:rPr>
          <w:t xml:space="preserve"> </w:t>
        </w:r>
      </w:ins>
      <w:ins w:id="1510" w:author="羊" w:date="2026-02-26T18:41:21Z">
        <w:r>
          <w:rPr>
            <w:rFonts w:hint="eastAsia" w:cs="宋体"/>
            <w:b w:val="0"/>
            <w:bCs w:val="0"/>
            <w:i w:val="0"/>
            <w:snapToGrid w:val="0"/>
            <w:spacing w:val="0"/>
            <w:w w:val="100"/>
            <w:position w:val="0"/>
            <w:sz w:val="21"/>
            <w:szCs w:val="21"/>
            <w:u w:val="none" w:color="auto"/>
            <w:lang w:val="en-US" w:eastAsia="zh-CN"/>
          </w:rPr>
          <w:t xml:space="preserve">  </w:t>
        </w:r>
      </w:ins>
      <w:r>
        <w:rPr>
          <w:rFonts w:ascii="宋体" w:hAnsi="宋体" w:eastAsia="宋体" w:cs="宋体"/>
          <w:b w:val="0"/>
          <w:bCs w:val="0"/>
          <w:i w:val="0"/>
          <w:snapToGrid w:val="0"/>
          <w:spacing w:val="0"/>
          <w:w w:val="100"/>
          <w:position w:val="0"/>
          <w:sz w:val="21"/>
          <w:szCs w:val="21"/>
        </w:rPr>
        <w:t>法定代表人或其授权的代理人：</w:t>
      </w:r>
      <w:ins w:id="1511" w:author="羊" w:date="2026-02-26T18:41:23Z">
        <w:r>
          <w:rPr>
            <w:rFonts w:hint="eastAsia" w:cs="宋体"/>
            <w:b w:val="0"/>
            <w:bCs w:val="0"/>
            <w:i w:val="0"/>
            <w:snapToGrid w:val="0"/>
            <w:spacing w:val="0"/>
            <w:w w:val="100"/>
            <w:position w:val="0"/>
            <w:sz w:val="21"/>
            <w:szCs w:val="21"/>
            <w:u w:val="single"/>
            <w:lang w:val="en-US" w:eastAsia="zh-CN"/>
          </w:rPr>
          <w:t xml:space="preserve">  </w:t>
        </w:r>
      </w:ins>
      <w:ins w:id="1512" w:author="羊" w:date="2026-02-26T18:41:24Z">
        <w:r>
          <w:rPr>
            <w:rFonts w:hint="eastAsia" w:cs="宋体"/>
            <w:b w:val="0"/>
            <w:bCs w:val="0"/>
            <w:i w:val="0"/>
            <w:snapToGrid w:val="0"/>
            <w:spacing w:val="0"/>
            <w:w w:val="100"/>
            <w:position w:val="0"/>
            <w:sz w:val="21"/>
            <w:szCs w:val="21"/>
            <w:u w:val="single"/>
            <w:lang w:val="en-US" w:eastAsia="zh-CN"/>
          </w:rPr>
          <w:t xml:space="preserve">    </w:t>
        </w:r>
      </w:ins>
      <w:r>
        <w:rPr>
          <w:rFonts w:ascii="宋体" w:hAnsi="宋体" w:eastAsia="宋体" w:cs="宋体"/>
          <w:b w:val="0"/>
          <w:bCs w:val="0"/>
          <w:i w:val="0"/>
          <w:snapToGrid w:val="0"/>
          <w:spacing w:val="0"/>
          <w:w w:val="100"/>
          <w:position w:val="0"/>
          <w:sz w:val="21"/>
          <w:szCs w:val="21"/>
          <w:u w:val="single" w:color="000000"/>
        </w:rPr>
        <w:t>（签名）</w:t>
      </w:r>
    </w:p>
    <w:p w14:paraId="00E5709D">
      <w:pPr>
        <w:pStyle w:val="12"/>
        <w:keepNext w:val="0"/>
        <w:keepLines w:val="0"/>
        <w:pageBreakBefore w:val="0"/>
        <w:widowControl w:val="0"/>
        <w:tabs>
          <w:tab w:val="left" w:pos="3052"/>
          <w:tab w:val="left" w:pos="3789"/>
          <w:tab w:val="left" w:pos="5311"/>
          <w:tab w:val="left" w:pos="5783"/>
          <w:tab w:val="left" w:pos="6518"/>
          <w:tab w:val="left" w:pos="7252"/>
        </w:tabs>
        <w:kinsoku/>
        <w:wordWrap/>
        <w:overflowPunct/>
        <w:topLinePunct w:val="0"/>
        <w:autoSpaceDE/>
        <w:autoSpaceDN/>
        <w:bidi w:val="0"/>
        <w:adjustRightInd w:val="0"/>
        <w:snapToGrid w:val="0"/>
        <w:spacing w:before="0" w:beforeLines="100" w:line="360" w:lineRule="auto"/>
        <w:ind w:left="0" w:right="0" w:firstLine="2100" w:firstLineChars="10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年</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月</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日</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ab/>
      </w:r>
      <w:ins w:id="1513" w:author="羊" w:date="2026-02-26T18:40:13Z">
        <w:r>
          <w:rPr>
            <w:rFonts w:hint="eastAsia" w:cs="宋体"/>
            <w:b w:val="0"/>
            <w:bCs w:val="0"/>
            <w:i w:val="0"/>
            <w:snapToGrid w:val="0"/>
            <w:spacing w:val="0"/>
            <w:w w:val="100"/>
            <w:position w:val="0"/>
            <w:sz w:val="21"/>
            <w:szCs w:val="21"/>
            <w:lang w:val="en-US" w:eastAsia="zh-CN"/>
          </w:rPr>
          <w:t xml:space="preserve">   </w:t>
        </w:r>
      </w:ins>
      <w:ins w:id="1514" w:author="羊" w:date="2026-02-26T18:40:14Z">
        <w:r>
          <w:rPr>
            <w:rFonts w:hint="eastAsia" w:cs="宋体"/>
            <w:b w:val="0"/>
            <w:bCs w:val="0"/>
            <w:i w:val="0"/>
            <w:snapToGrid w:val="0"/>
            <w:spacing w:val="0"/>
            <w:w w:val="100"/>
            <w:position w:val="0"/>
            <w:sz w:val="21"/>
            <w:szCs w:val="21"/>
            <w:lang w:val="en-US" w:eastAsia="zh-CN"/>
          </w:rPr>
          <w:t xml:space="preserve">  </w:t>
        </w:r>
      </w:ins>
      <w:ins w:id="1515" w:author="羊" w:date="2026-02-26T18:40:15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年</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月</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日</w:t>
      </w:r>
    </w:p>
    <w:p w14:paraId="177FA840">
      <w:pPr>
        <w:pStyle w:val="12"/>
        <w:keepNext w:val="0"/>
        <w:keepLines w:val="0"/>
        <w:pageBreakBefore w:val="0"/>
        <w:widowControl w:val="0"/>
        <w:tabs>
          <w:tab w:val="left" w:pos="5258"/>
          <w:tab w:val="left" w:pos="9089"/>
        </w:tabs>
        <w:kinsoku/>
        <w:wordWrap/>
        <w:overflowPunct/>
        <w:topLinePunct w:val="0"/>
        <w:autoSpaceDE/>
        <w:autoSpaceDN/>
        <w:bidi w:val="0"/>
        <w:adjustRightInd w:val="0"/>
        <w:snapToGrid w:val="0"/>
        <w:spacing w:before="0" w:line="360" w:lineRule="auto"/>
        <w:ind w:left="0" w:right="0" w:firstLine="0" w:firstLineChars="0"/>
        <w:jc w:val="both"/>
        <w:textAlignment w:val="auto"/>
        <w:rPr>
          <w:ins w:id="1516" w:author="羊" w:date="2026-02-26T18:41:53Z"/>
          <w:rFonts w:ascii="宋体" w:hAnsi="宋体" w:eastAsia="宋体" w:cs="宋体"/>
          <w:b w:val="0"/>
          <w:bCs w:val="0"/>
          <w:i w:val="0"/>
          <w:snapToGrid w:val="0"/>
          <w:spacing w:val="0"/>
          <w:w w:val="100"/>
          <w:position w:val="0"/>
          <w:sz w:val="21"/>
          <w:szCs w:val="21"/>
        </w:rPr>
      </w:pPr>
    </w:p>
    <w:p w14:paraId="4A399B6D">
      <w:pPr>
        <w:pStyle w:val="12"/>
        <w:keepNext w:val="0"/>
        <w:keepLines w:val="0"/>
        <w:pageBreakBefore w:val="0"/>
        <w:widowControl w:val="0"/>
        <w:tabs>
          <w:tab w:val="left" w:pos="5258"/>
          <w:tab w:val="left" w:pos="9089"/>
        </w:tabs>
        <w:kinsoku/>
        <w:wordWrap/>
        <w:overflowPunct/>
        <w:topLinePunct w:val="0"/>
        <w:autoSpaceDE/>
        <w:autoSpaceDN/>
        <w:bidi w:val="0"/>
        <w:adjustRightInd w:val="0"/>
        <w:snapToGrid w:val="0"/>
        <w:spacing w:before="0" w:line="360" w:lineRule="auto"/>
        <w:ind w:left="0" w:right="0" w:firstLine="0" w:firstLineChars="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发包人监督单位：</w:t>
      </w:r>
      <w:r>
        <w:rPr>
          <w:rFonts w:ascii="宋体" w:hAnsi="宋体" w:eastAsia="宋体" w:cs="宋体"/>
          <w:b w:val="0"/>
          <w:bCs w:val="0"/>
          <w:i w:val="0"/>
          <w:snapToGrid w:val="0"/>
          <w:spacing w:val="0"/>
          <w:w w:val="100"/>
          <w:position w:val="0"/>
          <w:sz w:val="21"/>
          <w:szCs w:val="21"/>
          <w:u w:val="single" w:color="000000"/>
        </w:rPr>
        <w:t>（全称）（盖公章）</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承包人监督单位：</w:t>
      </w:r>
      <w:r>
        <w:rPr>
          <w:rFonts w:ascii="宋体" w:hAnsi="宋体" w:eastAsia="宋体" w:cs="宋体"/>
          <w:b w:val="0"/>
          <w:bCs w:val="0"/>
          <w:i w:val="0"/>
          <w:snapToGrid w:val="0"/>
          <w:spacing w:val="0"/>
          <w:w w:val="100"/>
          <w:position w:val="0"/>
          <w:sz w:val="21"/>
          <w:szCs w:val="21"/>
          <w:u w:val="single" w:color="000000"/>
        </w:rPr>
        <w:t>（全称）（盖公章）</w:t>
      </w:r>
      <w:r>
        <w:rPr>
          <w:rFonts w:ascii="宋体" w:hAnsi="宋体" w:eastAsia="宋体" w:cs="宋体"/>
          <w:b w:val="0"/>
          <w:bCs w:val="0"/>
          <w:i w:val="0"/>
          <w:snapToGrid w:val="0"/>
          <w:spacing w:val="0"/>
          <w:w w:val="100"/>
          <w:position w:val="0"/>
          <w:sz w:val="21"/>
          <w:szCs w:val="21"/>
          <w:u w:val="single" w:color="000000"/>
        </w:rPr>
        <w:tab/>
      </w:r>
    </w:p>
    <w:p w14:paraId="14D0AEC3">
      <w:pPr>
        <w:keepNext w:val="0"/>
        <w:keepLines w:val="0"/>
        <w:pageBreakBefore w:val="0"/>
        <w:widowControl w:val="0"/>
        <w:kinsoku/>
        <w:wordWrap/>
        <w:overflowPunct/>
        <w:topLinePunct w:val="0"/>
        <w:autoSpaceDE/>
        <w:autoSpaceDN/>
        <w:bidi w:val="0"/>
        <w:adjustRightInd w:val="0"/>
        <w:snapToGrid w:val="0"/>
        <w:spacing w:after="0" w:line="360" w:lineRule="auto"/>
        <w:ind w:left="0" w:right="0" w:firstLine="0" w:firstLineChars="0"/>
        <w:jc w:val="both"/>
        <w:textAlignment w:val="auto"/>
        <w:rPr>
          <w:rFonts w:ascii="宋体" w:hAnsi="宋体" w:eastAsia="宋体" w:cs="宋体"/>
          <w:b w:val="0"/>
          <w:bCs w:val="0"/>
          <w:i w:val="0"/>
          <w:snapToGrid w:val="0"/>
          <w:spacing w:val="0"/>
          <w:w w:val="100"/>
          <w:position w:val="0"/>
          <w:sz w:val="21"/>
          <w:szCs w:val="21"/>
        </w:rPr>
        <w:sectPr>
          <w:footerReference r:id="rId10" w:type="default"/>
          <w:pgSz w:w="11910" w:h="16840"/>
          <w:pgMar w:top="1360" w:right="1020" w:bottom="1400" w:left="1020" w:header="0" w:footer="1218" w:gutter="0"/>
          <w:pgNumType w:fmt="decimal"/>
          <w:cols w:space="720" w:num="1"/>
        </w:sectPr>
      </w:pPr>
    </w:p>
    <w:p w14:paraId="431E61D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附件8：按期支付农民工工资合同</w:t>
      </w:r>
    </w:p>
    <w:p w14:paraId="3D54E02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517" w:author="羊" w:date="2026-02-26T16:15:21Z"/>
          <w:rFonts w:ascii="宋体" w:hAnsi="宋体" w:eastAsia="宋体" w:cs="宋体"/>
          <w:b w:val="0"/>
          <w:bCs w:val="0"/>
          <w:i w:val="0"/>
          <w:snapToGrid w:val="0"/>
          <w:spacing w:val="0"/>
          <w:w w:val="100"/>
          <w:position w:val="0"/>
          <w:sz w:val="21"/>
          <w:szCs w:val="21"/>
        </w:rPr>
      </w:pPr>
    </w:p>
    <w:p w14:paraId="46F0C10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643" w:firstLineChars="200"/>
        <w:jc w:val="center"/>
        <w:textAlignment w:val="auto"/>
        <w:rPr>
          <w:rFonts w:ascii="宋体" w:hAnsi="宋体" w:eastAsia="宋体" w:cs="宋体"/>
          <w:b/>
          <w:bCs/>
          <w:i w:val="0"/>
          <w:snapToGrid w:val="0"/>
          <w:spacing w:val="0"/>
          <w:w w:val="100"/>
          <w:position w:val="0"/>
          <w:sz w:val="32"/>
          <w:szCs w:val="32"/>
        </w:rPr>
      </w:pPr>
      <w:r>
        <w:rPr>
          <w:rFonts w:ascii="宋体" w:hAnsi="宋体" w:eastAsia="宋体" w:cs="宋体"/>
          <w:b/>
          <w:bCs/>
          <w:i w:val="0"/>
          <w:snapToGrid w:val="0"/>
          <w:spacing w:val="0"/>
          <w:w w:val="100"/>
          <w:position w:val="0"/>
          <w:sz w:val="32"/>
          <w:szCs w:val="32"/>
        </w:rPr>
        <w:t>按期支付农民工工资合同</w:t>
      </w:r>
    </w:p>
    <w:p w14:paraId="42AEEE29">
      <w:pPr>
        <w:pStyle w:val="12"/>
        <w:keepNext w:val="0"/>
        <w:keepLines w:val="0"/>
        <w:pageBreakBefore w:val="0"/>
        <w:widowControl w:val="0"/>
        <w:tabs>
          <w:tab w:val="left" w:pos="3000"/>
          <w:tab w:val="left" w:pos="3943"/>
          <w:tab w:val="left" w:pos="4575"/>
          <w:tab w:val="left" w:pos="4977"/>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518" w:author="羊" w:date="2026-02-26T16:15:38Z"/>
          <w:rFonts w:hint="eastAsia" w:ascii="宋体" w:hAnsi="宋体" w:eastAsia="宋体" w:cs="宋体"/>
          <w:b w:val="0"/>
          <w:bCs w:val="0"/>
          <w:i w:val="0"/>
          <w:snapToGrid w:val="0"/>
          <w:spacing w:val="0"/>
          <w:w w:val="100"/>
          <w:position w:val="0"/>
          <w:sz w:val="21"/>
          <w:szCs w:val="21"/>
          <w:u w:val="single" w:color="000000"/>
          <w:lang w:val="en-US" w:eastAsia="zh-CN"/>
        </w:rPr>
      </w:pPr>
      <w:r>
        <w:rPr>
          <w:rFonts w:ascii="宋体" w:hAnsi="宋体" w:eastAsia="宋体" w:cs="宋体"/>
          <w:b w:val="0"/>
          <w:bCs w:val="0"/>
          <w:i w:val="0"/>
          <w:snapToGrid w:val="0"/>
          <w:spacing w:val="0"/>
          <w:w w:val="100"/>
          <w:position w:val="0"/>
          <w:sz w:val="21"/>
          <w:szCs w:val="21"/>
        </w:rPr>
        <w:t>工程名称：</w:t>
      </w:r>
      <w:ins w:id="1519" w:author="羊" w:date="2026-02-26T18:23:12Z">
        <w:r>
          <w:rPr>
            <w:rFonts w:hint="eastAsia" w:cs="宋体"/>
            <w:b w:val="0"/>
            <w:bCs w:val="0"/>
            <w:i w:val="0"/>
            <w:snapToGrid w:val="0"/>
            <w:spacing w:val="0"/>
            <w:w w:val="100"/>
            <w:position w:val="0"/>
            <w:sz w:val="21"/>
            <w:szCs w:val="21"/>
            <w:u w:val="single" w:color="000000"/>
            <w:lang w:val="en-US" w:eastAsia="zh-CN"/>
          </w:rPr>
          <w:t xml:space="preserve"> </w:t>
        </w:r>
      </w:ins>
      <w:ins w:id="1520" w:author="羊" w:date="2026-02-26T18:23:10Z">
        <w:r>
          <w:rPr>
            <w:rFonts w:ascii="宋体" w:hAnsi="宋体" w:eastAsia="宋体" w:cs="宋体"/>
            <w:b w:val="0"/>
            <w:bCs w:val="0"/>
            <w:i w:val="0"/>
            <w:snapToGrid w:val="0"/>
            <w:spacing w:val="0"/>
            <w:w w:val="100"/>
            <w:position w:val="0"/>
            <w:sz w:val="21"/>
            <w:szCs w:val="21"/>
            <w:u w:val="single" w:color="auto"/>
          </w:rPr>
          <w:t>涪江干流富金坝电厂船闸扩能升级改造</w:t>
        </w:r>
      </w:ins>
      <w:ins w:id="1521" w:author="羊" w:date="2026-02-26T18:23:10Z">
        <w:r>
          <w:rPr>
            <w:rFonts w:ascii="宋体" w:hAnsi="宋体" w:eastAsia="宋体" w:cs="宋体"/>
            <w:b w:val="0"/>
            <w:bCs w:val="0"/>
            <w:i w:val="0"/>
            <w:snapToGrid w:val="0"/>
            <w:spacing w:val="0"/>
            <w:w w:val="100"/>
            <w:position w:val="0"/>
            <w:sz w:val="21"/>
            <w:szCs w:val="21"/>
            <w:u w:val="single" w:color="000000"/>
          </w:rPr>
          <w:t>工程</w:t>
        </w:r>
      </w:ins>
      <w:ins w:id="1522" w:author="羊" w:date="2026-02-26T18:23:15Z">
        <w:r>
          <w:rPr>
            <w:rFonts w:hint="eastAsia" w:cs="宋体"/>
            <w:b w:val="0"/>
            <w:bCs w:val="0"/>
            <w:i w:val="0"/>
            <w:snapToGrid w:val="0"/>
            <w:spacing w:val="0"/>
            <w:w w:val="100"/>
            <w:position w:val="0"/>
            <w:sz w:val="21"/>
            <w:szCs w:val="21"/>
            <w:u w:val="single" w:color="000000"/>
            <w:lang w:val="en-US" w:eastAsia="zh-CN"/>
          </w:rPr>
          <w:t xml:space="preserve"> </w:t>
        </w:r>
      </w:ins>
    </w:p>
    <w:p w14:paraId="5E1B739A">
      <w:pPr>
        <w:pStyle w:val="12"/>
        <w:keepNext w:val="0"/>
        <w:keepLines w:val="0"/>
        <w:pageBreakBefore w:val="0"/>
        <w:widowControl w:val="0"/>
        <w:tabs>
          <w:tab w:val="left" w:pos="3000"/>
          <w:tab w:val="left" w:pos="3943"/>
          <w:tab w:val="left" w:pos="4575"/>
          <w:tab w:val="left" w:pos="4977"/>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523" w:author="羊" w:date="2026-02-26T16:15:39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施工工程合同编号：</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p>
    <w:p w14:paraId="05CC0BB3">
      <w:pPr>
        <w:pStyle w:val="12"/>
        <w:keepNext w:val="0"/>
        <w:keepLines w:val="0"/>
        <w:pageBreakBefore w:val="0"/>
        <w:widowControl w:val="0"/>
        <w:tabs>
          <w:tab w:val="left" w:pos="3000"/>
          <w:tab w:val="left" w:pos="3943"/>
          <w:tab w:val="left" w:pos="4575"/>
          <w:tab w:val="left" w:pos="4977"/>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524" w:author="羊" w:date="2026-02-26T16:15:41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支付农民工工资合同编号：</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p>
    <w:p w14:paraId="23C03909">
      <w:pPr>
        <w:pStyle w:val="12"/>
        <w:keepNext w:val="0"/>
        <w:keepLines w:val="0"/>
        <w:pageBreakBefore w:val="0"/>
        <w:widowControl w:val="0"/>
        <w:tabs>
          <w:tab w:val="left" w:pos="3000"/>
          <w:tab w:val="left" w:pos="3943"/>
          <w:tab w:val="left" w:pos="4575"/>
          <w:tab w:val="left" w:pos="4977"/>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525" w:author="羊" w:date="2026-02-26T16:15:43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甲方（建设工程的项目法人）：</w:t>
      </w:r>
      <w:ins w:id="1526" w:author="羊" w:date="2026-02-26T18:32:45Z">
        <w:r>
          <w:rPr>
            <w:rFonts w:ascii="宋体" w:hAnsi="宋体" w:eastAsia="宋体" w:cs="宋体"/>
            <w:b w:val="0"/>
            <w:bCs w:val="0"/>
            <w:i w:val="0"/>
            <w:snapToGrid w:val="0"/>
            <w:spacing w:val="0"/>
            <w:w w:val="100"/>
            <w:position w:val="0"/>
            <w:sz w:val="21"/>
            <w:szCs w:val="21"/>
            <w:u w:val="single" w:color="000000"/>
          </w:rPr>
          <w:t>重庆航运建设发展(集团</w:t>
        </w:r>
      </w:ins>
      <w:ins w:id="1527" w:author="羊" w:date="2026-02-26T18:32:45Z">
        <w:r>
          <w:rPr>
            <w:rFonts w:hint="eastAsia" w:cs="宋体"/>
            <w:b w:val="0"/>
            <w:bCs w:val="0"/>
            <w:i w:val="0"/>
            <w:snapToGrid w:val="0"/>
            <w:spacing w:val="0"/>
            <w:w w:val="100"/>
            <w:position w:val="0"/>
            <w:sz w:val="21"/>
            <w:szCs w:val="21"/>
            <w:u w:val="single" w:color="000000"/>
            <w:lang w:val="en-US" w:eastAsia="zh-CN"/>
          </w:rPr>
          <w:t>)</w:t>
        </w:r>
      </w:ins>
      <w:ins w:id="1528" w:author="羊" w:date="2026-02-26T18:32:45Z">
        <w:r>
          <w:rPr>
            <w:rFonts w:ascii="宋体" w:hAnsi="宋体" w:eastAsia="宋体" w:cs="宋体"/>
            <w:b w:val="0"/>
            <w:bCs w:val="0"/>
            <w:i w:val="0"/>
            <w:snapToGrid w:val="0"/>
            <w:spacing w:val="0"/>
            <w:w w:val="100"/>
            <w:position w:val="0"/>
            <w:sz w:val="21"/>
            <w:szCs w:val="21"/>
            <w:u w:val="single" w:color="000000"/>
          </w:rPr>
          <w:t>有限公司</w:t>
        </w:r>
      </w:ins>
    </w:p>
    <w:p w14:paraId="74FB07F1">
      <w:pPr>
        <w:pStyle w:val="12"/>
        <w:keepNext w:val="0"/>
        <w:keepLines w:val="0"/>
        <w:pageBreakBefore w:val="0"/>
        <w:widowControl w:val="0"/>
        <w:tabs>
          <w:tab w:val="left" w:pos="3000"/>
          <w:tab w:val="left" w:pos="3943"/>
          <w:tab w:val="left" w:pos="4575"/>
          <w:tab w:val="left" w:pos="4977"/>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529" w:author="羊" w:date="2026-02-26T18:22:5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乙方（中标单位即施工单位）：</w:t>
      </w:r>
      <w:ins w:id="1530" w:author="羊" w:date="2026-02-26T18:22:38Z">
        <w:r>
          <w:rPr>
            <w:rFonts w:hint="eastAsia" w:cs="宋体"/>
            <w:b w:val="0"/>
            <w:bCs w:val="0"/>
            <w:i w:val="0"/>
            <w:snapToGrid w:val="0"/>
            <w:spacing w:val="0"/>
            <w:w w:val="100"/>
            <w:position w:val="0"/>
            <w:sz w:val="21"/>
            <w:szCs w:val="21"/>
            <w:u w:val="single" w:color="auto"/>
            <w:lang w:val="en-US" w:eastAsia="zh-CN"/>
          </w:rPr>
          <w:t>中交</w:t>
        </w:r>
      </w:ins>
      <w:ins w:id="1531" w:author="羊" w:date="2026-02-26T18:22:39Z">
        <w:r>
          <w:rPr>
            <w:rFonts w:hint="eastAsia" w:cs="宋体"/>
            <w:b w:val="0"/>
            <w:bCs w:val="0"/>
            <w:i w:val="0"/>
            <w:snapToGrid w:val="0"/>
            <w:spacing w:val="0"/>
            <w:w w:val="100"/>
            <w:position w:val="0"/>
            <w:sz w:val="21"/>
            <w:szCs w:val="21"/>
            <w:u w:val="single" w:color="auto"/>
            <w:lang w:val="en-US" w:eastAsia="zh-CN"/>
          </w:rPr>
          <w:t>第一</w:t>
        </w:r>
      </w:ins>
      <w:ins w:id="1532" w:author="羊" w:date="2026-02-26T18:22:40Z">
        <w:r>
          <w:rPr>
            <w:rFonts w:hint="eastAsia" w:cs="宋体"/>
            <w:b w:val="0"/>
            <w:bCs w:val="0"/>
            <w:i w:val="0"/>
            <w:snapToGrid w:val="0"/>
            <w:spacing w:val="0"/>
            <w:w w:val="100"/>
            <w:position w:val="0"/>
            <w:sz w:val="21"/>
            <w:szCs w:val="21"/>
            <w:u w:val="single" w:color="auto"/>
            <w:lang w:val="en-US" w:eastAsia="zh-CN"/>
          </w:rPr>
          <w:t>航务</w:t>
        </w:r>
      </w:ins>
      <w:ins w:id="1533" w:author="羊" w:date="2026-02-26T18:22:42Z">
        <w:r>
          <w:rPr>
            <w:rFonts w:hint="eastAsia" w:cs="宋体"/>
            <w:b w:val="0"/>
            <w:bCs w:val="0"/>
            <w:i w:val="0"/>
            <w:snapToGrid w:val="0"/>
            <w:spacing w:val="0"/>
            <w:w w:val="100"/>
            <w:position w:val="0"/>
            <w:sz w:val="21"/>
            <w:szCs w:val="21"/>
            <w:u w:val="single" w:color="auto"/>
            <w:lang w:val="en-US" w:eastAsia="zh-CN"/>
          </w:rPr>
          <w:t>工程局</w:t>
        </w:r>
      </w:ins>
      <w:ins w:id="1534" w:author="羊" w:date="2026-02-26T18:22:43Z">
        <w:r>
          <w:rPr>
            <w:rFonts w:hint="eastAsia" w:cs="宋体"/>
            <w:b w:val="0"/>
            <w:bCs w:val="0"/>
            <w:i w:val="0"/>
            <w:snapToGrid w:val="0"/>
            <w:spacing w:val="0"/>
            <w:w w:val="100"/>
            <w:position w:val="0"/>
            <w:sz w:val="21"/>
            <w:szCs w:val="21"/>
            <w:u w:val="single" w:color="auto"/>
            <w:lang w:val="en-US" w:eastAsia="zh-CN"/>
          </w:rPr>
          <w:t>有限公司</w:t>
        </w:r>
      </w:ins>
    </w:p>
    <w:p w14:paraId="7D13CFD7">
      <w:pPr>
        <w:pStyle w:val="12"/>
        <w:keepNext w:val="0"/>
        <w:keepLines w:val="0"/>
        <w:pageBreakBefore w:val="0"/>
        <w:widowControl w:val="0"/>
        <w:tabs>
          <w:tab w:val="left" w:pos="3000"/>
          <w:tab w:val="left" w:pos="3943"/>
          <w:tab w:val="left" w:pos="4575"/>
          <w:tab w:val="left" w:pos="4977"/>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为保证工程建设过程中对农民工管理规范有序，工资依法支付，切实保障农民工的合法权益，维护社会稳定，根据《中华人民共和国劳动法》、《中华人民共和国建筑法》、《劳动保障监察条例》、《保障农民工工资支付条例》（中华人民共和国国务院令第724号）、《重庆市建设领域农民工工资支付监管暂行办法》（渝人社发〔2009〕65号）以及《重庆市人民政府办公厅关于全面治理拖欠农民工工资问题的实施意见》（渝府办发〔2016〕101号）等相关法律法规的规定，</w:t>
      </w:r>
      <w:ins w:id="1535" w:author="羊" w:date="2026-02-26T18:22:20Z">
        <w:r>
          <w:rPr>
            <w:rFonts w:hint="eastAsia" w:cs="宋体"/>
            <w:b w:val="0"/>
            <w:bCs w:val="0"/>
            <w:i w:val="0"/>
            <w:snapToGrid w:val="0"/>
            <w:spacing w:val="0"/>
            <w:w w:val="100"/>
            <w:position w:val="0"/>
            <w:sz w:val="21"/>
            <w:szCs w:val="21"/>
            <w:lang w:val="en-US" w:eastAsia="zh-CN"/>
          </w:rPr>
          <w:t xml:space="preserve"> </w:t>
        </w:r>
      </w:ins>
      <w:ins w:id="1536" w:author="羊" w:date="2026-02-26T18:22:21Z">
        <w:r>
          <w:rPr>
            <w:rFonts w:hint="eastAsia" w:cs="宋体"/>
            <w:b w:val="0"/>
            <w:bCs w:val="0"/>
            <w:i w:val="0"/>
            <w:snapToGrid w:val="0"/>
            <w:spacing w:val="0"/>
            <w:w w:val="100"/>
            <w:position w:val="0"/>
            <w:sz w:val="21"/>
            <w:szCs w:val="21"/>
            <w:u w:val="single" w:color="auto"/>
            <w:lang w:val="en-US" w:eastAsia="zh-CN"/>
          </w:rPr>
          <w:t xml:space="preserve"> </w:t>
        </w:r>
      </w:ins>
      <w:ins w:id="1537" w:author="羊" w:date="2026-02-26T18:22:21Z">
        <w:r>
          <w:rPr>
            <w:rFonts w:ascii="宋体" w:hAnsi="宋体" w:eastAsia="宋体" w:cs="宋体"/>
            <w:b w:val="0"/>
            <w:bCs w:val="0"/>
            <w:i w:val="0"/>
            <w:snapToGrid w:val="0"/>
            <w:spacing w:val="0"/>
            <w:w w:val="100"/>
            <w:position w:val="0"/>
            <w:sz w:val="21"/>
            <w:szCs w:val="21"/>
            <w:u w:val="single" w:color="auto"/>
          </w:rPr>
          <w:t>涪江干流富金坝电厂船闸扩能升级改造</w:t>
        </w:r>
      </w:ins>
      <w:r>
        <w:rPr>
          <w:rFonts w:ascii="宋体" w:hAnsi="宋体" w:eastAsia="宋体" w:cs="宋体"/>
          <w:b w:val="0"/>
          <w:bCs w:val="0"/>
          <w:i w:val="0"/>
          <w:snapToGrid w:val="0"/>
          <w:spacing w:val="0"/>
          <w:w w:val="100"/>
          <w:position w:val="0"/>
          <w:sz w:val="21"/>
          <w:szCs w:val="21"/>
          <w:u w:val="single" w:color="000000"/>
        </w:rPr>
        <w:t>工程（工程名称</w:t>
      </w:r>
      <w:r>
        <w:rPr>
          <w:rFonts w:ascii="宋体" w:hAnsi="宋体" w:eastAsia="宋体" w:cs="宋体"/>
          <w:b w:val="0"/>
          <w:bCs w:val="0"/>
          <w:i w:val="0"/>
          <w:snapToGrid w:val="0"/>
          <w:spacing w:val="0"/>
          <w:w w:val="100"/>
          <w:position w:val="0"/>
          <w:sz w:val="21"/>
          <w:szCs w:val="21"/>
        </w:rPr>
        <w:t>）的项目法人</w:t>
      </w:r>
      <w:ins w:id="1538" w:author="羊" w:date="2026-02-26T18:32:55Z">
        <w:r>
          <w:rPr>
            <w:rFonts w:hint="eastAsia" w:cs="宋体"/>
            <w:b w:val="0"/>
            <w:bCs w:val="0"/>
            <w:i w:val="0"/>
            <w:snapToGrid w:val="0"/>
            <w:spacing w:val="0"/>
            <w:w w:val="100"/>
            <w:position w:val="0"/>
            <w:sz w:val="21"/>
            <w:szCs w:val="21"/>
            <w:u w:val="single"/>
            <w:lang w:val="en-US" w:eastAsia="zh-CN"/>
          </w:rPr>
          <w:t xml:space="preserve"> </w:t>
        </w:r>
      </w:ins>
      <w:ins w:id="1539" w:author="羊" w:date="2026-02-26T18:32:53Z">
        <w:r>
          <w:rPr>
            <w:rFonts w:ascii="宋体" w:hAnsi="宋体" w:eastAsia="宋体" w:cs="宋体"/>
            <w:b w:val="0"/>
            <w:bCs w:val="0"/>
            <w:i w:val="0"/>
            <w:snapToGrid w:val="0"/>
            <w:spacing w:val="0"/>
            <w:w w:val="100"/>
            <w:position w:val="0"/>
            <w:sz w:val="21"/>
            <w:szCs w:val="21"/>
            <w:u w:val="single" w:color="000000"/>
          </w:rPr>
          <w:t>重庆航运建设发展(集团</w:t>
        </w:r>
      </w:ins>
      <w:ins w:id="1540" w:author="羊" w:date="2026-02-26T18:32:53Z">
        <w:r>
          <w:rPr>
            <w:rFonts w:hint="eastAsia" w:cs="宋体"/>
            <w:b w:val="0"/>
            <w:bCs w:val="0"/>
            <w:i w:val="0"/>
            <w:snapToGrid w:val="0"/>
            <w:spacing w:val="0"/>
            <w:w w:val="100"/>
            <w:position w:val="0"/>
            <w:sz w:val="21"/>
            <w:szCs w:val="21"/>
            <w:u w:val="single" w:color="000000"/>
            <w:lang w:val="en-US" w:eastAsia="zh-CN"/>
          </w:rPr>
          <w:t>)</w:t>
        </w:r>
      </w:ins>
      <w:ins w:id="1541" w:author="羊" w:date="2026-02-26T18:32:53Z">
        <w:r>
          <w:rPr>
            <w:rFonts w:ascii="宋体" w:hAnsi="宋体" w:eastAsia="宋体" w:cs="宋体"/>
            <w:b w:val="0"/>
            <w:bCs w:val="0"/>
            <w:i w:val="0"/>
            <w:snapToGrid w:val="0"/>
            <w:spacing w:val="0"/>
            <w:w w:val="100"/>
            <w:position w:val="0"/>
            <w:sz w:val="21"/>
            <w:szCs w:val="21"/>
            <w:u w:val="single" w:color="000000"/>
          </w:rPr>
          <w:t>有限公司</w:t>
        </w:r>
      </w:ins>
      <w:r>
        <w:rPr>
          <w:rFonts w:ascii="宋体" w:hAnsi="宋体" w:eastAsia="宋体" w:cs="宋体"/>
          <w:b w:val="0"/>
          <w:bCs w:val="0"/>
          <w:i w:val="0"/>
          <w:snapToGrid w:val="0"/>
          <w:spacing w:val="0"/>
          <w:w w:val="100"/>
          <w:position w:val="0"/>
          <w:sz w:val="21"/>
          <w:szCs w:val="21"/>
        </w:rPr>
        <w:t>（以下简称甲方），与中标单位即施工单位</w:t>
      </w:r>
      <w:ins w:id="1542" w:author="羊" w:date="2026-02-26T18:33:17Z">
        <w:r>
          <w:rPr>
            <w:rFonts w:hint="eastAsia" w:cs="宋体"/>
            <w:b w:val="0"/>
            <w:bCs w:val="0"/>
            <w:i w:val="0"/>
            <w:snapToGrid w:val="0"/>
            <w:spacing w:val="0"/>
            <w:w w:val="100"/>
            <w:position w:val="0"/>
            <w:sz w:val="21"/>
            <w:szCs w:val="21"/>
            <w:u w:val="single"/>
            <w:lang w:val="en-US" w:eastAsia="zh-CN"/>
          </w:rPr>
          <w:t xml:space="preserve"> </w:t>
        </w:r>
      </w:ins>
      <w:ins w:id="1543" w:author="羊" w:date="2026-02-26T18:33:14Z">
        <w:r>
          <w:rPr>
            <w:rFonts w:hint="eastAsia" w:cs="宋体"/>
            <w:b w:val="0"/>
            <w:bCs w:val="0"/>
            <w:i w:val="0"/>
            <w:snapToGrid w:val="0"/>
            <w:spacing w:val="0"/>
            <w:w w:val="100"/>
            <w:position w:val="0"/>
            <w:sz w:val="21"/>
            <w:szCs w:val="21"/>
            <w:u w:val="single" w:color="auto"/>
            <w:lang w:val="en-US" w:eastAsia="zh-CN"/>
          </w:rPr>
          <w:t>中交第一航务工程局有限公司</w:t>
        </w:r>
      </w:ins>
      <w:r>
        <w:rPr>
          <w:rFonts w:ascii="宋体" w:hAnsi="宋体" w:eastAsia="宋体" w:cs="宋体"/>
          <w:b w:val="0"/>
          <w:bCs w:val="0"/>
          <w:i w:val="0"/>
          <w:snapToGrid w:val="0"/>
          <w:spacing w:val="0"/>
          <w:w w:val="100"/>
          <w:position w:val="0"/>
          <w:sz w:val="21"/>
          <w:szCs w:val="21"/>
        </w:rPr>
        <w:t>（以下简称乙方），特订立如下合同。</w:t>
      </w:r>
    </w:p>
    <w:p w14:paraId="46C493EE">
      <w:pPr>
        <w:pStyle w:val="12"/>
        <w:keepNext w:val="0"/>
        <w:keepLines w:val="0"/>
        <w:pageBreakBefore w:val="0"/>
        <w:widowControl w:val="0"/>
        <w:tabs>
          <w:tab w:val="left" w:pos="137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第一条</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基本要求</w:t>
      </w:r>
    </w:p>
    <w:p w14:paraId="46EAE91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（一）本工程农民工工资支付实行项目业主责任制，即本合同甲方在工程项目发生拖欠农民工工资时，承担监督和维稳责任。</w:t>
      </w:r>
    </w:p>
    <w:p w14:paraId="2313591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（二）施工单位（本合同乙方）对农民工工资支付负总责，即本合同乙方对所承包工程的农民工工资支付负直接责任。</w:t>
      </w:r>
    </w:p>
    <w:p w14:paraId="6794E5B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（三）本工程监理单位对施工单位农民工工资支付行为加强监督，督促其按月结清农民工工资，施工单位应接受监理单位的监督管理。</w:t>
      </w:r>
    </w:p>
    <w:p w14:paraId="4D9EB45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（四）本工程农民工工资支付情况应当接受项目所在地人力资源与社会劳动保障主管部门和水行政主管部门的监督管理。</w:t>
      </w:r>
    </w:p>
    <w:p w14:paraId="4FF2626E">
      <w:pPr>
        <w:pStyle w:val="12"/>
        <w:keepNext w:val="0"/>
        <w:keepLines w:val="0"/>
        <w:pageBreakBefore w:val="0"/>
        <w:widowControl w:val="0"/>
        <w:tabs>
          <w:tab w:val="left" w:pos="137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第二条</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本工程实行农民工工资支付保证金制度。</w:t>
      </w:r>
    </w:p>
    <w:p w14:paraId="0B6DA66A">
      <w:pPr>
        <w:pStyle w:val="12"/>
        <w:keepNext w:val="0"/>
        <w:keepLines w:val="0"/>
        <w:pageBreakBefore w:val="0"/>
        <w:widowControl w:val="0"/>
        <w:tabs>
          <w:tab w:val="left" w:pos="1795"/>
          <w:tab w:val="left" w:pos="2663"/>
          <w:tab w:val="left" w:pos="4144"/>
          <w:tab w:val="left" w:pos="4891"/>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highlight w:val="yellow"/>
        </w:rPr>
      </w:pPr>
      <w:r>
        <w:rPr>
          <w:rFonts w:ascii="宋体" w:hAnsi="宋体" w:eastAsia="宋体" w:cs="宋体"/>
          <w:b w:val="0"/>
          <w:bCs w:val="0"/>
          <w:i w:val="0"/>
          <w:snapToGrid w:val="0"/>
          <w:spacing w:val="0"/>
          <w:w w:val="100"/>
          <w:position w:val="0"/>
          <w:sz w:val="21"/>
          <w:szCs w:val="21"/>
          <w:highlight w:val="yellow"/>
        </w:rPr>
        <w:t>（一）</w:t>
      </w:r>
      <w:ins w:id="1544" w:author="羊" w:date="2026-02-26T17:48:32Z">
        <w:r>
          <w:rPr>
            <w:rFonts w:hint="eastAsia" w:ascii="宋体" w:hAnsi="宋体" w:eastAsia="宋体" w:cs="宋体"/>
            <w:b w:val="0"/>
            <w:bCs w:val="0"/>
            <w:i w:val="0"/>
            <w:snapToGrid w:val="0"/>
            <w:spacing w:val="0"/>
            <w:w w:val="100"/>
            <w:position w:val="0"/>
            <w:sz w:val="21"/>
            <w:szCs w:val="21"/>
            <w:highlight w:val="yellow"/>
            <w:lang w:eastAsia="zh-CN"/>
          </w:rPr>
          <w:t>保证金</w:t>
        </w:r>
      </w:ins>
      <w:ins w:id="1545" w:author="羊" w:date="2026-02-26T17:48:32Z">
        <w:r>
          <w:rPr>
            <w:rFonts w:ascii="宋体" w:hAnsi="宋体" w:eastAsia="宋体" w:cs="宋体"/>
            <w:b w:val="0"/>
            <w:bCs w:val="0"/>
            <w:i w:val="0"/>
            <w:snapToGrid w:val="0"/>
            <w:spacing w:val="0"/>
            <w:w w:val="100"/>
            <w:position w:val="0"/>
            <w:sz w:val="21"/>
            <w:szCs w:val="21"/>
            <w:highlight w:val="yellow"/>
            <w:lang w:eastAsia="zh-CN"/>
          </w:rPr>
          <w:t>按当期进度款的</w:t>
        </w:r>
      </w:ins>
      <w:ins w:id="1546" w:author="羊" w:date="2026-02-26T17:48:32Z">
        <w:r>
          <w:rPr>
            <w:rFonts w:ascii="宋体" w:hAnsi="宋体" w:eastAsia="宋体" w:cs="宋体"/>
            <w:b w:val="0"/>
            <w:bCs w:val="0"/>
            <w:i w:val="0"/>
            <w:snapToGrid w:val="0"/>
            <w:spacing w:val="0"/>
            <w:w w:val="100"/>
            <w:position w:val="0"/>
            <w:sz w:val="21"/>
            <w:szCs w:val="21"/>
            <w:highlight w:val="yellow"/>
            <w:u w:val="single"/>
            <w:lang w:eastAsia="zh-CN"/>
          </w:rPr>
          <w:t xml:space="preserve"> 2%</w:t>
        </w:r>
      </w:ins>
      <w:ins w:id="1547" w:author="羊" w:date="2026-02-26T18:23:25Z">
        <w:r>
          <w:rPr>
            <w:rFonts w:hint="eastAsia" w:cs="宋体"/>
            <w:b w:val="0"/>
            <w:bCs w:val="0"/>
            <w:i w:val="0"/>
            <w:snapToGrid w:val="0"/>
            <w:spacing w:val="0"/>
            <w:w w:val="100"/>
            <w:position w:val="0"/>
            <w:sz w:val="21"/>
            <w:szCs w:val="21"/>
            <w:highlight w:val="yellow"/>
            <w:u w:val="single"/>
            <w:lang w:val="en-US" w:eastAsia="zh-CN"/>
          </w:rPr>
          <w:t xml:space="preserve"> </w:t>
        </w:r>
      </w:ins>
      <w:ins w:id="1548" w:author="羊" w:date="2026-02-26T17:48:32Z">
        <w:r>
          <w:rPr>
            <w:rFonts w:ascii="宋体" w:hAnsi="宋体" w:eastAsia="宋体" w:cs="宋体"/>
            <w:b w:val="0"/>
            <w:bCs w:val="0"/>
            <w:i w:val="0"/>
            <w:snapToGrid w:val="0"/>
            <w:spacing w:val="0"/>
            <w:w w:val="100"/>
            <w:position w:val="0"/>
            <w:sz w:val="21"/>
            <w:szCs w:val="21"/>
            <w:highlight w:val="yellow"/>
            <w:lang w:eastAsia="zh-CN"/>
          </w:rPr>
          <w:t>扣留</w:t>
        </w:r>
      </w:ins>
      <w:ins w:id="1549" w:author="羊" w:date="2026-02-26T17:48:32Z">
        <w:r>
          <w:rPr>
            <w:rFonts w:hint="eastAsia" w:ascii="宋体" w:hAnsi="宋体" w:eastAsia="宋体" w:cs="宋体"/>
            <w:b w:val="0"/>
            <w:bCs w:val="0"/>
            <w:i w:val="0"/>
            <w:snapToGrid w:val="0"/>
            <w:spacing w:val="0"/>
            <w:w w:val="100"/>
            <w:position w:val="0"/>
            <w:sz w:val="21"/>
            <w:szCs w:val="21"/>
            <w:highlight w:val="yellow"/>
            <w:lang w:eastAsia="zh-CN"/>
          </w:rPr>
          <w:t>，</w:t>
        </w:r>
      </w:ins>
      <w:ins w:id="1550" w:author="羊" w:date="2026-02-26T17:48:32Z">
        <w:r>
          <w:rPr>
            <w:rFonts w:ascii="宋体" w:hAnsi="宋体" w:eastAsia="宋体" w:cs="宋体"/>
            <w:b w:val="0"/>
            <w:bCs w:val="0"/>
            <w:i w:val="0"/>
            <w:snapToGrid w:val="0"/>
            <w:spacing w:val="0"/>
            <w:w w:val="100"/>
            <w:position w:val="0"/>
            <w:sz w:val="21"/>
            <w:szCs w:val="21"/>
            <w:highlight w:val="yellow"/>
            <w:lang w:eastAsia="zh-CN"/>
          </w:rPr>
          <w:t>直至扣留的农民工工资保证金总额达到</w:t>
        </w:r>
      </w:ins>
      <w:ins w:id="1551" w:author="羊" w:date="2026-02-26T17:48:32Z">
        <w:r>
          <w:rPr>
            <w:rFonts w:hint="default" w:ascii="宋体" w:hAnsi="宋体" w:eastAsia="宋体" w:cs="宋体"/>
            <w:b w:val="0"/>
            <w:bCs w:val="0"/>
            <w:i w:val="0"/>
            <w:snapToGrid w:val="0"/>
            <w:spacing w:val="0"/>
            <w:w w:val="100"/>
            <w:position w:val="0"/>
            <w:sz w:val="21"/>
            <w:szCs w:val="21"/>
            <w:highlight w:val="yellow"/>
            <w:lang w:val="en-US" w:eastAsia="zh-CN"/>
          </w:rPr>
          <w:t>合同总价的</w:t>
        </w:r>
      </w:ins>
      <w:ins w:id="1552" w:author="羊" w:date="2026-02-26T17:48:32Z">
        <w:r>
          <w:rPr>
            <w:rFonts w:hint="default" w:ascii="宋体" w:hAnsi="宋体" w:eastAsia="宋体" w:cs="宋体"/>
            <w:b w:val="0"/>
            <w:bCs w:val="0"/>
            <w:i w:val="0"/>
            <w:snapToGrid w:val="0"/>
            <w:spacing w:val="0"/>
            <w:w w:val="100"/>
            <w:position w:val="0"/>
            <w:sz w:val="21"/>
            <w:szCs w:val="21"/>
            <w:highlight w:val="yellow"/>
            <w:u w:val="single"/>
            <w:lang w:val="en-US" w:eastAsia="zh-CN"/>
          </w:rPr>
          <w:t xml:space="preserve"> 2%</w:t>
        </w:r>
      </w:ins>
      <w:ins w:id="1553" w:author="羊" w:date="2026-02-26T18:23:31Z">
        <w:r>
          <w:rPr>
            <w:rFonts w:hint="eastAsia" w:cs="宋体"/>
            <w:b w:val="0"/>
            <w:bCs w:val="0"/>
            <w:i w:val="0"/>
            <w:snapToGrid w:val="0"/>
            <w:spacing w:val="0"/>
            <w:w w:val="100"/>
            <w:position w:val="0"/>
            <w:sz w:val="21"/>
            <w:szCs w:val="21"/>
            <w:highlight w:val="yellow"/>
            <w:u w:val="single"/>
            <w:lang w:val="en-US" w:eastAsia="zh-CN"/>
          </w:rPr>
          <w:t xml:space="preserve"> </w:t>
        </w:r>
      </w:ins>
      <w:ins w:id="1554" w:author="羊" w:date="2026-02-26T17:48:32Z">
        <w:r>
          <w:rPr>
            <w:rFonts w:ascii="宋体" w:hAnsi="宋体" w:eastAsia="宋体" w:cs="宋体"/>
            <w:b w:val="0"/>
            <w:bCs w:val="0"/>
            <w:i w:val="0"/>
            <w:snapToGrid w:val="0"/>
            <w:spacing w:val="0"/>
            <w:w w:val="100"/>
            <w:position w:val="0"/>
            <w:sz w:val="21"/>
            <w:szCs w:val="21"/>
            <w:highlight w:val="yellow"/>
            <w:lang w:eastAsia="zh-CN"/>
          </w:rPr>
          <w:t>为止</w:t>
        </w:r>
      </w:ins>
      <w:ins w:id="1555" w:author="羊" w:date="2026-02-26T17:48:32Z">
        <w:r>
          <w:rPr>
            <w:rFonts w:hint="eastAsia" w:ascii="宋体" w:hAnsi="宋体" w:eastAsia="宋体" w:cs="宋体"/>
            <w:b w:val="0"/>
            <w:bCs w:val="0"/>
            <w:i w:val="0"/>
            <w:snapToGrid w:val="0"/>
            <w:spacing w:val="0"/>
            <w:w w:val="100"/>
            <w:position w:val="0"/>
            <w:sz w:val="21"/>
            <w:szCs w:val="21"/>
            <w:highlight w:val="yellow"/>
            <w:lang w:eastAsia="zh-CN"/>
          </w:rPr>
          <w:t>。</w:t>
        </w:r>
      </w:ins>
      <w:del w:id="1556" w:author="羊" w:date="2026-02-26T17:48:29Z">
        <w:r>
          <w:rPr>
            <w:rFonts w:ascii="宋体" w:hAnsi="宋体" w:eastAsia="宋体" w:cs="宋体"/>
            <w:b w:val="0"/>
            <w:bCs w:val="0"/>
            <w:i w:val="0"/>
            <w:snapToGrid w:val="0"/>
            <w:spacing w:val="0"/>
            <w:w w:val="100"/>
            <w:position w:val="0"/>
            <w:sz w:val="21"/>
            <w:szCs w:val="21"/>
            <w:highlight w:val="yellow"/>
          </w:rPr>
          <w:delText>保证金由乙方在签订工程承包合同时一次性交纳甲方，保证金比例为工程中标价的3%，金额人民币：</w:delText>
        </w:r>
      </w:del>
      <w:del w:id="1557" w:author="羊" w:date="2026-02-26T17:48:29Z">
        <w:r>
          <w:rPr>
            <w:rFonts w:ascii="宋体" w:hAnsi="宋体" w:eastAsia="宋体" w:cs="宋体"/>
            <w:b w:val="0"/>
            <w:bCs w:val="0"/>
            <w:i w:val="0"/>
            <w:snapToGrid w:val="0"/>
            <w:spacing w:val="0"/>
            <w:w w:val="100"/>
            <w:position w:val="0"/>
            <w:sz w:val="21"/>
            <w:szCs w:val="21"/>
            <w:highlight w:val="yellow"/>
            <w:u w:val="single" w:color="000000"/>
          </w:rPr>
          <w:tab/>
        </w:r>
      </w:del>
      <w:del w:id="1558" w:author="羊" w:date="2026-02-26T17:48:29Z">
        <w:r>
          <w:rPr>
            <w:rFonts w:ascii="宋体" w:hAnsi="宋体" w:eastAsia="宋体" w:cs="宋体"/>
            <w:b w:val="0"/>
            <w:bCs w:val="0"/>
            <w:i w:val="0"/>
            <w:snapToGrid w:val="0"/>
            <w:spacing w:val="0"/>
            <w:w w:val="100"/>
            <w:position w:val="0"/>
            <w:sz w:val="21"/>
            <w:szCs w:val="21"/>
            <w:highlight w:val="yellow"/>
          </w:rPr>
          <w:delText>万元（大写</w:delText>
        </w:r>
      </w:del>
      <w:del w:id="1559" w:author="羊" w:date="2026-02-26T17:48:29Z">
        <w:r>
          <w:rPr>
            <w:rFonts w:ascii="宋体" w:hAnsi="宋体" w:eastAsia="宋体" w:cs="宋体"/>
            <w:b w:val="0"/>
            <w:bCs w:val="0"/>
            <w:i w:val="0"/>
            <w:snapToGrid w:val="0"/>
            <w:spacing w:val="0"/>
            <w:w w:val="100"/>
            <w:position w:val="0"/>
            <w:sz w:val="21"/>
            <w:szCs w:val="21"/>
            <w:highlight w:val="yellow"/>
            <w:u w:val="single" w:color="000000"/>
          </w:rPr>
          <w:tab/>
        </w:r>
      </w:del>
      <w:del w:id="1560" w:author="羊" w:date="2026-02-26T17:48:29Z">
        <w:r>
          <w:rPr>
            <w:rFonts w:ascii="宋体" w:hAnsi="宋体" w:eastAsia="宋体" w:cs="宋体"/>
            <w:b w:val="0"/>
            <w:bCs w:val="0"/>
            <w:i w:val="0"/>
            <w:snapToGrid w:val="0"/>
            <w:spacing w:val="0"/>
            <w:w w:val="100"/>
            <w:position w:val="0"/>
            <w:sz w:val="21"/>
            <w:szCs w:val="21"/>
            <w:highlight w:val="yellow"/>
          </w:rPr>
          <w:delText>）。甲方设立专用账户保管，不得挪作他用。甲方账号</w:delText>
        </w:r>
      </w:del>
      <w:del w:id="1561" w:author="羊" w:date="2026-02-26T17:48:29Z">
        <w:r>
          <w:rPr>
            <w:rFonts w:ascii="宋体" w:hAnsi="宋体" w:eastAsia="宋体" w:cs="宋体"/>
            <w:b w:val="0"/>
            <w:bCs w:val="0"/>
            <w:i w:val="0"/>
            <w:snapToGrid w:val="0"/>
            <w:spacing w:val="0"/>
            <w:w w:val="100"/>
            <w:position w:val="0"/>
            <w:sz w:val="21"/>
            <w:szCs w:val="21"/>
            <w:highlight w:val="yellow"/>
            <w:u w:val="single" w:color="000000"/>
          </w:rPr>
          <w:tab/>
        </w:r>
      </w:del>
      <w:del w:id="1562" w:author="羊" w:date="2026-02-26T17:48:29Z">
        <w:r>
          <w:rPr>
            <w:rFonts w:ascii="宋体" w:hAnsi="宋体" w:eastAsia="宋体" w:cs="宋体"/>
            <w:b w:val="0"/>
            <w:bCs w:val="0"/>
            <w:i w:val="0"/>
            <w:snapToGrid w:val="0"/>
            <w:spacing w:val="0"/>
            <w:w w:val="100"/>
            <w:position w:val="0"/>
            <w:sz w:val="21"/>
            <w:szCs w:val="21"/>
            <w:highlight w:val="yellow"/>
            <w:u w:val="single" w:color="000000"/>
          </w:rPr>
          <w:tab/>
        </w:r>
      </w:del>
      <w:del w:id="1563" w:author="羊" w:date="2026-02-26T17:48:29Z">
        <w:r>
          <w:rPr>
            <w:rFonts w:ascii="宋体" w:hAnsi="宋体" w:eastAsia="宋体" w:cs="宋体"/>
            <w:b w:val="0"/>
            <w:bCs w:val="0"/>
            <w:i w:val="0"/>
            <w:snapToGrid w:val="0"/>
            <w:spacing w:val="0"/>
            <w:w w:val="100"/>
            <w:position w:val="0"/>
            <w:sz w:val="21"/>
            <w:szCs w:val="21"/>
            <w:highlight w:val="yellow"/>
          </w:rPr>
          <w:delText>，开户行：</w:delText>
        </w:r>
      </w:del>
      <w:del w:id="1564" w:author="羊" w:date="2026-02-26T17:48:29Z">
        <w:r>
          <w:rPr>
            <w:rFonts w:ascii="宋体" w:hAnsi="宋体" w:eastAsia="宋体" w:cs="宋体"/>
            <w:b w:val="0"/>
            <w:bCs w:val="0"/>
            <w:i w:val="0"/>
            <w:snapToGrid w:val="0"/>
            <w:spacing w:val="0"/>
            <w:w w:val="100"/>
            <w:position w:val="0"/>
            <w:sz w:val="21"/>
            <w:szCs w:val="21"/>
            <w:highlight w:val="yellow"/>
            <w:u w:val="single" w:color="000000"/>
          </w:rPr>
          <w:tab/>
        </w:r>
      </w:del>
      <w:del w:id="1565" w:author="羊" w:date="2026-02-26T17:48:29Z">
        <w:r>
          <w:rPr>
            <w:rFonts w:ascii="宋体" w:hAnsi="宋体" w:eastAsia="宋体" w:cs="宋体"/>
            <w:b w:val="0"/>
            <w:bCs w:val="0"/>
            <w:i w:val="0"/>
            <w:snapToGrid w:val="0"/>
            <w:spacing w:val="0"/>
            <w:w w:val="100"/>
            <w:position w:val="0"/>
            <w:sz w:val="21"/>
            <w:szCs w:val="21"/>
            <w:highlight w:val="yellow"/>
            <w:u w:val="single" w:color="000000"/>
          </w:rPr>
          <w:tab/>
        </w:r>
      </w:del>
      <w:del w:id="1566" w:author="羊" w:date="2026-02-26T17:48:29Z">
        <w:r>
          <w:rPr>
            <w:rFonts w:ascii="宋体" w:hAnsi="宋体" w:eastAsia="宋体" w:cs="宋体"/>
            <w:b w:val="0"/>
            <w:bCs w:val="0"/>
            <w:i w:val="0"/>
            <w:snapToGrid w:val="0"/>
            <w:spacing w:val="0"/>
            <w:w w:val="100"/>
            <w:position w:val="0"/>
            <w:sz w:val="21"/>
            <w:szCs w:val="21"/>
            <w:highlight w:val="yellow"/>
          </w:rPr>
          <w:delText>，如乙方未按时足额交纳保证金，甲方有权拒绝签订工程承包合同，并要求乙方承担缔约过失责任。</w:delText>
        </w:r>
      </w:del>
    </w:p>
    <w:p w14:paraId="456F49F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（二）若乙方发生拖欠农民工工资和其他应付农民工的费用（包括工伤赔偿金等）的情况，甲方有权动用本工程农民工工资支付保证金专用帐户内的保证金，用于支付拖欠的农民工资和其他应付农民工的费用。</w:t>
      </w:r>
    </w:p>
    <w:p w14:paraId="68072F2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三）农民工工资支付保证金专用帐户内的资金使用不足后，乙方应在接到甲方书面通知后5日内，补足等额资金。若乙方不补足资金，甲方可在工程进度款中直接扣取资金，用于补足等额保证金；如当月进度款不足以抵扣，在下月进度款中扣除余额，以此类推，扣完为止。</w:t>
      </w:r>
    </w:p>
    <w:p w14:paraId="6057683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（四）农民工工资保证金的退还：</w:t>
      </w:r>
      <w:r>
        <w:rPr>
          <w:rFonts w:ascii="宋体" w:hAnsi="宋体" w:eastAsia="宋体" w:cs="宋体"/>
          <w:b w:val="0"/>
          <w:bCs w:val="0"/>
          <w:i w:val="0"/>
          <w:snapToGrid w:val="0"/>
          <w:spacing w:val="0"/>
          <w:w w:val="100"/>
          <w:position w:val="0"/>
          <w:sz w:val="21"/>
          <w:szCs w:val="21"/>
          <w:highlight w:val="yellow"/>
        </w:rPr>
        <w:t>工程开工三个月后，如乙方按月结清了农民工工资，可向甲方申请从第四个月起，在每月支付工程进度款时，按工程形象进度同比例退还农民工工资保证金，申请时必须附上已结清申请之日前的所有农民工工资和其它应付费用的有效证据，甲方审查核实后可按交工（完工）形象进度同比例退还保证金。</w:t>
      </w:r>
      <w:r>
        <w:rPr>
          <w:rFonts w:ascii="宋体" w:hAnsi="宋体" w:eastAsia="宋体" w:cs="宋体"/>
          <w:b w:val="0"/>
          <w:bCs w:val="0"/>
          <w:i w:val="0"/>
          <w:snapToGrid w:val="0"/>
          <w:spacing w:val="0"/>
          <w:w w:val="100"/>
          <w:position w:val="0"/>
          <w:sz w:val="21"/>
          <w:szCs w:val="21"/>
        </w:rPr>
        <w:t>合同工程交工（完工）验收后，由乙方向甲方提交剩余保证金的退款申请，并同时提交农民工工资支付凭证、农民工工资支付表册或其它能证明农民工工资和可能产生的其它应付费用已付清的充分证据。甲方在接到报告后的3个工作日内，到施工工地张贴无欠薪欠费通告，在通告7个工作日后，如没有接到投诉，方可退还保证金，否则暂不予退还，直至满足上诉退还条件为止。</w:t>
      </w:r>
    </w:p>
    <w:p w14:paraId="7780118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五）甲方接到农民工关于工资拖欠的投诉时，应及时核实农民工投诉情况，对乙方拖欠工资属实的，应责成其立即纠正，对于不服从协调解决，拒不改正拖欠行为的，将告知农民工通过申请劳动仲裁等合法途径维护自身权益。</w:t>
      </w:r>
    </w:p>
    <w:p w14:paraId="216F2C37">
      <w:pPr>
        <w:pStyle w:val="12"/>
        <w:keepNext w:val="0"/>
        <w:keepLines w:val="0"/>
        <w:pageBreakBefore w:val="0"/>
        <w:widowControl w:val="0"/>
        <w:tabs>
          <w:tab w:val="left" w:pos="137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第三条</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甲乙双方的责任和义务</w:t>
      </w:r>
    </w:p>
    <w:p w14:paraId="0D8E8F4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（一）甲方负责按本工程施工承包合同约定及时支付工程款，并跟踪、监督乙方及时足额支付农民工工资，乙方应接受甲方监督。</w:t>
      </w:r>
    </w:p>
    <w:p w14:paraId="1D55FD9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二）乙方招用农民工，应严格劳动用工制度，必须依照《中华人民共和国劳动法》及相关规定，与农民工签订劳动合同。劳动合同要明确合同期限、劳动报酬、工作内容、工作时间、劳动保护、劳动条件、工资支付的方式及违反劳动合同的责任等内容。</w:t>
      </w:r>
    </w:p>
    <w:p w14:paraId="7223D23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（三）乙方按照与农民工依法签订的集体合同或劳动合同约定的日期，按月支付农民工工资，实行月结月清制度，支付的工资不得低于当地最低工资标准。</w:t>
      </w:r>
    </w:p>
    <w:p w14:paraId="1507F2A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四）为确保农民工工资月结月清，甲方将乙方上月农民工工资支付清单作为拨付当月工程进度款的前置条件。若上月农民工工资未按约定付清，在水行政主管部门和劳动保障行政部门的监督下，甲方按照本合同第二条第二款及第三款规定使用农民工工资支付保证金账户内的保证金或应支付乙方的当月工程款直接支付农民工工资。</w:t>
      </w:r>
    </w:p>
    <w:p w14:paraId="0E7CB7B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（五）甲乙双方共同在项目施工现场设立“农民工维权告示牌”（见附件1）</w:t>
      </w:r>
    </w:p>
    <w:p w14:paraId="49437A9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六）乙方应建立农民工用工工资档案制度。农民工工资档案（含农民工花名册、农民工工资支付表、劳动用工及工资支付情况汇总表，格式见附件2、3、4）以书面形式记录支付农民工工资的数额、时间、领取者的姓名以及签名等，并保存两年以上以备查。</w:t>
      </w:r>
    </w:p>
    <w:p w14:paraId="182BFD2D">
      <w:pPr>
        <w:pStyle w:val="12"/>
        <w:keepNext w:val="0"/>
        <w:keepLines w:val="0"/>
        <w:pageBreakBefore w:val="0"/>
        <w:widowControl w:val="0"/>
        <w:tabs>
          <w:tab w:val="left" w:pos="137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第四条</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接受监督管理的约定</w:t>
      </w:r>
    </w:p>
    <w:p w14:paraId="4072776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一）双方约定：本《合同》的监督管理单位为项目所在地劳动保障行政部门和水行政主管部门。监督管理单位负责对《合同》执行情况检查，提出在本《合同》规定范围内的裁定意见，执行本《合同》第五条所规定的处罚。</w:t>
      </w:r>
    </w:p>
    <w:p w14:paraId="799971C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二）检查方式：本《合同》的履约情况检查由监督管理单位主持，甲乙双方共同派人参加，检查方式为座谈、问卷调查、查看资料或各方约定的其他方式等。检查时间、次数、检查方式、检查结论和处罚意见等由各方协商确定，如无法达成一致意见，由监督管理单位依据事实裁定。</w:t>
      </w:r>
    </w:p>
    <w:p w14:paraId="7F54FD5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（三）本《合同》有效期为：甲乙双方签署之日起至合同工程交工（完工）验收，且乙方结清本工程所有农民工工资和其他应付给农民工的费用之日止。</w:t>
      </w:r>
    </w:p>
    <w:p w14:paraId="61C3436F">
      <w:pPr>
        <w:pStyle w:val="12"/>
        <w:keepNext w:val="0"/>
        <w:keepLines w:val="0"/>
        <w:pageBreakBefore w:val="0"/>
        <w:widowControl w:val="0"/>
        <w:tabs>
          <w:tab w:val="left" w:pos="137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第五条</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监管与处罚</w:t>
      </w:r>
    </w:p>
    <w:p w14:paraId="6FB5542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（一）甲乙双方约定，本工程接受监督管理单位对农民工工资支付保证金专用账户的监管，接受监督管理单位视具体情节提出的资金使用、处理意见。</w:t>
      </w:r>
    </w:p>
    <w:p w14:paraId="7194C3C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二）乙方违法拖欠或克扣农民工工资或拒绝纠正违法行为，甲方有权向监督单位建议将其列入工程建设不良行为并记入信用档案。如乙方发生两次及以上拖欠行为，拒不改正，甲方可向监督管理单位申请清退乙方。</w:t>
      </w:r>
    </w:p>
    <w:p w14:paraId="4E719329">
      <w:pPr>
        <w:pStyle w:val="12"/>
        <w:keepNext w:val="0"/>
        <w:keepLines w:val="0"/>
        <w:pageBreakBefore w:val="0"/>
        <w:widowControl w:val="0"/>
        <w:tabs>
          <w:tab w:val="left" w:pos="137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第六条</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不可抗力事件的合同责任</w:t>
      </w:r>
    </w:p>
    <w:p w14:paraId="2C4DAAD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（一）由于战争、地震、水灾、火灾、暴风雪或其他不可抗力原因导致不能履行合同或延迟履行合同的，不适用第四条和第五条规定。</w:t>
      </w:r>
    </w:p>
    <w:p w14:paraId="7408D9F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二）按照本工程施工合同约定负责办理工程保险的一方，应及时投保“建筑工程一切险”、“安装工程一切险”和“人身意外伤害险”，由保险公司赔偿工程施工过程中因自然灾害或意外事故而引起的一切损失，乙方所获得的损失赔偿首先用于清欠不可抗力事件发生前的所有农民工工资和其他应付费用。当乙方有权获得工期顺延时，负责办理保险的一方应在保险合同有效期届满前办理保险的延续手续；若因乙方原因不能按期竣工，在延迟的施工时间内发生的不可抗力引起的一切损失由乙方自行负责。</w:t>
      </w:r>
    </w:p>
    <w:p w14:paraId="1BE064FE">
      <w:pPr>
        <w:pStyle w:val="12"/>
        <w:keepNext w:val="0"/>
        <w:keepLines w:val="0"/>
        <w:pageBreakBefore w:val="0"/>
        <w:widowControl w:val="0"/>
        <w:tabs>
          <w:tab w:val="left" w:pos="1382"/>
          <w:tab w:val="left" w:pos="3825"/>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第七条</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本《合同》为</w:t>
      </w:r>
      <w:ins w:id="1567" w:author="羊" w:date="2026-02-26T18:21:54Z">
        <w:r>
          <w:rPr>
            <w:rFonts w:hint="eastAsia" w:cs="宋体"/>
            <w:b w:val="0"/>
            <w:bCs w:val="0"/>
            <w:i w:val="0"/>
            <w:snapToGrid w:val="0"/>
            <w:spacing w:val="0"/>
            <w:w w:val="100"/>
            <w:position w:val="0"/>
            <w:sz w:val="21"/>
            <w:szCs w:val="21"/>
            <w:u w:val="single"/>
            <w:lang w:val="en-US" w:eastAsia="zh-CN"/>
          </w:rPr>
          <w:t xml:space="preserve"> </w:t>
        </w:r>
      </w:ins>
      <w:ins w:id="1568" w:author="羊" w:date="2026-02-26T18:21:59Z">
        <w:r>
          <w:rPr>
            <w:rFonts w:hint="eastAsia" w:cs="宋体"/>
            <w:b w:val="0"/>
            <w:bCs w:val="0"/>
            <w:i w:val="0"/>
            <w:snapToGrid w:val="0"/>
            <w:spacing w:val="0"/>
            <w:w w:val="100"/>
            <w:position w:val="0"/>
            <w:sz w:val="21"/>
            <w:szCs w:val="21"/>
            <w:u w:val="single" w:color="auto"/>
            <w:lang w:val="en-US" w:eastAsia="zh-CN"/>
          </w:rPr>
          <w:t xml:space="preserve"> </w:t>
        </w:r>
      </w:ins>
      <w:ins w:id="1569" w:author="羊" w:date="2026-02-26T18:21:59Z">
        <w:r>
          <w:rPr>
            <w:rFonts w:ascii="宋体" w:hAnsi="宋体" w:eastAsia="宋体" w:cs="宋体"/>
            <w:b w:val="0"/>
            <w:bCs w:val="0"/>
            <w:i w:val="0"/>
            <w:snapToGrid w:val="0"/>
            <w:spacing w:val="0"/>
            <w:w w:val="100"/>
            <w:position w:val="0"/>
            <w:sz w:val="21"/>
            <w:szCs w:val="21"/>
            <w:u w:val="single" w:color="auto"/>
          </w:rPr>
          <w:t>涪江干流富金坝电厂船闸扩能升级改造工程</w:t>
        </w:r>
      </w:ins>
      <w:r>
        <w:rPr>
          <w:rFonts w:ascii="宋体" w:hAnsi="宋体" w:eastAsia="宋体" w:cs="宋体"/>
          <w:b w:val="0"/>
          <w:bCs w:val="0"/>
          <w:i w:val="0"/>
          <w:snapToGrid w:val="0"/>
          <w:spacing w:val="0"/>
          <w:w w:val="100"/>
          <w:position w:val="0"/>
          <w:sz w:val="21"/>
          <w:szCs w:val="21"/>
          <w:u w:val="single" w:color="000000"/>
        </w:rPr>
        <w:t>（工程名称）</w:t>
      </w:r>
      <w:r>
        <w:rPr>
          <w:rFonts w:ascii="宋体" w:hAnsi="宋体" w:eastAsia="宋体" w:cs="宋体"/>
          <w:b w:val="0"/>
          <w:bCs w:val="0"/>
          <w:i w:val="0"/>
          <w:snapToGrid w:val="0"/>
          <w:spacing w:val="0"/>
          <w:w w:val="100"/>
          <w:position w:val="0"/>
          <w:sz w:val="21"/>
          <w:szCs w:val="21"/>
        </w:rPr>
        <w:t>施工承包合同的附件，与工程施工承包合同具有同等法律效力，经甲乙双方法定代表人（或其授权代表）签署，加盖公章立即生效。</w:t>
      </w:r>
    </w:p>
    <w:p w14:paraId="56F5A43E">
      <w:pPr>
        <w:pStyle w:val="12"/>
        <w:keepNext w:val="0"/>
        <w:keepLines w:val="0"/>
        <w:pageBreakBefore w:val="0"/>
        <w:widowControl w:val="0"/>
        <w:tabs>
          <w:tab w:val="left" w:pos="137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第八条</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本《合同》一式陆份，甲、乙双方各执贰份，送交项目所在地的水行政主管部门和人力资源与社会劳动保障部门各一份备案。</w:t>
      </w:r>
    </w:p>
    <w:p w14:paraId="67216294">
      <w:pPr>
        <w:pStyle w:val="12"/>
        <w:keepNext w:val="0"/>
        <w:keepLines w:val="0"/>
        <w:pageBreakBefore w:val="0"/>
        <w:widowControl w:val="0"/>
        <w:tabs>
          <w:tab w:val="left" w:pos="137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第九条</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未尽事宜，双方另行协商或签订补充协议解决，补充协议及本合同附件与本合同具有同等法律效力。</w:t>
      </w:r>
    </w:p>
    <w:p w14:paraId="5E318FE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570" w:author="羊" w:date="2026-02-26T16:17:2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附件：1．农民工维权告示牌</w:t>
      </w:r>
    </w:p>
    <w:p w14:paraId="4248783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1050" w:firstLineChars="5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2．农民工花名册</w:t>
      </w:r>
    </w:p>
    <w:p w14:paraId="257A0F4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1050" w:firstLineChars="5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3．农民工工资表</w:t>
      </w:r>
    </w:p>
    <w:p w14:paraId="0700ED0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1050" w:firstLineChars="5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4．劳动用工及工资支付情况汇总表</w:t>
      </w:r>
    </w:p>
    <w:p w14:paraId="23EE7DB2">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7FD3ADBD">
      <w:pPr>
        <w:pStyle w:val="12"/>
        <w:keepNext w:val="0"/>
        <w:keepLines w:val="0"/>
        <w:pageBreakBefore w:val="0"/>
        <w:widowControl w:val="0"/>
        <w:tabs>
          <w:tab w:val="left" w:pos="33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571" w:author="羊" w:date="2026-02-26T18:04:45Z"/>
          <w:rFonts w:ascii="宋体" w:hAnsi="宋体" w:eastAsia="宋体" w:cs="宋体"/>
          <w:b w:val="0"/>
          <w:bCs w:val="0"/>
          <w:i w:val="0"/>
          <w:snapToGrid w:val="0"/>
          <w:spacing w:val="0"/>
          <w:w w:val="100"/>
          <w:position w:val="0"/>
          <w:sz w:val="21"/>
          <w:szCs w:val="21"/>
        </w:rPr>
        <w:sectPr>
          <w:footerReference r:id="rId11" w:type="default"/>
          <w:pgSz w:w="11910" w:h="16840"/>
          <w:pgMar w:top="1360" w:right="1020" w:bottom="1400" w:left="1020" w:header="0" w:footer="1218" w:gutter="0"/>
          <w:pgNumType w:fmt="decimal"/>
          <w:cols w:space="720" w:num="1"/>
        </w:sectPr>
      </w:pPr>
    </w:p>
    <w:p w14:paraId="1D6EBCB9">
      <w:pPr>
        <w:pStyle w:val="12"/>
        <w:keepNext w:val="0"/>
        <w:keepLines w:val="0"/>
        <w:pageBreakBefore w:val="0"/>
        <w:widowControl w:val="0"/>
        <w:tabs>
          <w:tab w:val="left" w:pos="336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甲方单位：（盖章）</w:t>
      </w:r>
      <w:r>
        <w:rPr>
          <w:rFonts w:ascii="宋体" w:hAnsi="宋体" w:eastAsia="宋体" w:cs="宋体"/>
          <w:b w:val="0"/>
          <w:bCs w:val="0"/>
          <w:i w:val="0"/>
          <w:snapToGrid w:val="0"/>
          <w:spacing w:val="0"/>
          <w:w w:val="100"/>
          <w:position w:val="0"/>
          <w:sz w:val="21"/>
          <w:szCs w:val="21"/>
        </w:rPr>
        <w:tab/>
      </w:r>
      <w:del w:id="1572" w:author="羊" w:date="2026-02-26T18:04:07Z">
        <w:r>
          <w:rPr>
            <w:rFonts w:ascii="宋体" w:hAnsi="宋体" w:eastAsia="宋体" w:cs="宋体"/>
            <w:b w:val="0"/>
            <w:bCs w:val="0"/>
            <w:i w:val="0"/>
            <w:snapToGrid w:val="0"/>
            <w:spacing w:val="0"/>
            <w:w w:val="100"/>
            <w:position w:val="0"/>
            <w:sz w:val="21"/>
            <w:szCs w:val="21"/>
          </w:rPr>
          <w:delText>乙方单位：（盖章）</w:delText>
        </w:r>
      </w:del>
    </w:p>
    <w:p w14:paraId="4C7F9B57">
      <w:pPr>
        <w:pStyle w:val="12"/>
        <w:keepNext w:val="0"/>
        <w:keepLines w:val="0"/>
        <w:pageBreakBefore w:val="0"/>
        <w:widowControl w:val="0"/>
        <w:tabs>
          <w:tab w:val="left" w:pos="326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573" w:author="羊" w:date="2026-02-26T18:04:38Z"/>
          <w:rFonts w:ascii="宋体" w:hAnsi="宋体" w:eastAsia="宋体" w:cs="宋体"/>
          <w:b w:val="0"/>
          <w:bCs w:val="0"/>
          <w:i w:val="0"/>
          <w:snapToGrid w:val="0"/>
          <w:spacing w:val="0"/>
          <w:w w:val="100"/>
          <w:position w:val="0"/>
          <w:sz w:val="21"/>
          <w:szCs w:val="21"/>
        </w:rPr>
      </w:pPr>
      <w:ins w:id="1574" w:author="羊" w:date="2026-02-26T18:04:38Z">
        <w:r>
          <w:rPr>
            <w:rFonts w:ascii="宋体" w:hAnsi="宋体" w:eastAsia="宋体" w:cs="宋体"/>
            <w:b w:val="0"/>
            <w:bCs w:val="0"/>
            <w:i w:val="0"/>
            <w:snapToGrid w:val="0"/>
            <w:spacing w:val="0"/>
            <w:w w:val="100"/>
            <w:position w:val="0"/>
            <w:sz w:val="21"/>
            <w:szCs w:val="21"/>
          </w:rPr>
          <w:t>法定代表人：</w:t>
        </w:r>
      </w:ins>
    </w:p>
    <w:p w14:paraId="74A39FD5">
      <w:pPr>
        <w:pStyle w:val="12"/>
        <w:keepNext w:val="0"/>
        <w:keepLines w:val="0"/>
        <w:pageBreakBefore w:val="0"/>
        <w:widowControl w:val="0"/>
        <w:tabs>
          <w:tab w:val="left" w:pos="326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575" w:author="羊" w:date="2026-02-26T18:04:38Z"/>
          <w:rFonts w:ascii="宋体" w:hAnsi="宋体" w:eastAsia="宋体" w:cs="宋体"/>
          <w:b w:val="0"/>
          <w:bCs w:val="0"/>
          <w:i w:val="0"/>
          <w:snapToGrid w:val="0"/>
          <w:spacing w:val="0"/>
          <w:w w:val="100"/>
          <w:position w:val="0"/>
          <w:sz w:val="21"/>
          <w:szCs w:val="21"/>
        </w:rPr>
      </w:pPr>
      <w:ins w:id="1576" w:author="羊" w:date="2026-02-26T18:04:38Z">
        <w:r>
          <w:rPr>
            <w:rFonts w:ascii="宋体" w:hAnsi="宋体" w:eastAsia="宋体" w:cs="宋体"/>
            <w:b w:val="0"/>
            <w:bCs w:val="0"/>
            <w:i w:val="0"/>
            <w:snapToGrid w:val="0"/>
            <w:spacing w:val="0"/>
            <w:w w:val="100"/>
            <w:position w:val="0"/>
            <w:sz w:val="21"/>
            <w:szCs w:val="21"/>
          </w:rPr>
          <w:t>地址：</w:t>
        </w:r>
      </w:ins>
    </w:p>
    <w:p w14:paraId="545C9E38">
      <w:pPr>
        <w:pStyle w:val="12"/>
        <w:keepNext w:val="0"/>
        <w:keepLines w:val="0"/>
        <w:pageBreakBefore w:val="0"/>
        <w:widowControl w:val="0"/>
        <w:tabs>
          <w:tab w:val="left" w:pos="326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577" w:author="羊" w:date="2026-02-26T18:04:38Z"/>
          <w:rFonts w:ascii="宋体" w:hAnsi="宋体" w:eastAsia="宋体" w:cs="宋体"/>
          <w:b w:val="0"/>
          <w:bCs w:val="0"/>
          <w:i w:val="0"/>
          <w:snapToGrid w:val="0"/>
          <w:spacing w:val="0"/>
          <w:w w:val="100"/>
          <w:position w:val="0"/>
          <w:sz w:val="21"/>
          <w:szCs w:val="21"/>
        </w:rPr>
      </w:pPr>
      <w:ins w:id="1578" w:author="羊" w:date="2026-02-26T18:04:38Z">
        <w:r>
          <w:rPr>
            <w:rFonts w:ascii="宋体" w:hAnsi="宋体" w:eastAsia="宋体" w:cs="宋体"/>
            <w:b w:val="0"/>
            <w:bCs w:val="0"/>
            <w:i w:val="0"/>
            <w:snapToGrid w:val="0"/>
            <w:spacing w:val="0"/>
            <w:w w:val="100"/>
            <w:position w:val="0"/>
            <w:sz w:val="21"/>
            <w:szCs w:val="21"/>
          </w:rPr>
          <w:t>电话：</w:t>
        </w:r>
      </w:ins>
    </w:p>
    <w:p w14:paraId="039115BD">
      <w:pPr>
        <w:pStyle w:val="12"/>
        <w:keepNext w:val="0"/>
        <w:keepLines w:val="0"/>
        <w:pageBreakBefore w:val="0"/>
        <w:widowControl w:val="0"/>
        <w:tabs>
          <w:tab w:val="left" w:pos="3263"/>
        </w:tabs>
        <w:kinsoku/>
        <w:wordWrap/>
        <w:overflowPunct/>
        <w:topLinePunct w:val="0"/>
        <w:autoSpaceDE/>
        <w:autoSpaceDN/>
        <w:bidi w:val="0"/>
        <w:adjustRightInd w:val="0"/>
        <w:snapToGrid w:val="0"/>
        <w:spacing w:before="0" w:line="360" w:lineRule="auto"/>
        <w:ind w:left="0" w:right="0" w:firstLine="1680" w:firstLineChars="800"/>
        <w:jc w:val="both"/>
        <w:textAlignment w:val="auto"/>
        <w:rPr>
          <w:ins w:id="1579" w:author="羊" w:date="2026-02-26T18:04:38Z"/>
          <w:rFonts w:ascii="宋体" w:hAnsi="宋体" w:eastAsia="宋体" w:cs="宋体"/>
          <w:b w:val="0"/>
          <w:bCs w:val="0"/>
          <w:i w:val="0"/>
          <w:snapToGrid w:val="0"/>
          <w:spacing w:val="0"/>
          <w:w w:val="100"/>
          <w:position w:val="0"/>
          <w:sz w:val="21"/>
          <w:szCs w:val="21"/>
        </w:rPr>
      </w:pPr>
      <w:ins w:id="1580" w:author="羊" w:date="2026-02-26T18:04:38Z">
        <w:r>
          <w:rPr>
            <w:rFonts w:ascii="宋体" w:hAnsi="宋体" w:eastAsia="宋体" w:cs="宋体"/>
            <w:b w:val="0"/>
            <w:bCs w:val="0"/>
            <w:i w:val="0"/>
            <w:snapToGrid w:val="0"/>
            <w:spacing w:val="0"/>
            <w:w w:val="100"/>
            <w:position w:val="0"/>
            <w:sz w:val="21"/>
            <w:szCs w:val="21"/>
          </w:rPr>
          <w:t>年</w:t>
        </w:r>
      </w:ins>
      <w:ins w:id="1581" w:author="羊" w:date="2026-02-26T18:04:59Z">
        <w:r>
          <w:rPr>
            <w:rFonts w:hint="eastAsia" w:cs="宋体"/>
            <w:b w:val="0"/>
            <w:bCs w:val="0"/>
            <w:i w:val="0"/>
            <w:snapToGrid w:val="0"/>
            <w:spacing w:val="0"/>
            <w:w w:val="100"/>
            <w:position w:val="0"/>
            <w:sz w:val="21"/>
            <w:szCs w:val="21"/>
            <w:lang w:val="en-US" w:eastAsia="zh-CN"/>
          </w:rPr>
          <w:t xml:space="preserve">  </w:t>
        </w:r>
      </w:ins>
      <w:ins w:id="1582" w:author="羊" w:date="2026-02-26T18:05:00Z">
        <w:r>
          <w:rPr>
            <w:rFonts w:hint="eastAsia" w:cs="宋体"/>
            <w:b w:val="0"/>
            <w:bCs w:val="0"/>
            <w:i w:val="0"/>
            <w:snapToGrid w:val="0"/>
            <w:spacing w:val="0"/>
            <w:w w:val="100"/>
            <w:position w:val="0"/>
            <w:sz w:val="21"/>
            <w:szCs w:val="21"/>
            <w:lang w:val="en-US" w:eastAsia="zh-CN"/>
          </w:rPr>
          <w:t xml:space="preserve"> </w:t>
        </w:r>
      </w:ins>
      <w:ins w:id="1583" w:author="羊" w:date="2026-02-26T18:04:38Z">
        <w:r>
          <w:rPr>
            <w:rFonts w:ascii="宋体" w:hAnsi="宋体" w:eastAsia="宋体" w:cs="宋体"/>
            <w:b w:val="0"/>
            <w:bCs w:val="0"/>
            <w:i w:val="0"/>
            <w:snapToGrid w:val="0"/>
            <w:spacing w:val="0"/>
            <w:w w:val="100"/>
            <w:position w:val="0"/>
            <w:sz w:val="21"/>
            <w:szCs w:val="21"/>
          </w:rPr>
          <w:t>月</w:t>
        </w:r>
      </w:ins>
      <w:ins w:id="1584" w:author="羊" w:date="2026-02-26T18:05:01Z">
        <w:r>
          <w:rPr>
            <w:rFonts w:hint="eastAsia" w:cs="宋体"/>
            <w:b w:val="0"/>
            <w:bCs w:val="0"/>
            <w:i w:val="0"/>
            <w:snapToGrid w:val="0"/>
            <w:spacing w:val="0"/>
            <w:w w:val="100"/>
            <w:position w:val="0"/>
            <w:sz w:val="21"/>
            <w:szCs w:val="21"/>
            <w:lang w:val="en-US" w:eastAsia="zh-CN"/>
          </w:rPr>
          <w:t xml:space="preserve">    </w:t>
        </w:r>
      </w:ins>
      <w:ins w:id="1585" w:author="羊" w:date="2026-02-26T18:04:38Z">
        <w:r>
          <w:rPr>
            <w:rFonts w:ascii="宋体" w:hAnsi="宋体" w:eastAsia="宋体" w:cs="宋体"/>
            <w:b w:val="0"/>
            <w:bCs w:val="0"/>
            <w:i w:val="0"/>
            <w:snapToGrid w:val="0"/>
            <w:spacing w:val="0"/>
            <w:w w:val="100"/>
            <w:position w:val="0"/>
            <w:sz w:val="21"/>
            <w:szCs w:val="21"/>
          </w:rPr>
          <w:t>日</w:t>
        </w:r>
      </w:ins>
    </w:p>
    <w:p w14:paraId="6D296252">
      <w:pPr>
        <w:pStyle w:val="12"/>
        <w:keepNext w:val="0"/>
        <w:keepLines w:val="0"/>
        <w:pageBreakBefore w:val="0"/>
        <w:widowControl w:val="0"/>
        <w:tabs>
          <w:tab w:val="left" w:pos="3263"/>
        </w:tabs>
        <w:kinsoku/>
        <w:wordWrap/>
        <w:overflowPunct/>
        <w:topLinePunct w:val="0"/>
        <w:autoSpaceDE/>
        <w:autoSpaceDN/>
        <w:bidi w:val="0"/>
        <w:adjustRightInd w:val="0"/>
        <w:snapToGrid w:val="0"/>
        <w:spacing w:before="0" w:line="360" w:lineRule="auto"/>
        <w:ind w:left="0" w:right="0" w:firstLine="420" w:firstLineChars="200"/>
        <w:jc w:val="both"/>
        <w:textAlignment w:val="auto"/>
        <w:rPr>
          <w:del w:id="1586" w:author="羊" w:date="2026-02-26T18:04:38Z"/>
          <w:rFonts w:ascii="宋体" w:hAnsi="宋体" w:eastAsia="宋体" w:cs="宋体"/>
          <w:b w:val="0"/>
          <w:bCs w:val="0"/>
          <w:i w:val="0"/>
          <w:snapToGrid w:val="0"/>
          <w:spacing w:val="0"/>
          <w:w w:val="100"/>
          <w:position w:val="0"/>
          <w:sz w:val="21"/>
          <w:szCs w:val="21"/>
        </w:rPr>
      </w:pPr>
      <w:del w:id="1587" w:author="羊" w:date="2026-02-26T18:04:38Z">
        <w:r>
          <w:rPr>
            <w:rFonts w:ascii="宋体" w:hAnsi="宋体" w:eastAsia="宋体" w:cs="宋体"/>
            <w:b w:val="0"/>
            <w:bCs w:val="0"/>
            <w:i w:val="0"/>
            <w:snapToGrid w:val="0"/>
            <w:spacing w:val="0"/>
            <w:w w:val="100"/>
            <w:position w:val="0"/>
            <w:sz w:val="21"/>
            <w:szCs w:val="21"/>
          </w:rPr>
          <w:delText>法定代表人：</w:delText>
        </w:r>
      </w:del>
      <w:del w:id="1588" w:author="羊" w:date="2026-02-26T18:04:38Z">
        <w:r>
          <w:rPr>
            <w:rFonts w:ascii="宋体" w:hAnsi="宋体" w:eastAsia="宋体" w:cs="宋体"/>
            <w:b w:val="0"/>
            <w:bCs w:val="0"/>
            <w:i w:val="0"/>
            <w:snapToGrid w:val="0"/>
            <w:spacing w:val="0"/>
            <w:w w:val="100"/>
            <w:position w:val="0"/>
            <w:sz w:val="21"/>
            <w:szCs w:val="21"/>
          </w:rPr>
          <w:tab/>
        </w:r>
      </w:del>
      <w:del w:id="1589" w:author="羊" w:date="2026-02-26T18:04:38Z">
        <w:r>
          <w:rPr>
            <w:rFonts w:ascii="宋体" w:hAnsi="宋体" w:eastAsia="宋体" w:cs="宋体"/>
            <w:b w:val="0"/>
            <w:bCs w:val="0"/>
            <w:i w:val="0"/>
            <w:snapToGrid w:val="0"/>
            <w:spacing w:val="0"/>
            <w:w w:val="100"/>
            <w:position w:val="0"/>
            <w:sz w:val="21"/>
            <w:szCs w:val="21"/>
          </w:rPr>
          <w:delText>法定代表人：</w:delText>
        </w:r>
      </w:del>
    </w:p>
    <w:p w14:paraId="645FEE9A">
      <w:pPr>
        <w:pStyle w:val="12"/>
        <w:keepNext w:val="0"/>
        <w:keepLines w:val="0"/>
        <w:pageBreakBefore w:val="0"/>
        <w:widowControl w:val="0"/>
        <w:tabs>
          <w:tab w:val="left" w:pos="3263"/>
        </w:tabs>
        <w:kinsoku/>
        <w:wordWrap/>
        <w:overflowPunct/>
        <w:topLinePunct w:val="0"/>
        <w:autoSpaceDE/>
        <w:autoSpaceDN/>
        <w:bidi w:val="0"/>
        <w:adjustRightInd w:val="0"/>
        <w:snapToGrid w:val="0"/>
        <w:spacing w:before="0" w:line="360" w:lineRule="auto"/>
        <w:ind w:left="0" w:right="0" w:firstLine="420" w:firstLineChars="200"/>
        <w:jc w:val="both"/>
        <w:textAlignment w:val="auto"/>
        <w:rPr>
          <w:del w:id="1590" w:author="羊" w:date="2026-02-26T18:04:38Z"/>
          <w:rFonts w:ascii="宋体" w:hAnsi="宋体" w:eastAsia="宋体" w:cs="宋体"/>
          <w:b w:val="0"/>
          <w:bCs w:val="0"/>
          <w:i w:val="0"/>
          <w:snapToGrid w:val="0"/>
          <w:spacing w:val="0"/>
          <w:w w:val="100"/>
          <w:position w:val="0"/>
          <w:sz w:val="21"/>
          <w:szCs w:val="21"/>
        </w:rPr>
      </w:pPr>
      <w:del w:id="1591" w:author="羊" w:date="2026-02-26T18:04:38Z">
        <w:r>
          <w:rPr>
            <w:rFonts w:ascii="宋体" w:hAnsi="宋体" w:eastAsia="宋体" w:cs="宋体"/>
            <w:b w:val="0"/>
            <w:bCs w:val="0"/>
            <w:i w:val="0"/>
            <w:snapToGrid w:val="0"/>
            <w:spacing w:val="0"/>
            <w:w w:val="100"/>
            <w:position w:val="0"/>
            <w:sz w:val="21"/>
            <w:szCs w:val="21"/>
          </w:rPr>
          <w:delText>地址：</w:delText>
        </w:r>
      </w:del>
      <w:del w:id="1592" w:author="羊" w:date="2026-02-26T18:04:38Z">
        <w:r>
          <w:rPr>
            <w:rFonts w:ascii="宋体" w:hAnsi="宋体" w:eastAsia="宋体" w:cs="宋体"/>
            <w:b w:val="0"/>
            <w:bCs w:val="0"/>
            <w:i w:val="0"/>
            <w:snapToGrid w:val="0"/>
            <w:spacing w:val="0"/>
            <w:w w:val="100"/>
            <w:position w:val="0"/>
            <w:sz w:val="21"/>
            <w:szCs w:val="21"/>
          </w:rPr>
          <w:tab/>
        </w:r>
      </w:del>
      <w:del w:id="1593" w:author="羊" w:date="2026-02-26T18:04:38Z">
        <w:r>
          <w:rPr>
            <w:rFonts w:ascii="宋体" w:hAnsi="宋体" w:eastAsia="宋体" w:cs="宋体"/>
            <w:b w:val="0"/>
            <w:bCs w:val="0"/>
            <w:i w:val="0"/>
            <w:snapToGrid w:val="0"/>
            <w:spacing w:val="0"/>
            <w:w w:val="100"/>
            <w:position w:val="0"/>
            <w:sz w:val="21"/>
            <w:szCs w:val="21"/>
          </w:rPr>
          <w:delText>地址：</w:delText>
        </w:r>
      </w:del>
    </w:p>
    <w:p w14:paraId="46A8BF83">
      <w:pPr>
        <w:pStyle w:val="12"/>
        <w:keepNext w:val="0"/>
        <w:keepLines w:val="0"/>
        <w:pageBreakBefore w:val="0"/>
        <w:widowControl w:val="0"/>
        <w:tabs>
          <w:tab w:val="left" w:pos="3263"/>
        </w:tabs>
        <w:kinsoku/>
        <w:wordWrap/>
        <w:overflowPunct/>
        <w:topLinePunct w:val="0"/>
        <w:autoSpaceDE/>
        <w:autoSpaceDN/>
        <w:bidi w:val="0"/>
        <w:adjustRightInd w:val="0"/>
        <w:snapToGrid w:val="0"/>
        <w:spacing w:before="0" w:line="360" w:lineRule="auto"/>
        <w:ind w:left="0" w:right="0" w:firstLine="420" w:firstLineChars="200"/>
        <w:jc w:val="both"/>
        <w:textAlignment w:val="auto"/>
        <w:rPr>
          <w:del w:id="1594" w:author="羊" w:date="2026-02-26T18:04:38Z"/>
          <w:rFonts w:ascii="宋体" w:hAnsi="宋体" w:eastAsia="宋体" w:cs="宋体"/>
          <w:b w:val="0"/>
          <w:bCs w:val="0"/>
          <w:i w:val="0"/>
          <w:snapToGrid w:val="0"/>
          <w:spacing w:val="0"/>
          <w:w w:val="100"/>
          <w:position w:val="0"/>
          <w:sz w:val="21"/>
          <w:szCs w:val="21"/>
        </w:rPr>
      </w:pPr>
      <w:del w:id="1595" w:author="羊" w:date="2026-02-26T18:04:38Z">
        <w:r>
          <w:rPr>
            <w:rFonts w:ascii="宋体" w:hAnsi="宋体" w:eastAsia="宋体" w:cs="宋体"/>
            <w:b w:val="0"/>
            <w:bCs w:val="0"/>
            <w:i w:val="0"/>
            <w:snapToGrid w:val="0"/>
            <w:spacing w:val="0"/>
            <w:w w:val="100"/>
            <w:position w:val="0"/>
            <w:sz w:val="21"/>
            <w:szCs w:val="21"/>
          </w:rPr>
          <w:delText>电话：</w:delText>
        </w:r>
      </w:del>
      <w:del w:id="1596" w:author="羊" w:date="2026-02-26T18:04:38Z">
        <w:r>
          <w:rPr>
            <w:rFonts w:ascii="宋体" w:hAnsi="宋体" w:eastAsia="宋体" w:cs="宋体"/>
            <w:b w:val="0"/>
            <w:bCs w:val="0"/>
            <w:i w:val="0"/>
            <w:snapToGrid w:val="0"/>
            <w:spacing w:val="0"/>
            <w:w w:val="100"/>
            <w:position w:val="0"/>
            <w:sz w:val="21"/>
            <w:szCs w:val="21"/>
          </w:rPr>
          <w:tab/>
        </w:r>
      </w:del>
      <w:del w:id="1597" w:author="羊" w:date="2026-02-26T18:04:38Z">
        <w:r>
          <w:rPr>
            <w:rFonts w:ascii="宋体" w:hAnsi="宋体" w:eastAsia="宋体" w:cs="宋体"/>
            <w:b w:val="0"/>
            <w:bCs w:val="0"/>
            <w:i w:val="0"/>
            <w:snapToGrid w:val="0"/>
            <w:spacing w:val="0"/>
            <w:w w:val="100"/>
            <w:position w:val="0"/>
            <w:sz w:val="21"/>
            <w:szCs w:val="21"/>
          </w:rPr>
          <w:delText>电话：</w:delText>
        </w:r>
      </w:del>
    </w:p>
    <w:p w14:paraId="4AB5ADE4">
      <w:pPr>
        <w:pStyle w:val="12"/>
        <w:keepNext w:val="0"/>
        <w:keepLines w:val="0"/>
        <w:pageBreakBefore w:val="0"/>
        <w:widowControl w:val="0"/>
        <w:tabs>
          <w:tab w:val="left" w:pos="1163"/>
          <w:tab w:val="left" w:pos="1792"/>
          <w:tab w:val="left" w:pos="3263"/>
          <w:tab w:val="left" w:pos="3892"/>
          <w:tab w:val="left" w:pos="452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del w:id="1598" w:author="羊" w:date="2026-02-26T18:04:38Z">
        <w:r>
          <w:rPr>
            <w:rFonts w:ascii="宋体" w:hAnsi="宋体" w:eastAsia="宋体" w:cs="宋体"/>
            <w:b w:val="0"/>
            <w:bCs w:val="0"/>
            <w:i w:val="0"/>
            <w:snapToGrid w:val="0"/>
            <w:spacing w:val="0"/>
            <w:w w:val="100"/>
            <w:position w:val="0"/>
            <w:sz w:val="21"/>
            <w:szCs w:val="21"/>
          </w:rPr>
          <w:delText>年</w:delText>
        </w:r>
      </w:del>
      <w:del w:id="1599" w:author="羊" w:date="2026-02-26T18:04:38Z">
        <w:r>
          <w:rPr>
            <w:rFonts w:ascii="宋体" w:hAnsi="宋体" w:eastAsia="宋体" w:cs="宋体"/>
            <w:b w:val="0"/>
            <w:bCs w:val="0"/>
            <w:i w:val="0"/>
            <w:snapToGrid w:val="0"/>
            <w:spacing w:val="0"/>
            <w:w w:val="100"/>
            <w:position w:val="0"/>
            <w:sz w:val="21"/>
            <w:szCs w:val="21"/>
          </w:rPr>
          <w:tab/>
        </w:r>
      </w:del>
      <w:del w:id="1600" w:author="羊" w:date="2026-02-26T18:04:38Z">
        <w:r>
          <w:rPr>
            <w:rFonts w:ascii="宋体" w:hAnsi="宋体" w:eastAsia="宋体" w:cs="宋体"/>
            <w:b w:val="0"/>
            <w:bCs w:val="0"/>
            <w:i w:val="0"/>
            <w:snapToGrid w:val="0"/>
            <w:spacing w:val="0"/>
            <w:w w:val="100"/>
            <w:position w:val="0"/>
            <w:sz w:val="21"/>
            <w:szCs w:val="21"/>
          </w:rPr>
          <w:delText>月</w:delText>
        </w:r>
      </w:del>
      <w:del w:id="1601" w:author="羊" w:date="2026-02-26T18:04:38Z">
        <w:r>
          <w:rPr>
            <w:rFonts w:ascii="宋体" w:hAnsi="宋体" w:eastAsia="宋体" w:cs="宋体"/>
            <w:b w:val="0"/>
            <w:bCs w:val="0"/>
            <w:i w:val="0"/>
            <w:snapToGrid w:val="0"/>
            <w:spacing w:val="0"/>
            <w:w w:val="100"/>
            <w:position w:val="0"/>
            <w:sz w:val="21"/>
            <w:szCs w:val="21"/>
          </w:rPr>
          <w:tab/>
        </w:r>
      </w:del>
      <w:del w:id="1602" w:author="羊" w:date="2026-02-26T18:04:38Z">
        <w:r>
          <w:rPr>
            <w:rFonts w:ascii="宋体" w:hAnsi="宋体" w:eastAsia="宋体" w:cs="宋体"/>
            <w:b w:val="0"/>
            <w:bCs w:val="0"/>
            <w:i w:val="0"/>
            <w:snapToGrid w:val="0"/>
            <w:spacing w:val="0"/>
            <w:w w:val="100"/>
            <w:position w:val="0"/>
            <w:sz w:val="21"/>
            <w:szCs w:val="21"/>
          </w:rPr>
          <w:delText>日</w:delText>
        </w:r>
      </w:del>
      <w:del w:id="1603" w:author="羊" w:date="2026-02-26T18:04:40Z">
        <w:r>
          <w:rPr>
            <w:rFonts w:ascii="宋体" w:hAnsi="宋体" w:eastAsia="宋体" w:cs="宋体"/>
            <w:b w:val="0"/>
            <w:bCs w:val="0"/>
            <w:i w:val="0"/>
            <w:snapToGrid w:val="0"/>
            <w:spacing w:val="0"/>
            <w:w w:val="100"/>
            <w:position w:val="0"/>
            <w:sz w:val="21"/>
            <w:szCs w:val="21"/>
          </w:rPr>
          <w:tab/>
        </w:r>
      </w:del>
      <w:del w:id="1604" w:author="羊" w:date="2026-02-26T18:04:26Z">
        <w:r>
          <w:rPr>
            <w:rFonts w:ascii="宋体" w:hAnsi="宋体" w:eastAsia="宋体" w:cs="宋体"/>
            <w:b w:val="0"/>
            <w:bCs w:val="0"/>
            <w:i w:val="0"/>
            <w:snapToGrid w:val="0"/>
            <w:spacing w:val="0"/>
            <w:w w:val="100"/>
            <w:position w:val="0"/>
            <w:sz w:val="21"/>
            <w:szCs w:val="21"/>
          </w:rPr>
          <w:delText>年</w:delText>
        </w:r>
      </w:del>
      <w:del w:id="1605" w:author="羊" w:date="2026-02-26T18:04:26Z">
        <w:r>
          <w:rPr>
            <w:rFonts w:ascii="宋体" w:hAnsi="宋体" w:eastAsia="宋体" w:cs="宋体"/>
            <w:b w:val="0"/>
            <w:bCs w:val="0"/>
            <w:i w:val="0"/>
            <w:snapToGrid w:val="0"/>
            <w:spacing w:val="0"/>
            <w:w w:val="100"/>
            <w:position w:val="0"/>
            <w:sz w:val="21"/>
            <w:szCs w:val="21"/>
          </w:rPr>
          <w:tab/>
        </w:r>
      </w:del>
      <w:del w:id="1606" w:author="羊" w:date="2026-02-26T18:04:26Z">
        <w:r>
          <w:rPr>
            <w:rFonts w:ascii="宋体" w:hAnsi="宋体" w:eastAsia="宋体" w:cs="宋体"/>
            <w:b w:val="0"/>
            <w:bCs w:val="0"/>
            <w:i w:val="0"/>
            <w:snapToGrid w:val="0"/>
            <w:spacing w:val="0"/>
            <w:w w:val="100"/>
            <w:position w:val="0"/>
            <w:sz w:val="21"/>
            <w:szCs w:val="21"/>
          </w:rPr>
          <w:delText>月</w:delText>
        </w:r>
      </w:del>
      <w:del w:id="1607" w:author="羊" w:date="2026-02-26T18:04:26Z">
        <w:r>
          <w:rPr>
            <w:rFonts w:ascii="宋体" w:hAnsi="宋体" w:eastAsia="宋体" w:cs="宋体"/>
            <w:b w:val="0"/>
            <w:bCs w:val="0"/>
            <w:i w:val="0"/>
            <w:snapToGrid w:val="0"/>
            <w:spacing w:val="0"/>
            <w:w w:val="100"/>
            <w:position w:val="0"/>
            <w:sz w:val="21"/>
            <w:szCs w:val="21"/>
          </w:rPr>
          <w:tab/>
        </w:r>
      </w:del>
      <w:del w:id="1608" w:author="羊" w:date="2026-02-26T18:04:26Z">
        <w:r>
          <w:rPr>
            <w:rFonts w:ascii="宋体" w:hAnsi="宋体" w:eastAsia="宋体" w:cs="宋体"/>
            <w:b w:val="0"/>
            <w:bCs w:val="0"/>
            <w:i w:val="0"/>
            <w:snapToGrid w:val="0"/>
            <w:spacing w:val="0"/>
            <w:w w:val="100"/>
            <w:position w:val="0"/>
            <w:sz w:val="21"/>
            <w:szCs w:val="21"/>
          </w:rPr>
          <w:delText>日</w:delText>
        </w:r>
      </w:del>
    </w:p>
    <w:p w14:paraId="59247A06">
      <w:pPr>
        <w:pStyle w:val="12"/>
        <w:keepNext w:val="0"/>
        <w:keepLines w:val="0"/>
        <w:pageBreakBefore w:val="0"/>
        <w:widowControl w:val="0"/>
        <w:tabs>
          <w:tab w:val="left" w:pos="336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609" w:author="羊" w:date="2026-02-26T18:04:07Z"/>
          <w:rFonts w:ascii="宋体" w:hAnsi="宋体" w:eastAsia="宋体" w:cs="宋体"/>
          <w:b w:val="0"/>
          <w:bCs w:val="0"/>
          <w:i w:val="0"/>
          <w:snapToGrid w:val="0"/>
          <w:spacing w:val="0"/>
          <w:w w:val="100"/>
          <w:position w:val="0"/>
          <w:sz w:val="21"/>
          <w:szCs w:val="21"/>
        </w:rPr>
      </w:pPr>
      <w:ins w:id="1610" w:author="羊" w:date="2026-02-26T18:04:07Z">
        <w:r>
          <w:rPr>
            <w:rFonts w:ascii="宋体" w:hAnsi="宋体" w:eastAsia="宋体" w:cs="宋体"/>
            <w:b w:val="0"/>
            <w:bCs w:val="0"/>
            <w:i w:val="0"/>
            <w:snapToGrid w:val="0"/>
            <w:spacing w:val="0"/>
            <w:w w:val="100"/>
            <w:position w:val="0"/>
            <w:sz w:val="21"/>
            <w:szCs w:val="21"/>
          </w:rPr>
          <w:t>乙方单位：（盖章）</w:t>
        </w:r>
      </w:ins>
    </w:p>
    <w:p w14:paraId="4037AA4B">
      <w:pPr>
        <w:pStyle w:val="12"/>
        <w:keepNext w:val="0"/>
        <w:keepLines w:val="0"/>
        <w:pageBreakBefore w:val="0"/>
        <w:widowControl w:val="0"/>
        <w:tabs>
          <w:tab w:val="left" w:pos="326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611" w:author="羊" w:date="2026-02-26T18:04:11Z"/>
          <w:rFonts w:ascii="宋体" w:hAnsi="宋体" w:eastAsia="宋体" w:cs="宋体"/>
          <w:b w:val="0"/>
          <w:bCs w:val="0"/>
          <w:i w:val="0"/>
          <w:snapToGrid w:val="0"/>
          <w:spacing w:val="0"/>
          <w:w w:val="100"/>
          <w:position w:val="0"/>
          <w:sz w:val="21"/>
          <w:szCs w:val="21"/>
        </w:rPr>
      </w:pPr>
      <w:ins w:id="1612" w:author="羊" w:date="2026-02-26T18:04:11Z">
        <w:r>
          <w:rPr>
            <w:rFonts w:ascii="宋体" w:hAnsi="宋体" w:eastAsia="宋体" w:cs="宋体"/>
            <w:b w:val="0"/>
            <w:bCs w:val="0"/>
            <w:i w:val="0"/>
            <w:snapToGrid w:val="0"/>
            <w:spacing w:val="0"/>
            <w:w w:val="100"/>
            <w:position w:val="0"/>
            <w:sz w:val="21"/>
            <w:szCs w:val="21"/>
          </w:rPr>
          <w:t>法定代表人：</w:t>
        </w:r>
      </w:ins>
    </w:p>
    <w:p w14:paraId="39B1ABCF">
      <w:pPr>
        <w:pStyle w:val="12"/>
        <w:keepNext w:val="0"/>
        <w:keepLines w:val="0"/>
        <w:pageBreakBefore w:val="0"/>
        <w:widowControl w:val="0"/>
        <w:tabs>
          <w:tab w:val="left" w:pos="326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613" w:author="羊" w:date="2026-02-26T18:04:28Z"/>
          <w:rFonts w:ascii="宋体" w:hAnsi="宋体" w:eastAsia="宋体" w:cs="宋体"/>
          <w:b w:val="0"/>
          <w:bCs w:val="0"/>
          <w:i w:val="0"/>
          <w:snapToGrid w:val="0"/>
          <w:spacing w:val="0"/>
          <w:w w:val="100"/>
          <w:position w:val="0"/>
          <w:sz w:val="21"/>
          <w:szCs w:val="21"/>
        </w:rPr>
      </w:pPr>
      <w:ins w:id="1614" w:author="羊" w:date="2026-02-26T18:04:20Z">
        <w:r>
          <w:rPr>
            <w:rFonts w:ascii="宋体" w:hAnsi="宋体" w:eastAsia="宋体" w:cs="宋体"/>
            <w:b w:val="0"/>
            <w:bCs w:val="0"/>
            <w:i w:val="0"/>
            <w:snapToGrid w:val="0"/>
            <w:spacing w:val="0"/>
            <w:w w:val="100"/>
            <w:position w:val="0"/>
            <w:sz w:val="21"/>
            <w:szCs w:val="21"/>
          </w:rPr>
          <w:t>地址：</w:t>
        </w:r>
      </w:ins>
    </w:p>
    <w:p w14:paraId="0FF7C887">
      <w:pPr>
        <w:pStyle w:val="12"/>
        <w:keepNext w:val="0"/>
        <w:keepLines w:val="0"/>
        <w:pageBreakBefore w:val="0"/>
        <w:widowControl w:val="0"/>
        <w:tabs>
          <w:tab w:val="left" w:pos="326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615" w:author="羊" w:date="2026-02-26T18:04:29Z"/>
          <w:rFonts w:ascii="宋体" w:hAnsi="宋体" w:eastAsia="宋体" w:cs="宋体"/>
          <w:b w:val="0"/>
          <w:bCs w:val="0"/>
          <w:i w:val="0"/>
          <w:snapToGrid w:val="0"/>
          <w:spacing w:val="0"/>
          <w:w w:val="100"/>
          <w:position w:val="0"/>
          <w:sz w:val="21"/>
          <w:szCs w:val="21"/>
        </w:rPr>
      </w:pPr>
      <w:ins w:id="1616" w:author="羊" w:date="2026-02-26T18:04:24Z">
        <w:r>
          <w:rPr>
            <w:rFonts w:ascii="宋体" w:hAnsi="宋体" w:eastAsia="宋体" w:cs="宋体"/>
            <w:b w:val="0"/>
            <w:bCs w:val="0"/>
            <w:i w:val="0"/>
            <w:snapToGrid w:val="0"/>
            <w:spacing w:val="0"/>
            <w:w w:val="100"/>
            <w:position w:val="0"/>
            <w:sz w:val="21"/>
            <w:szCs w:val="21"/>
          </w:rPr>
          <w:t>电话：</w:t>
        </w:r>
      </w:ins>
    </w:p>
    <w:p w14:paraId="44953FC8">
      <w:pPr>
        <w:pStyle w:val="12"/>
        <w:keepNext w:val="0"/>
        <w:keepLines w:val="0"/>
        <w:pageBreakBefore w:val="0"/>
        <w:widowControl w:val="0"/>
        <w:tabs>
          <w:tab w:val="left" w:pos="3263"/>
        </w:tabs>
        <w:kinsoku/>
        <w:wordWrap/>
        <w:overflowPunct/>
        <w:topLinePunct w:val="0"/>
        <w:autoSpaceDE/>
        <w:autoSpaceDN/>
        <w:bidi w:val="0"/>
        <w:adjustRightInd w:val="0"/>
        <w:snapToGrid w:val="0"/>
        <w:spacing w:before="0" w:line="360" w:lineRule="auto"/>
        <w:ind w:left="0" w:right="0" w:firstLine="1890" w:firstLineChars="900"/>
        <w:jc w:val="both"/>
        <w:textAlignment w:val="auto"/>
        <w:rPr>
          <w:ins w:id="1617" w:author="羊" w:date="2026-02-26T18:04:24Z"/>
          <w:rFonts w:ascii="宋体" w:hAnsi="宋体" w:eastAsia="宋体" w:cs="宋体"/>
          <w:b w:val="0"/>
          <w:bCs w:val="0"/>
          <w:i w:val="0"/>
          <w:snapToGrid w:val="0"/>
          <w:spacing w:val="0"/>
          <w:w w:val="100"/>
          <w:position w:val="0"/>
          <w:sz w:val="21"/>
          <w:szCs w:val="21"/>
        </w:rPr>
      </w:pPr>
      <w:ins w:id="1618" w:author="羊" w:date="2026-02-26T18:04:26Z">
        <w:r>
          <w:rPr>
            <w:rFonts w:ascii="宋体" w:hAnsi="宋体" w:eastAsia="宋体" w:cs="宋体"/>
            <w:b w:val="0"/>
            <w:bCs w:val="0"/>
            <w:i w:val="0"/>
            <w:snapToGrid w:val="0"/>
            <w:spacing w:val="0"/>
            <w:w w:val="100"/>
            <w:position w:val="0"/>
            <w:sz w:val="21"/>
            <w:szCs w:val="21"/>
          </w:rPr>
          <w:t>年</w:t>
        </w:r>
      </w:ins>
      <w:ins w:id="1619" w:author="羊" w:date="2026-02-26T18:05:05Z">
        <w:r>
          <w:rPr>
            <w:rFonts w:hint="eastAsia" w:cs="宋体"/>
            <w:b w:val="0"/>
            <w:bCs w:val="0"/>
            <w:i w:val="0"/>
            <w:snapToGrid w:val="0"/>
            <w:spacing w:val="0"/>
            <w:w w:val="100"/>
            <w:position w:val="0"/>
            <w:sz w:val="21"/>
            <w:szCs w:val="21"/>
            <w:lang w:val="en-US" w:eastAsia="zh-CN"/>
          </w:rPr>
          <w:t xml:space="preserve">   </w:t>
        </w:r>
      </w:ins>
      <w:ins w:id="1620" w:author="羊" w:date="2026-02-26T18:04:26Z">
        <w:r>
          <w:rPr>
            <w:rFonts w:ascii="宋体" w:hAnsi="宋体" w:eastAsia="宋体" w:cs="宋体"/>
            <w:b w:val="0"/>
            <w:bCs w:val="0"/>
            <w:i w:val="0"/>
            <w:snapToGrid w:val="0"/>
            <w:spacing w:val="0"/>
            <w:w w:val="100"/>
            <w:position w:val="0"/>
            <w:sz w:val="21"/>
            <w:szCs w:val="21"/>
          </w:rPr>
          <w:t>月</w:t>
        </w:r>
      </w:ins>
      <w:ins w:id="1621" w:author="羊" w:date="2026-02-26T18:05:06Z">
        <w:r>
          <w:rPr>
            <w:rFonts w:hint="eastAsia" w:cs="宋体"/>
            <w:b w:val="0"/>
            <w:bCs w:val="0"/>
            <w:i w:val="0"/>
            <w:snapToGrid w:val="0"/>
            <w:spacing w:val="0"/>
            <w:w w:val="100"/>
            <w:position w:val="0"/>
            <w:sz w:val="21"/>
            <w:szCs w:val="21"/>
            <w:lang w:val="en-US" w:eastAsia="zh-CN"/>
          </w:rPr>
          <w:t xml:space="preserve"> </w:t>
        </w:r>
      </w:ins>
      <w:ins w:id="1622" w:author="羊" w:date="2026-02-26T18:05:07Z">
        <w:r>
          <w:rPr>
            <w:rFonts w:hint="eastAsia" w:cs="宋体"/>
            <w:b w:val="0"/>
            <w:bCs w:val="0"/>
            <w:i w:val="0"/>
            <w:snapToGrid w:val="0"/>
            <w:spacing w:val="0"/>
            <w:w w:val="100"/>
            <w:position w:val="0"/>
            <w:sz w:val="21"/>
            <w:szCs w:val="21"/>
            <w:lang w:val="en-US" w:eastAsia="zh-CN"/>
          </w:rPr>
          <w:t xml:space="preserve">  </w:t>
        </w:r>
      </w:ins>
      <w:ins w:id="1623" w:author="羊" w:date="2026-02-26T18:04:26Z">
        <w:r>
          <w:rPr>
            <w:rFonts w:ascii="宋体" w:hAnsi="宋体" w:eastAsia="宋体" w:cs="宋体"/>
            <w:b w:val="0"/>
            <w:bCs w:val="0"/>
            <w:i w:val="0"/>
            <w:snapToGrid w:val="0"/>
            <w:spacing w:val="0"/>
            <w:w w:val="100"/>
            <w:position w:val="0"/>
            <w:sz w:val="21"/>
            <w:szCs w:val="21"/>
          </w:rPr>
          <w:t>日</w:t>
        </w:r>
      </w:ins>
    </w:p>
    <w:p w14:paraId="78D1F5DE">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ins w:id="1624" w:author="羊" w:date="2026-02-26T18:04:45Z"/>
          <w:rFonts w:ascii="宋体" w:hAnsi="宋体" w:eastAsia="宋体" w:cs="宋体"/>
          <w:b w:val="0"/>
          <w:bCs w:val="0"/>
          <w:i w:val="0"/>
          <w:snapToGrid w:val="0"/>
          <w:spacing w:val="0"/>
          <w:w w:val="100"/>
          <w:position w:val="0"/>
          <w:sz w:val="21"/>
          <w:szCs w:val="21"/>
        </w:rPr>
        <w:sectPr>
          <w:type w:val="continuous"/>
          <w:pgSz w:w="11910" w:h="16840"/>
          <w:pgMar w:top="1360" w:right="1020" w:bottom="1400" w:left="1020" w:header="0" w:footer="1218" w:gutter="0"/>
          <w:pgNumType w:fmt="decimal"/>
          <w:cols w:equalWidth="0" w:num="2">
            <w:col w:w="4722" w:space="425"/>
            <w:col w:w="4722"/>
          </w:cols>
        </w:sectPr>
      </w:pPr>
    </w:p>
    <w:p w14:paraId="7F40E8A3">
      <w:pPr>
        <w:pStyle w:val="12"/>
        <w:keepNext w:val="0"/>
        <w:keepLines w:val="0"/>
        <w:pageBreakBefore w:val="0"/>
        <w:widowControl w:val="0"/>
        <w:tabs>
          <w:tab w:val="left" w:pos="1163"/>
          <w:tab w:val="left" w:pos="1792"/>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625" w:author="羊" w:date="2026-02-26T18:05:1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监督单位（项目所在地劳动保障部门）（盖章）</w:t>
      </w:r>
    </w:p>
    <w:p w14:paraId="00EF87F5">
      <w:pPr>
        <w:pStyle w:val="12"/>
        <w:keepNext w:val="0"/>
        <w:keepLines w:val="0"/>
        <w:pageBreakBefore w:val="0"/>
        <w:widowControl w:val="0"/>
        <w:tabs>
          <w:tab w:val="left" w:pos="1163"/>
          <w:tab w:val="left" w:pos="179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年</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月</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日</w:t>
      </w:r>
    </w:p>
    <w:p w14:paraId="4CB2C552">
      <w:pPr>
        <w:pStyle w:val="12"/>
        <w:keepNext w:val="0"/>
        <w:keepLines w:val="0"/>
        <w:pageBreakBefore w:val="0"/>
        <w:widowControl w:val="0"/>
        <w:tabs>
          <w:tab w:val="left" w:pos="1163"/>
          <w:tab w:val="left" w:pos="1792"/>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626" w:author="羊" w:date="2026-02-26T18:05:46Z"/>
          <w:rFonts w:ascii="宋体" w:hAnsi="宋体" w:eastAsia="宋体" w:cs="宋体"/>
          <w:b w:val="0"/>
          <w:bCs w:val="0"/>
          <w:i w:val="0"/>
          <w:snapToGrid w:val="0"/>
          <w:spacing w:val="0"/>
          <w:w w:val="100"/>
          <w:position w:val="0"/>
          <w:sz w:val="21"/>
          <w:szCs w:val="21"/>
        </w:rPr>
      </w:pPr>
    </w:p>
    <w:p w14:paraId="5B715EAD">
      <w:pPr>
        <w:pStyle w:val="12"/>
        <w:keepNext w:val="0"/>
        <w:keepLines w:val="0"/>
        <w:pageBreakBefore w:val="0"/>
        <w:widowControl w:val="0"/>
        <w:tabs>
          <w:tab w:val="left" w:pos="1163"/>
          <w:tab w:val="left" w:pos="1792"/>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627" w:author="羊" w:date="2026-02-26T18:05:1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监督单位（项目所在地水行政主管部门）（盖章）</w:t>
      </w:r>
    </w:p>
    <w:p w14:paraId="5FC84190">
      <w:pPr>
        <w:pStyle w:val="12"/>
        <w:keepNext w:val="0"/>
        <w:keepLines w:val="0"/>
        <w:pageBreakBefore w:val="0"/>
        <w:widowControl w:val="0"/>
        <w:tabs>
          <w:tab w:val="left" w:pos="1163"/>
          <w:tab w:val="left" w:pos="179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年</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月</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日</w:t>
      </w:r>
    </w:p>
    <w:p w14:paraId="54E67604">
      <w:pPr>
        <w:keepNext w:val="0"/>
        <w:keepLines w:val="0"/>
        <w:pageBreakBefore w:val="0"/>
        <w:widowControl w:val="0"/>
        <w:kinsoku/>
        <w:wordWrap/>
        <w:overflowPunct/>
        <w:topLinePunct w:val="0"/>
        <w:autoSpaceDE/>
        <w:autoSpaceDN/>
        <w:bidi w:val="0"/>
        <w:adjustRightInd w:val="0"/>
        <w:snapToGrid w:val="0"/>
        <w:spacing w:after="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sectPr>
          <w:type w:val="continuous"/>
          <w:pgSz w:w="11910" w:h="16840"/>
          <w:pgMar w:top="1360" w:right="1020" w:bottom="1400" w:left="1020" w:header="0" w:footer="1218" w:gutter="0"/>
          <w:pgNumType w:fmt="decimal"/>
          <w:cols w:space="720" w:num="1"/>
        </w:sectPr>
      </w:pPr>
    </w:p>
    <w:p w14:paraId="7B2AE09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附件：</w:t>
      </w:r>
    </w:p>
    <w:p w14:paraId="7DECABEF">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mc:AlternateContent>
          <mc:Choice Requires="wpg">
            <w:drawing>
              <wp:anchor distT="0" distB="0" distL="114300" distR="114300" simplePos="0" relativeHeight="251660288" behindDoc="1" locked="0" layoutInCell="1" allowOverlap="1">
                <wp:simplePos x="0" y="0"/>
                <wp:positionH relativeFrom="page">
                  <wp:posOffset>639445</wp:posOffset>
                </wp:positionH>
                <wp:positionV relativeFrom="paragraph">
                  <wp:posOffset>93980</wp:posOffset>
                </wp:positionV>
                <wp:extent cx="6061075" cy="7381240"/>
                <wp:effectExtent l="0" t="0" r="0" b="11430"/>
                <wp:wrapNone/>
                <wp:docPr id="26" name="组合 13"/>
                <wp:cNvGraphicFramePr/>
                <a:graphic xmlns:a="http://schemas.openxmlformats.org/drawingml/2006/main">
                  <a:graphicData uri="http://schemas.microsoft.com/office/word/2010/wordprocessingGroup">
                    <wpg:wgp>
                      <wpg:cNvGrpSpPr/>
                      <wpg:grpSpPr>
                        <a:xfrm>
                          <a:off x="0" y="0"/>
                          <a:ext cx="6061075" cy="7381240"/>
                          <a:chOff x="1352" y="-246"/>
                          <a:chExt cx="9200" cy="11609"/>
                        </a:xfrm>
                      </wpg:grpSpPr>
                      <wpg:grpSp>
                        <wpg:cNvPr id="24" name="组合 14"/>
                        <wpg:cNvGrpSpPr/>
                        <wpg:grpSpPr>
                          <a:xfrm>
                            <a:off x="1357" y="-237"/>
                            <a:ext cx="9190" cy="2"/>
                            <a:chOff x="1357" y="-237"/>
                            <a:chExt cx="9190" cy="2"/>
                          </a:xfrm>
                        </wpg:grpSpPr>
                        <wps:wsp>
                          <wps:cNvPr id="25" name="任意多边形 15"/>
                          <wps:cNvSpPr/>
                          <wps:spPr>
                            <a:xfrm>
                              <a:off x="1357" y="-237"/>
                              <a:ext cx="9190" cy="2"/>
                            </a:xfrm>
                            <a:custGeom>
                              <a:avLst/>
                              <a:gdLst/>
                              <a:ahLst/>
                              <a:cxnLst/>
                              <a:pathLst>
                                <a:path w="9190">
                                  <a:moveTo>
                                    <a:pt x="0" y="0"/>
                                  </a:moveTo>
                                  <a:lnTo>
                                    <a:pt x="9190" y="0"/>
                                  </a:lnTo>
                                </a:path>
                              </a:pathLst>
                            </a:custGeom>
                            <a:noFill/>
                            <a:ln w="6096" cap="flat" cmpd="sng">
                              <a:solidFill>
                                <a:srgbClr val="000000"/>
                              </a:solidFill>
                              <a:prstDash val="solid"/>
                              <a:headEnd type="none" w="med" len="med"/>
                              <a:tailEnd type="none" w="med" len="med"/>
                            </a:ln>
                          </wps:spPr>
                          <wps:bodyPr upright="1"/>
                        </wps:wsp>
                      </wpg:grpSp>
                      <wpg:grpSp>
                        <wpg:cNvPr id="27" name="组合 16"/>
                        <wpg:cNvGrpSpPr/>
                        <wpg:grpSpPr>
                          <a:xfrm>
                            <a:off x="1357" y="11357"/>
                            <a:ext cx="9190" cy="2"/>
                            <a:chOff x="1357" y="11357"/>
                            <a:chExt cx="9190" cy="2"/>
                          </a:xfrm>
                        </wpg:grpSpPr>
                        <wps:wsp>
                          <wps:cNvPr id="28" name="任意多边形 17"/>
                          <wps:cNvSpPr/>
                          <wps:spPr>
                            <a:xfrm>
                              <a:off x="1357" y="11357"/>
                              <a:ext cx="9190" cy="2"/>
                            </a:xfrm>
                            <a:custGeom>
                              <a:avLst/>
                              <a:gdLst/>
                              <a:ahLst/>
                              <a:cxnLst/>
                              <a:pathLst>
                                <a:path w="9190">
                                  <a:moveTo>
                                    <a:pt x="0" y="0"/>
                                  </a:moveTo>
                                  <a:lnTo>
                                    <a:pt x="9190" y="0"/>
                                  </a:lnTo>
                                </a:path>
                              </a:pathLst>
                            </a:custGeom>
                            <a:noFill/>
                            <a:ln w="6096" cap="flat" cmpd="sng">
                              <a:solidFill>
                                <a:srgbClr val="000000"/>
                              </a:solidFill>
                              <a:prstDash val="solid"/>
                              <a:headEnd type="none" w="med" len="med"/>
                              <a:tailEnd type="none" w="med" len="med"/>
                            </a:ln>
                          </wps:spPr>
                          <wps:bodyPr upright="1"/>
                        </wps:wsp>
                      </wpg:grpSp>
                      <wpg:grpSp>
                        <wpg:cNvPr id="29" name="组合 18"/>
                        <wpg:cNvGrpSpPr/>
                        <wpg:grpSpPr>
                          <a:xfrm>
                            <a:off x="1362" y="-241"/>
                            <a:ext cx="2" cy="11594"/>
                            <a:chOff x="1362" y="-241"/>
                            <a:chExt cx="2" cy="11594"/>
                          </a:xfrm>
                        </wpg:grpSpPr>
                        <wps:wsp>
                          <wps:cNvPr id="30" name="任意多边形 19"/>
                          <wps:cNvSpPr/>
                          <wps:spPr>
                            <a:xfrm>
                              <a:off x="1362" y="-241"/>
                              <a:ext cx="2" cy="11594"/>
                            </a:xfrm>
                            <a:custGeom>
                              <a:avLst/>
                              <a:gdLst/>
                              <a:ahLst/>
                              <a:cxnLst/>
                              <a:pathLst>
                                <a:path h="11594">
                                  <a:moveTo>
                                    <a:pt x="0" y="0"/>
                                  </a:moveTo>
                                  <a:lnTo>
                                    <a:pt x="0" y="11594"/>
                                  </a:lnTo>
                                </a:path>
                              </a:pathLst>
                            </a:custGeom>
                            <a:noFill/>
                            <a:ln w="6096" cap="flat" cmpd="sng">
                              <a:solidFill>
                                <a:srgbClr val="000000"/>
                              </a:solidFill>
                              <a:prstDash val="solid"/>
                              <a:headEnd type="none" w="med" len="med"/>
                              <a:tailEnd type="none" w="med" len="med"/>
                            </a:ln>
                          </wps:spPr>
                          <wps:bodyPr upright="1"/>
                        </wps:wsp>
                      </wpg:grpSp>
                      <wpg:grpSp>
                        <wpg:cNvPr id="31" name="组合 20"/>
                        <wpg:cNvGrpSpPr/>
                        <wpg:grpSpPr>
                          <a:xfrm>
                            <a:off x="10542" y="-241"/>
                            <a:ext cx="2" cy="11594"/>
                            <a:chOff x="10542" y="-241"/>
                            <a:chExt cx="2" cy="11594"/>
                          </a:xfrm>
                        </wpg:grpSpPr>
                        <wps:wsp>
                          <wps:cNvPr id="32" name="任意多边形 21"/>
                          <wps:cNvSpPr/>
                          <wps:spPr>
                            <a:xfrm>
                              <a:off x="10542" y="-241"/>
                              <a:ext cx="2" cy="11594"/>
                            </a:xfrm>
                            <a:custGeom>
                              <a:avLst/>
                              <a:gdLst/>
                              <a:ahLst/>
                              <a:cxnLst/>
                              <a:pathLst>
                                <a:path h="11594">
                                  <a:moveTo>
                                    <a:pt x="0" y="0"/>
                                  </a:moveTo>
                                  <a:lnTo>
                                    <a:pt x="0" y="11594"/>
                                  </a:lnTo>
                                </a:path>
                              </a:pathLst>
                            </a:custGeom>
                            <a:noFill/>
                            <a:ln w="6096" cap="flat" cmpd="sng">
                              <a:solidFill>
                                <a:srgbClr val="000000"/>
                              </a:solidFill>
                              <a:prstDash val="solid"/>
                              <a:headEnd type="none" w="med" len="med"/>
                              <a:tailEnd type="none" w="med" len="med"/>
                            </a:ln>
                          </wps:spPr>
                          <wps:bodyPr upright="1"/>
                        </wps:wsp>
                      </wpg:grpSp>
                    </wpg:wgp>
                  </a:graphicData>
                </a:graphic>
              </wp:anchor>
            </w:drawing>
          </mc:Choice>
          <mc:Fallback>
            <w:pict>
              <v:group id="组合 13" o:spid="_x0000_s1026" o:spt="203" style="position:absolute;left:0pt;margin-left:50.35pt;margin-top:7.4pt;height:581.2pt;width:477.25pt;mso-position-horizontal-relative:page;z-index:-251656192;mso-width-relative:page;mso-height-relative:page;" coordorigin="1352,-246" coordsize="9200,11609" o:gfxdata="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">
                <o:lock v:ext="edit" aspectratio="f"/>
                <v:group id="组合 14" o:spid="_x0000_s1026" o:spt="203" style="position:absolute;left:1357;top:-237;height:2;width:9190;" coordorigin="1357,-237" coordsize="9190,2" o:gfxdata="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DWV2rvwAAANsAAAAPAAAAAAAAAAEAIAAAACIAAABkcnMvZG93bnJldi54&#10;bWxQSwECFAAUAAAACACHTuJAMy8FnjsAAAA5AAAAFQAAAAAAAAABACAAAAAOAQAAZHJzL2dyb3Vw&#10;c2hhcGV4bWwueG1sUEsFBgAAAAAGAAYAYAEAAMsDAAAAAA==&#10;">
                  <o:lock v:ext="edit" aspectratio="f"/>
                  <v:shape id="任意多边形 15" o:spid="_x0000_s1026" o:spt="100" style="position:absolute;left:1357;top:-237;height:2;width:9190;" filled="f" stroked="t" coordsize="9190,1" o:gfxdata="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VEAL4A&#10;AADbAAAADwAAAAAAAAABACAAAAAiAAAAZHJzL2Rvd25yZXYueG1sUEsBAhQAFAAAAAgAh07iQDMv&#10;BZ47AAAAOQAAABAAAAAAAAAAAQAgAAAADQEAAGRycy9zaGFwZXhtbC54bWxQSwUGAAAAAAYABgBb&#10;AQAAtwMAAAAA&#10;" path="m0,0l9190,0e">
                    <v:fill on="f" focussize="0,0"/>
                    <v:stroke weight="0.48pt" color="#000000" joinstyle="round"/>
                    <v:imagedata o:title=""/>
                    <o:lock v:ext="edit" aspectratio="f"/>
                  </v:shape>
                </v:group>
                <v:group id="组合 16" o:spid="_x0000_s1026" o:spt="203" style="position:absolute;left:1357;top:11357;height:2;width:9190;" coordorigin="1357,11357" coordsize="9190,2" o:gfxdata="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zi8PcvwAAANsAAAAPAAAAAAAAAAEAIAAAACIAAABkcnMvZG93bnJldi54&#10;bWxQSwECFAAUAAAACACHTuJAMy8FnjsAAAA5AAAAFQAAAAAAAAABACAAAAAOAQAAZHJzL2dyb3Vw&#10;c2hhcGV4bWwueG1sUEsFBgAAAAAGAAYAYAEAAMsDAAAAAA==&#10;">
                  <o:lock v:ext="edit" aspectratio="f"/>
                  <v:shape id="任意多边形 17" o:spid="_x0000_s1026" o:spt="100" style="position:absolute;left:1357;top:11357;height:2;width:9190;" filled="f" stroked="t" coordsize="9190,1" o:gfxdata="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iTrnrsAAADb&#10;AAAADwAAAAAAAAABACAAAAAiAAAAZHJzL2Rvd25yZXYueG1sUEsBAhQAFAAAAAgAh07iQDMvBZ47&#10;AAAAOQAAABAAAAAAAAAAAQAgAAAACgEAAGRycy9zaGFwZXhtbC54bWxQSwUGAAAAAAYABgBbAQAA&#10;tAMAAAAA&#10;" path="m0,0l9190,0e">
                    <v:fill on="f" focussize="0,0"/>
                    <v:stroke weight="0.48pt" color="#000000" joinstyle="round"/>
                    <v:imagedata o:title=""/>
                    <o:lock v:ext="edit" aspectratio="f"/>
                  </v:shape>
                </v:group>
                <v:group id="组合 18" o:spid="_x0000_s1026" o:spt="203" style="position:absolute;left:1362;top:-241;height:11594;width:2;" coordorigin="1362,-241" coordsize="2,11594" o:gfxdata="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tWPI1vwAAANsAAAAPAAAAAAAAAAEAIAAAACIAAABkcnMvZG93bnJldi54&#10;bWxQSwECFAAUAAAACACHTuJAMy8FnjsAAAA5AAAAFQAAAAAAAAABACAAAAAOAQAAZHJzL2dyb3Vw&#10;c2hhcGV4bWwueG1sUEsFBgAAAAAGAAYAYAEAAMsDAAAAAA==&#10;">
                  <o:lock v:ext="edit" aspectratio="f"/>
                  <v:shape id="任意多边形 19" o:spid="_x0000_s1026" o:spt="100" style="position:absolute;left:1362;top:-241;height:11594;width:2;" filled="f" stroked="t" coordsize="1,11594" o:gfxdata="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eXqmO5AAAA2wAA&#10;AA8AAAAAAAAAAQAgAAAAIgAAAGRycy9kb3ducmV2LnhtbFBLAQIUABQAAAAIAIdO4kAzLwWeOwAA&#10;ADkAAAAQAAAAAAAAAAEAIAAAAAgBAABkcnMvc2hhcGV4bWwueG1sUEsFBgAAAAAGAAYAWwEAALID&#10;AAAAAA==&#10;" path="m0,0l0,11594e">
                    <v:fill on="f" focussize="0,0"/>
                    <v:stroke weight="0.48pt" color="#000000" joinstyle="round"/>
                    <v:imagedata o:title=""/>
                    <o:lock v:ext="edit" aspectratio="f"/>
                  </v:shape>
                </v:group>
                <v:group id="组合 20" o:spid="_x0000_s1026" o:spt="203" style="position:absolute;left:10542;top:-241;height:11594;width:2;" coordorigin="10542,-241" coordsize="2,11594" o:gfxdata="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b3aO6+AAAA2wAAAA8AAAAAAAAAAQAgAAAAIgAAAGRycy9kb3ducmV2Lnht&#10;bFBLAQIUABQAAAAIAIdO4kAzLwWeOwAAADkAAAAVAAAAAAAAAAEAIAAAAA0BAABkcnMvZ3JvdXBz&#10;aGFwZXhtbC54bWxQSwUGAAAAAAYABgBgAQAAygMAAAAA&#10;">
                  <o:lock v:ext="edit" aspectratio="f"/>
                  <v:shape id="任意多边形 21" o:spid="_x0000_s1026" o:spt="100" style="position:absolute;left:10542;top:-241;height:11594;width:2;" filled="f" stroked="t" coordsize="1,11594" o:gfxdata="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JkY+8AAAA&#10;2wAAAA8AAAAAAAAAAQAgAAAAIgAAAGRycy9kb3ducmV2LnhtbFBLAQIUABQAAAAIAIdO4kAzLwWe&#10;OwAAADkAAAAQAAAAAAAAAAEAIAAAAAsBAABkcnMvc2hhcGV4bWwueG1sUEsFBgAAAAAGAAYAWwEA&#10;ALUDAAAAAA==&#10;" path="m0,0l0,11594e">
                    <v:fill on="f" focussize="0,0"/>
                    <v:stroke weight="0.48pt" color="#000000" joinstyle="round"/>
                    <v:imagedata o:title=""/>
                    <o:lock v:ext="edit" aspectratio="f"/>
                  </v:shape>
                </v:group>
              </v:group>
            </w:pict>
          </mc:Fallback>
        </mc:AlternateContent>
      </w:r>
    </w:p>
    <w:p w14:paraId="4B1C552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560" w:firstLineChars="200"/>
        <w:jc w:val="center"/>
        <w:textAlignment w:val="auto"/>
        <w:rPr>
          <w:rFonts w:ascii="宋体" w:hAnsi="宋体" w:eastAsia="宋体" w:cs="宋体"/>
          <w:b w:val="0"/>
          <w:bCs w:val="0"/>
          <w:i w:val="0"/>
          <w:snapToGrid w:val="0"/>
          <w:spacing w:val="0"/>
          <w:w w:val="100"/>
          <w:position w:val="0"/>
          <w:sz w:val="28"/>
          <w:szCs w:val="28"/>
        </w:rPr>
      </w:pPr>
      <w:r>
        <w:rPr>
          <w:rFonts w:ascii="宋体" w:hAnsi="宋体" w:eastAsia="宋体" w:cs="宋体"/>
          <w:b w:val="0"/>
          <w:bCs w:val="0"/>
          <w:i w:val="0"/>
          <w:snapToGrid w:val="0"/>
          <w:spacing w:val="0"/>
          <w:w w:val="100"/>
          <w:position w:val="0"/>
          <w:sz w:val="28"/>
          <w:szCs w:val="28"/>
        </w:rPr>
        <w:t>农民工维权告示牌</w:t>
      </w:r>
    </w:p>
    <w:p w14:paraId="50728650">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476AF0D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220" w:leftChars="100" w:right="220" w:rightChars="10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项目全体农民工：为保障你在项目劳动期间的合法权益，帮助你依法有序维权，现将有关情况告示如下：</w:t>
      </w:r>
    </w:p>
    <w:p w14:paraId="771B358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220" w:leftChars="100" w:right="220" w:rightChars="100" w:firstLine="420" w:firstLineChars="200"/>
        <w:jc w:val="both"/>
        <w:textAlignment w:val="auto"/>
        <w:rPr>
          <w:ins w:id="1628" w:author="羊" w:date="2026-02-26T16:18:3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◆农民工劳动保障权益主要内容：</w:t>
      </w:r>
    </w:p>
    <w:p w14:paraId="4821FCC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220" w:leftChars="100" w:right="220" w:rightChars="100" w:firstLine="420" w:firstLineChars="200"/>
        <w:jc w:val="both"/>
        <w:textAlignment w:val="auto"/>
        <w:rPr>
          <w:ins w:id="1629" w:author="羊" w:date="2026-02-26T16:18:5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建筑领域直接招用农民工的施工企业或劳务分包企业，必须依照《中华人民共和国劳动法》、《中华人民共和国劳动合同法》的规定，与农民工签订劳动合同，并提倡签订集体合同。</w:t>
      </w:r>
    </w:p>
    <w:p w14:paraId="7F25DA8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220" w:leftChars="100" w:right="220" w:rightChars="10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建筑领域直接招用农民工的施工企业或劳务分包企业，必须按劳动合同约定或劳动保障法律法规规定足额支付工资。</w:t>
      </w:r>
    </w:p>
    <w:p w14:paraId="6BE7A8F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220" w:leftChars="100" w:right="220" w:rightChars="100" w:firstLine="420" w:firstLineChars="200"/>
        <w:jc w:val="both"/>
        <w:textAlignment w:val="auto"/>
        <w:rPr>
          <w:ins w:id="1630" w:author="羊" w:date="2026-02-26T16:18:5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◆特别提醒</w:t>
      </w:r>
    </w:p>
    <w:p w14:paraId="68B5B37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220" w:leftChars="100" w:right="220" w:rightChars="10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如果用人单位拒不与你签订劳动合同、集体合同，以及未按劳动合同、集体合同约定足额支付工资，请及时向劳工监督员或劳工管理员反映有关情况，由其协调解决；同时也可向项目所在地劳动保障监察机构投诉。</w:t>
      </w:r>
    </w:p>
    <w:p w14:paraId="0DB3F0A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220" w:leftChars="100" w:right="220" w:rightChars="10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为有效维护你的权益，你应妥善保留各种有效证据，如劳动合同或协议、工作证件、工资结算单等。</w:t>
      </w:r>
    </w:p>
    <w:p w14:paraId="44FD59DC">
      <w:pPr>
        <w:keepNext w:val="0"/>
        <w:keepLines w:val="0"/>
        <w:pageBreakBefore w:val="0"/>
        <w:widowControl w:val="0"/>
        <w:kinsoku/>
        <w:wordWrap/>
        <w:overflowPunct/>
        <w:topLinePunct w:val="0"/>
        <w:autoSpaceDE/>
        <w:autoSpaceDN/>
        <w:bidi w:val="0"/>
        <w:adjustRightInd w:val="0"/>
        <w:snapToGrid w:val="0"/>
        <w:spacing w:line="360" w:lineRule="auto"/>
        <w:ind w:left="220" w:leftChars="100" w:right="220" w:rightChars="100" w:firstLine="420" w:firstLineChars="200"/>
        <w:jc w:val="both"/>
        <w:textAlignment w:val="auto"/>
        <w:rPr>
          <w:rFonts w:ascii="宋体" w:hAnsi="宋体" w:eastAsia="宋体" w:cs="宋体"/>
          <w:b w:val="0"/>
          <w:bCs w:val="0"/>
          <w:i w:val="0"/>
          <w:snapToGrid w:val="0"/>
          <w:spacing w:val="0"/>
          <w:w w:val="100"/>
          <w:position w:val="0"/>
          <w:sz w:val="21"/>
          <w:szCs w:val="21"/>
        </w:rPr>
      </w:pPr>
    </w:p>
    <w:p w14:paraId="5C3C9BAB">
      <w:pPr>
        <w:keepNext w:val="0"/>
        <w:keepLines w:val="0"/>
        <w:pageBreakBefore w:val="0"/>
        <w:widowControl w:val="0"/>
        <w:kinsoku/>
        <w:wordWrap/>
        <w:overflowPunct/>
        <w:topLinePunct w:val="0"/>
        <w:autoSpaceDE/>
        <w:autoSpaceDN/>
        <w:bidi w:val="0"/>
        <w:adjustRightInd w:val="0"/>
        <w:snapToGrid w:val="0"/>
        <w:spacing w:line="360" w:lineRule="auto"/>
        <w:ind w:left="220" w:leftChars="100" w:right="220" w:rightChars="100" w:firstLine="420" w:firstLineChars="200"/>
        <w:jc w:val="both"/>
        <w:textAlignment w:val="auto"/>
        <w:rPr>
          <w:rFonts w:ascii="宋体" w:hAnsi="宋体" w:eastAsia="宋体" w:cs="宋体"/>
          <w:b w:val="0"/>
          <w:bCs w:val="0"/>
          <w:i w:val="0"/>
          <w:snapToGrid w:val="0"/>
          <w:spacing w:val="0"/>
          <w:w w:val="100"/>
          <w:position w:val="0"/>
          <w:sz w:val="21"/>
          <w:szCs w:val="21"/>
        </w:rPr>
      </w:pPr>
    </w:p>
    <w:p w14:paraId="603A7A64">
      <w:pPr>
        <w:pStyle w:val="12"/>
        <w:keepNext w:val="0"/>
        <w:keepLines w:val="0"/>
        <w:pageBreakBefore w:val="0"/>
        <w:widowControl w:val="0"/>
        <w:tabs>
          <w:tab w:val="left" w:pos="4545"/>
        </w:tabs>
        <w:kinsoku/>
        <w:wordWrap/>
        <w:overflowPunct/>
        <w:topLinePunct w:val="0"/>
        <w:autoSpaceDE/>
        <w:autoSpaceDN/>
        <w:bidi w:val="0"/>
        <w:adjustRightInd w:val="0"/>
        <w:snapToGrid w:val="0"/>
        <w:spacing w:before="0" w:line="360" w:lineRule="auto"/>
        <w:ind w:left="220" w:leftChars="100" w:right="220" w:rightChars="10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施工企业劳工管理员：</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联系电话：</w:t>
      </w:r>
    </w:p>
    <w:p w14:paraId="036E2D9C">
      <w:pPr>
        <w:keepNext w:val="0"/>
        <w:keepLines w:val="0"/>
        <w:pageBreakBefore w:val="0"/>
        <w:widowControl w:val="0"/>
        <w:kinsoku/>
        <w:wordWrap/>
        <w:overflowPunct/>
        <w:topLinePunct w:val="0"/>
        <w:autoSpaceDE/>
        <w:autoSpaceDN/>
        <w:bidi w:val="0"/>
        <w:adjustRightInd w:val="0"/>
        <w:snapToGrid w:val="0"/>
        <w:spacing w:line="360" w:lineRule="auto"/>
        <w:ind w:left="220" w:leftChars="100" w:right="220" w:rightChars="100" w:firstLine="420" w:firstLineChars="200"/>
        <w:jc w:val="both"/>
        <w:textAlignment w:val="auto"/>
        <w:rPr>
          <w:rFonts w:ascii="宋体" w:hAnsi="宋体" w:eastAsia="宋体" w:cs="宋体"/>
          <w:b w:val="0"/>
          <w:bCs w:val="0"/>
          <w:i w:val="0"/>
          <w:snapToGrid w:val="0"/>
          <w:spacing w:val="0"/>
          <w:w w:val="100"/>
          <w:position w:val="0"/>
          <w:sz w:val="21"/>
          <w:szCs w:val="21"/>
        </w:rPr>
      </w:pPr>
    </w:p>
    <w:p w14:paraId="670E59EC">
      <w:pPr>
        <w:pStyle w:val="12"/>
        <w:keepNext w:val="0"/>
        <w:keepLines w:val="0"/>
        <w:pageBreakBefore w:val="0"/>
        <w:widowControl w:val="0"/>
        <w:tabs>
          <w:tab w:val="left" w:pos="4545"/>
        </w:tabs>
        <w:kinsoku/>
        <w:wordWrap/>
        <w:overflowPunct/>
        <w:topLinePunct w:val="0"/>
        <w:autoSpaceDE/>
        <w:autoSpaceDN/>
        <w:bidi w:val="0"/>
        <w:adjustRightInd w:val="0"/>
        <w:snapToGrid w:val="0"/>
        <w:spacing w:before="0" w:line="360" w:lineRule="auto"/>
        <w:ind w:left="220" w:leftChars="100" w:right="220" w:rightChars="10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分包企业劳工管理员：</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联系电话：</w:t>
      </w:r>
    </w:p>
    <w:p w14:paraId="06B8FF96">
      <w:pPr>
        <w:keepNext w:val="0"/>
        <w:keepLines w:val="0"/>
        <w:pageBreakBefore w:val="0"/>
        <w:widowControl w:val="0"/>
        <w:kinsoku/>
        <w:wordWrap/>
        <w:overflowPunct/>
        <w:topLinePunct w:val="0"/>
        <w:autoSpaceDE/>
        <w:autoSpaceDN/>
        <w:bidi w:val="0"/>
        <w:adjustRightInd w:val="0"/>
        <w:snapToGrid w:val="0"/>
        <w:spacing w:line="360" w:lineRule="auto"/>
        <w:ind w:left="220" w:leftChars="100" w:right="220" w:rightChars="100" w:firstLine="420" w:firstLineChars="200"/>
        <w:jc w:val="both"/>
        <w:textAlignment w:val="auto"/>
        <w:rPr>
          <w:rFonts w:ascii="宋体" w:hAnsi="宋体" w:eastAsia="宋体" w:cs="宋体"/>
          <w:b w:val="0"/>
          <w:bCs w:val="0"/>
          <w:i w:val="0"/>
          <w:snapToGrid w:val="0"/>
          <w:spacing w:val="0"/>
          <w:w w:val="100"/>
          <w:position w:val="0"/>
          <w:sz w:val="21"/>
          <w:szCs w:val="21"/>
        </w:rPr>
      </w:pPr>
    </w:p>
    <w:p w14:paraId="3F93BB0D">
      <w:pPr>
        <w:pStyle w:val="12"/>
        <w:keepNext w:val="0"/>
        <w:keepLines w:val="0"/>
        <w:pageBreakBefore w:val="0"/>
        <w:widowControl w:val="0"/>
        <w:tabs>
          <w:tab w:val="left" w:pos="4545"/>
        </w:tabs>
        <w:kinsoku/>
        <w:wordWrap/>
        <w:overflowPunct/>
        <w:topLinePunct w:val="0"/>
        <w:autoSpaceDE/>
        <w:autoSpaceDN/>
        <w:bidi w:val="0"/>
        <w:adjustRightInd w:val="0"/>
        <w:snapToGrid w:val="0"/>
        <w:spacing w:before="0" w:line="360" w:lineRule="auto"/>
        <w:ind w:left="220" w:leftChars="100" w:right="220" w:rightChars="10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建设单位劳工监督员：</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联系电话：</w:t>
      </w:r>
    </w:p>
    <w:p w14:paraId="35E1B6B9">
      <w:pPr>
        <w:keepNext w:val="0"/>
        <w:keepLines w:val="0"/>
        <w:pageBreakBefore w:val="0"/>
        <w:widowControl w:val="0"/>
        <w:kinsoku/>
        <w:wordWrap/>
        <w:overflowPunct/>
        <w:topLinePunct w:val="0"/>
        <w:autoSpaceDE/>
        <w:autoSpaceDN/>
        <w:bidi w:val="0"/>
        <w:adjustRightInd w:val="0"/>
        <w:snapToGrid w:val="0"/>
        <w:spacing w:line="360" w:lineRule="auto"/>
        <w:ind w:left="220" w:leftChars="100" w:right="220" w:rightChars="100" w:firstLine="420" w:firstLineChars="200"/>
        <w:jc w:val="both"/>
        <w:textAlignment w:val="auto"/>
        <w:rPr>
          <w:rFonts w:ascii="宋体" w:hAnsi="宋体" w:eastAsia="宋体" w:cs="宋体"/>
          <w:b w:val="0"/>
          <w:bCs w:val="0"/>
          <w:i w:val="0"/>
          <w:snapToGrid w:val="0"/>
          <w:spacing w:val="0"/>
          <w:w w:val="100"/>
          <w:position w:val="0"/>
          <w:sz w:val="21"/>
          <w:szCs w:val="21"/>
        </w:rPr>
      </w:pPr>
    </w:p>
    <w:p w14:paraId="1260F9D9">
      <w:pPr>
        <w:pStyle w:val="12"/>
        <w:keepNext w:val="0"/>
        <w:keepLines w:val="0"/>
        <w:pageBreakBefore w:val="0"/>
        <w:widowControl w:val="0"/>
        <w:tabs>
          <w:tab w:val="left" w:pos="4545"/>
        </w:tabs>
        <w:kinsoku/>
        <w:wordWrap/>
        <w:overflowPunct/>
        <w:topLinePunct w:val="0"/>
        <w:autoSpaceDE/>
        <w:autoSpaceDN/>
        <w:bidi w:val="0"/>
        <w:adjustRightInd w:val="0"/>
        <w:snapToGrid w:val="0"/>
        <w:spacing w:before="0" w:line="360" w:lineRule="auto"/>
        <w:ind w:left="220" w:leftChars="100" w:right="220" w:rightChars="100" w:firstLine="420" w:firstLineChars="200"/>
        <w:jc w:val="both"/>
        <w:textAlignment w:val="auto"/>
        <w:rPr>
          <w:ins w:id="1631" w:author="羊" w:date="2026-02-26T16:19:1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劳动保障监察机构：</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联系电话：</w:t>
      </w:r>
    </w:p>
    <w:p w14:paraId="2E027CE7">
      <w:pPr>
        <w:pStyle w:val="12"/>
        <w:keepNext w:val="0"/>
        <w:keepLines w:val="0"/>
        <w:pageBreakBefore w:val="0"/>
        <w:widowControl w:val="0"/>
        <w:tabs>
          <w:tab w:val="left" w:pos="4545"/>
        </w:tabs>
        <w:kinsoku/>
        <w:wordWrap/>
        <w:overflowPunct/>
        <w:topLinePunct w:val="0"/>
        <w:autoSpaceDE/>
        <w:autoSpaceDN/>
        <w:bidi w:val="0"/>
        <w:adjustRightInd w:val="0"/>
        <w:snapToGrid w:val="0"/>
        <w:spacing w:before="0" w:line="360" w:lineRule="auto"/>
        <w:ind w:left="220" w:leftChars="100" w:right="220" w:rightChars="100" w:firstLine="420" w:firstLineChars="200"/>
        <w:jc w:val="both"/>
        <w:textAlignment w:val="auto"/>
        <w:rPr>
          <w:ins w:id="1632" w:author="羊" w:date="2026-02-26T16:19:20Z"/>
          <w:rFonts w:ascii="宋体" w:hAnsi="宋体" w:eastAsia="宋体" w:cs="宋体"/>
          <w:b w:val="0"/>
          <w:bCs w:val="0"/>
          <w:i w:val="0"/>
          <w:snapToGrid w:val="0"/>
          <w:spacing w:val="0"/>
          <w:w w:val="100"/>
          <w:position w:val="0"/>
          <w:sz w:val="21"/>
          <w:szCs w:val="21"/>
        </w:rPr>
      </w:pPr>
    </w:p>
    <w:p w14:paraId="457643B8">
      <w:pPr>
        <w:pStyle w:val="12"/>
        <w:keepNext w:val="0"/>
        <w:keepLines w:val="0"/>
        <w:pageBreakBefore w:val="0"/>
        <w:widowControl w:val="0"/>
        <w:tabs>
          <w:tab w:val="left" w:pos="4545"/>
        </w:tabs>
        <w:kinsoku/>
        <w:wordWrap/>
        <w:overflowPunct/>
        <w:topLinePunct w:val="0"/>
        <w:autoSpaceDE/>
        <w:autoSpaceDN/>
        <w:bidi w:val="0"/>
        <w:adjustRightInd w:val="0"/>
        <w:snapToGrid w:val="0"/>
        <w:spacing w:before="0" w:line="360" w:lineRule="auto"/>
        <w:ind w:left="220" w:leftChars="100" w:right="220" w:rightChars="10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地址：</w:t>
      </w:r>
    </w:p>
    <w:p w14:paraId="79E020FB">
      <w:pPr>
        <w:keepNext w:val="0"/>
        <w:keepLines w:val="0"/>
        <w:pageBreakBefore w:val="0"/>
        <w:widowControl w:val="0"/>
        <w:kinsoku/>
        <w:wordWrap/>
        <w:overflowPunct/>
        <w:topLinePunct w:val="0"/>
        <w:autoSpaceDE/>
        <w:autoSpaceDN/>
        <w:bidi w:val="0"/>
        <w:adjustRightInd w:val="0"/>
        <w:snapToGrid w:val="0"/>
        <w:spacing w:after="0" w:line="360" w:lineRule="auto"/>
        <w:ind w:left="220" w:leftChars="100" w:right="220" w:rightChars="100" w:firstLine="420" w:firstLineChars="200"/>
        <w:jc w:val="both"/>
        <w:textAlignment w:val="auto"/>
        <w:rPr>
          <w:rFonts w:ascii="宋体" w:hAnsi="宋体" w:eastAsia="宋体" w:cs="宋体"/>
          <w:b w:val="0"/>
          <w:bCs w:val="0"/>
          <w:i w:val="0"/>
          <w:snapToGrid w:val="0"/>
          <w:spacing w:val="0"/>
          <w:w w:val="100"/>
          <w:position w:val="0"/>
          <w:sz w:val="21"/>
          <w:szCs w:val="21"/>
        </w:rPr>
        <w:sectPr>
          <w:footerReference r:id="rId12" w:type="default"/>
          <w:pgSz w:w="11910" w:h="16840"/>
          <w:pgMar w:top="1360" w:right="1200" w:bottom="1400" w:left="1020" w:header="0" w:footer="1218" w:gutter="0"/>
          <w:pgNumType w:fmt="decimal" w:start="180"/>
          <w:cols w:space="720" w:num="1"/>
        </w:sectPr>
      </w:pPr>
    </w:p>
    <w:p w14:paraId="65864A0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0" w:firstLineChars="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附件：</w:t>
      </w:r>
    </w:p>
    <w:p w14:paraId="218798D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0" w:firstLineChars="0"/>
        <w:jc w:val="center"/>
        <w:textAlignment w:val="auto"/>
        <w:rPr>
          <w:ins w:id="1633" w:author="羊" w:date="2026-02-26T18:03:43Z"/>
          <w:rFonts w:ascii="宋体" w:hAnsi="宋体" w:eastAsia="宋体" w:cs="宋体"/>
          <w:b w:val="0"/>
          <w:bCs w:val="0"/>
          <w:i w:val="0"/>
          <w:snapToGrid w:val="0"/>
          <w:spacing w:val="0"/>
          <w:w w:val="100"/>
          <w:position w:val="0"/>
          <w:sz w:val="28"/>
          <w:szCs w:val="28"/>
        </w:rPr>
        <w:sectPr>
          <w:footerReference r:id="rId13" w:type="default"/>
          <w:type w:val="continuous"/>
          <w:pgSz w:w="16840" w:h="11910" w:orient="landscape"/>
          <w:pgMar w:top="1100" w:right="1300" w:bottom="280" w:left="1020" w:header="0" w:footer="0" w:gutter="0"/>
          <w:pgNumType w:fmt="decimal"/>
          <w:cols w:space="425" w:num="1"/>
        </w:sectPr>
      </w:pPr>
    </w:p>
    <w:p w14:paraId="04B9207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0" w:firstLineChars="0"/>
        <w:jc w:val="center"/>
        <w:textAlignment w:val="auto"/>
        <w:rPr>
          <w:rFonts w:ascii="宋体" w:hAnsi="宋体" w:eastAsia="宋体" w:cs="宋体"/>
          <w:b w:val="0"/>
          <w:bCs w:val="0"/>
          <w:i w:val="0"/>
          <w:snapToGrid w:val="0"/>
          <w:spacing w:val="0"/>
          <w:w w:val="100"/>
          <w:position w:val="0"/>
          <w:sz w:val="28"/>
          <w:szCs w:val="28"/>
        </w:rPr>
      </w:pPr>
      <w:r>
        <w:rPr>
          <w:rFonts w:ascii="宋体" w:hAnsi="宋体" w:eastAsia="宋体" w:cs="宋体"/>
          <w:b w:val="0"/>
          <w:bCs w:val="0"/>
          <w:i w:val="0"/>
          <w:snapToGrid w:val="0"/>
          <w:spacing w:val="0"/>
          <w:w w:val="100"/>
          <w:position w:val="0"/>
          <w:sz w:val="28"/>
          <w:szCs w:val="28"/>
        </w:rPr>
        <w:t>农民工花名册</w:t>
      </w:r>
    </w:p>
    <w:p w14:paraId="47254737">
      <w:pPr>
        <w:keepNext w:val="0"/>
        <w:keepLines w:val="0"/>
        <w:pageBreakBefore w:val="0"/>
        <w:widowControl w:val="0"/>
        <w:kinsoku/>
        <w:wordWrap/>
        <w:overflowPunct/>
        <w:topLinePunct w:val="0"/>
        <w:autoSpaceDE/>
        <w:autoSpaceDN/>
        <w:bidi w:val="0"/>
        <w:adjustRightInd w:val="0"/>
        <w:snapToGrid w:val="0"/>
        <w:spacing w:after="0"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sectPr>
          <w:type w:val="continuous"/>
          <w:pgSz w:w="16840" w:h="11910" w:orient="landscape"/>
          <w:pgMar w:top="1100" w:right="1300" w:bottom="280" w:left="1020" w:header="0" w:footer="0" w:gutter="0"/>
          <w:pgNumType w:fmt="decimal"/>
          <w:cols w:space="425" w:num="1"/>
        </w:sectPr>
      </w:pPr>
    </w:p>
    <w:p w14:paraId="007A0499">
      <w:pPr>
        <w:pStyle w:val="12"/>
        <w:keepNext w:val="0"/>
        <w:keepLines w:val="0"/>
        <w:pageBreakBefore w:val="0"/>
        <w:widowControl w:val="0"/>
        <w:tabs>
          <w:tab w:val="left" w:pos="599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项目名称：</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用工单位名称（盖章）：</w:t>
      </w:r>
    </w:p>
    <w:tbl>
      <w:tblPr>
        <w:tblStyle w:val="15"/>
        <w:tblW w:w="4997" w:type="pct"/>
        <w:tblInd w:w="0" w:type="dxa"/>
        <w:tblLayout w:type="autofit"/>
        <w:tblCellMar>
          <w:top w:w="0" w:type="dxa"/>
          <w:left w:w="0" w:type="dxa"/>
          <w:bottom w:w="0" w:type="dxa"/>
          <w:right w:w="0" w:type="dxa"/>
        </w:tblCellMar>
      </w:tblPr>
      <w:tblGrid>
        <w:gridCol w:w="689"/>
        <w:gridCol w:w="1343"/>
        <w:gridCol w:w="576"/>
        <w:gridCol w:w="2727"/>
        <w:gridCol w:w="1497"/>
        <w:gridCol w:w="1018"/>
        <w:gridCol w:w="1334"/>
        <w:gridCol w:w="1334"/>
        <w:gridCol w:w="1334"/>
        <w:gridCol w:w="1334"/>
        <w:gridCol w:w="1335"/>
      </w:tblGrid>
      <w:tr w14:paraId="0C1D2E16">
        <w:tblPrEx>
          <w:tblCellMar>
            <w:top w:w="0" w:type="dxa"/>
            <w:left w:w="0" w:type="dxa"/>
            <w:bottom w:w="0" w:type="dxa"/>
            <w:right w:w="0" w:type="dxa"/>
          </w:tblCellMar>
        </w:tblPrEx>
        <w:trPr>
          <w:trHeight w:val="814" w:hRule="exact"/>
        </w:trPr>
        <w:tc>
          <w:tcPr>
            <w:tcW w:w="237" w:type="pct"/>
            <w:tcBorders>
              <w:top w:val="single" w:color="000000" w:sz="4" w:space="0"/>
              <w:left w:val="single" w:color="000000" w:sz="4" w:space="0"/>
              <w:bottom w:val="single" w:color="000000" w:sz="4" w:space="0"/>
              <w:right w:val="single" w:color="000000" w:sz="4" w:space="0"/>
            </w:tcBorders>
            <w:vAlign w:val="center"/>
          </w:tcPr>
          <w:p w14:paraId="1920BA30">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序号</w:t>
            </w:r>
          </w:p>
        </w:tc>
        <w:tc>
          <w:tcPr>
            <w:tcW w:w="462" w:type="pct"/>
            <w:tcBorders>
              <w:top w:val="single" w:color="000000" w:sz="4" w:space="0"/>
              <w:left w:val="single" w:color="000000" w:sz="4" w:space="0"/>
              <w:bottom w:val="single" w:color="000000" w:sz="4" w:space="0"/>
              <w:right w:val="single" w:color="000000" w:sz="4" w:space="0"/>
            </w:tcBorders>
            <w:vAlign w:val="center"/>
          </w:tcPr>
          <w:p w14:paraId="6BA41C68">
            <w:pPr>
              <w:pStyle w:val="19"/>
              <w:keepNext w:val="0"/>
              <w:keepLines w:val="0"/>
              <w:pageBreakBefore w:val="0"/>
              <w:widowControl w:val="0"/>
              <w:tabs>
                <w:tab w:val="left" w:pos="736"/>
              </w:tabs>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姓</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名</w:t>
            </w:r>
          </w:p>
        </w:tc>
        <w:tc>
          <w:tcPr>
            <w:tcW w:w="198" w:type="pct"/>
            <w:tcBorders>
              <w:top w:val="single" w:color="000000" w:sz="4" w:space="0"/>
              <w:left w:val="single" w:color="000000" w:sz="4" w:space="0"/>
              <w:bottom w:val="single" w:color="000000" w:sz="4" w:space="0"/>
              <w:right w:val="single" w:color="000000" w:sz="4" w:space="0"/>
            </w:tcBorders>
            <w:vAlign w:val="center"/>
          </w:tcPr>
          <w:p w14:paraId="350231F8">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性别</w:t>
            </w:r>
          </w:p>
        </w:tc>
        <w:tc>
          <w:tcPr>
            <w:tcW w:w="938" w:type="pct"/>
            <w:tcBorders>
              <w:top w:val="single" w:color="000000" w:sz="4" w:space="0"/>
              <w:left w:val="single" w:color="000000" w:sz="4" w:space="0"/>
              <w:bottom w:val="single" w:color="000000" w:sz="4" w:space="0"/>
              <w:right w:val="single" w:color="000000" w:sz="4" w:space="0"/>
            </w:tcBorders>
            <w:vAlign w:val="center"/>
          </w:tcPr>
          <w:p w14:paraId="4CCEED7A">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身份证号</w:t>
            </w:r>
          </w:p>
        </w:tc>
        <w:tc>
          <w:tcPr>
            <w:tcW w:w="515" w:type="pct"/>
            <w:tcBorders>
              <w:top w:val="single" w:color="000000" w:sz="4" w:space="0"/>
              <w:left w:val="single" w:color="000000" w:sz="4" w:space="0"/>
              <w:bottom w:val="single" w:color="000000" w:sz="4" w:space="0"/>
              <w:right w:val="single" w:color="000000" w:sz="4" w:space="0"/>
            </w:tcBorders>
            <w:vAlign w:val="center"/>
          </w:tcPr>
          <w:p w14:paraId="10976C51">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联系方式</w:t>
            </w:r>
          </w:p>
        </w:tc>
        <w:tc>
          <w:tcPr>
            <w:tcW w:w="350" w:type="pct"/>
            <w:tcBorders>
              <w:top w:val="single" w:color="000000" w:sz="4" w:space="0"/>
              <w:left w:val="single" w:color="000000" w:sz="4" w:space="0"/>
              <w:bottom w:val="single" w:color="000000" w:sz="4" w:space="0"/>
              <w:right w:val="single" w:color="000000" w:sz="4" w:space="0"/>
            </w:tcBorders>
            <w:vAlign w:val="center"/>
          </w:tcPr>
          <w:p w14:paraId="1E46B749">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工种</w:t>
            </w:r>
          </w:p>
        </w:tc>
        <w:tc>
          <w:tcPr>
            <w:tcW w:w="459" w:type="pct"/>
            <w:tcBorders>
              <w:top w:val="single" w:color="000000" w:sz="4" w:space="0"/>
              <w:left w:val="single" w:color="000000" w:sz="4" w:space="0"/>
              <w:bottom w:val="single" w:color="000000" w:sz="4" w:space="0"/>
              <w:right w:val="single" w:color="000000" w:sz="4" w:space="0"/>
            </w:tcBorders>
            <w:vAlign w:val="center"/>
          </w:tcPr>
          <w:p w14:paraId="16DC7685">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工作岗位</w:t>
            </w:r>
          </w:p>
        </w:tc>
        <w:tc>
          <w:tcPr>
            <w:tcW w:w="459" w:type="pct"/>
            <w:tcBorders>
              <w:top w:val="single" w:color="000000" w:sz="4" w:space="0"/>
              <w:left w:val="single" w:color="000000" w:sz="4" w:space="0"/>
              <w:bottom w:val="single" w:color="000000" w:sz="4" w:space="0"/>
              <w:right w:val="single" w:color="000000" w:sz="4" w:space="0"/>
            </w:tcBorders>
            <w:vAlign w:val="center"/>
          </w:tcPr>
          <w:p w14:paraId="30B7A031">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进场时间</w:t>
            </w:r>
          </w:p>
        </w:tc>
        <w:tc>
          <w:tcPr>
            <w:tcW w:w="459" w:type="pct"/>
            <w:tcBorders>
              <w:top w:val="single" w:color="000000" w:sz="4" w:space="0"/>
              <w:left w:val="single" w:color="000000" w:sz="4" w:space="0"/>
              <w:bottom w:val="single" w:color="000000" w:sz="4" w:space="0"/>
              <w:right w:val="single" w:color="000000" w:sz="4" w:space="0"/>
            </w:tcBorders>
            <w:vAlign w:val="center"/>
          </w:tcPr>
          <w:p w14:paraId="0F6CD3F6">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劳动者签名</w:t>
            </w:r>
          </w:p>
        </w:tc>
        <w:tc>
          <w:tcPr>
            <w:tcW w:w="459" w:type="pct"/>
            <w:tcBorders>
              <w:top w:val="single" w:color="000000" w:sz="4" w:space="0"/>
              <w:left w:val="single" w:color="000000" w:sz="4" w:space="0"/>
              <w:bottom w:val="single" w:color="000000" w:sz="4" w:space="0"/>
              <w:right w:val="single" w:color="000000" w:sz="4" w:space="0"/>
            </w:tcBorders>
            <w:vAlign w:val="center"/>
          </w:tcPr>
          <w:p w14:paraId="43D47E05">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离场时间</w:t>
            </w:r>
          </w:p>
        </w:tc>
        <w:tc>
          <w:tcPr>
            <w:tcW w:w="459" w:type="pct"/>
            <w:tcBorders>
              <w:top w:val="single" w:color="000000" w:sz="4" w:space="0"/>
              <w:left w:val="single" w:color="000000" w:sz="4" w:space="0"/>
              <w:bottom w:val="single" w:color="000000" w:sz="4" w:space="0"/>
              <w:right w:val="single" w:color="000000" w:sz="4" w:space="0"/>
            </w:tcBorders>
            <w:vAlign w:val="center"/>
          </w:tcPr>
          <w:p w14:paraId="268B03C0">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劳动者签名</w:t>
            </w:r>
          </w:p>
        </w:tc>
      </w:tr>
      <w:tr w14:paraId="2E452CED">
        <w:tblPrEx>
          <w:tblCellMar>
            <w:top w:w="0" w:type="dxa"/>
            <w:left w:w="0" w:type="dxa"/>
            <w:bottom w:w="0" w:type="dxa"/>
            <w:right w:w="0" w:type="dxa"/>
          </w:tblCellMar>
        </w:tblPrEx>
        <w:trPr>
          <w:trHeight w:val="487" w:hRule="exact"/>
        </w:trPr>
        <w:tc>
          <w:tcPr>
            <w:tcW w:w="237" w:type="pct"/>
            <w:tcBorders>
              <w:top w:val="single" w:color="000000" w:sz="4" w:space="0"/>
              <w:left w:val="single" w:color="000000" w:sz="4" w:space="0"/>
              <w:bottom w:val="single" w:color="000000" w:sz="4" w:space="0"/>
              <w:right w:val="single" w:color="000000" w:sz="4" w:space="0"/>
            </w:tcBorders>
          </w:tcPr>
          <w:p w14:paraId="0325DF06">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62" w:type="pct"/>
            <w:tcBorders>
              <w:top w:val="single" w:color="000000" w:sz="4" w:space="0"/>
              <w:left w:val="single" w:color="000000" w:sz="4" w:space="0"/>
              <w:bottom w:val="single" w:color="000000" w:sz="4" w:space="0"/>
              <w:right w:val="single" w:color="000000" w:sz="4" w:space="0"/>
            </w:tcBorders>
          </w:tcPr>
          <w:p w14:paraId="4C1ED0D7">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98" w:type="pct"/>
            <w:tcBorders>
              <w:top w:val="single" w:color="000000" w:sz="4" w:space="0"/>
              <w:left w:val="single" w:color="000000" w:sz="4" w:space="0"/>
              <w:bottom w:val="single" w:color="000000" w:sz="4" w:space="0"/>
              <w:right w:val="single" w:color="000000" w:sz="4" w:space="0"/>
            </w:tcBorders>
          </w:tcPr>
          <w:p w14:paraId="2CAEC2DA">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938" w:type="pct"/>
            <w:tcBorders>
              <w:top w:val="single" w:color="000000" w:sz="4" w:space="0"/>
              <w:left w:val="single" w:color="000000" w:sz="4" w:space="0"/>
              <w:bottom w:val="single" w:color="000000" w:sz="4" w:space="0"/>
              <w:right w:val="single" w:color="000000" w:sz="4" w:space="0"/>
            </w:tcBorders>
          </w:tcPr>
          <w:p w14:paraId="2924BA74">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515" w:type="pct"/>
            <w:tcBorders>
              <w:top w:val="single" w:color="000000" w:sz="4" w:space="0"/>
              <w:left w:val="single" w:color="000000" w:sz="4" w:space="0"/>
              <w:bottom w:val="single" w:color="000000" w:sz="4" w:space="0"/>
              <w:right w:val="single" w:color="000000" w:sz="4" w:space="0"/>
            </w:tcBorders>
          </w:tcPr>
          <w:p w14:paraId="7609A830">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350" w:type="pct"/>
            <w:tcBorders>
              <w:top w:val="single" w:color="000000" w:sz="4" w:space="0"/>
              <w:left w:val="single" w:color="000000" w:sz="4" w:space="0"/>
              <w:bottom w:val="single" w:color="000000" w:sz="4" w:space="0"/>
              <w:right w:val="single" w:color="000000" w:sz="4" w:space="0"/>
            </w:tcBorders>
          </w:tcPr>
          <w:p w14:paraId="371B90B6">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0F9A13AE">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7920BECD">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6D03CD2A">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555C42D7">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2CB5444A">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4429938A">
        <w:tblPrEx>
          <w:tblCellMar>
            <w:top w:w="0" w:type="dxa"/>
            <w:left w:w="0" w:type="dxa"/>
            <w:bottom w:w="0" w:type="dxa"/>
            <w:right w:w="0" w:type="dxa"/>
          </w:tblCellMar>
        </w:tblPrEx>
        <w:trPr>
          <w:trHeight w:val="512" w:hRule="exact"/>
        </w:trPr>
        <w:tc>
          <w:tcPr>
            <w:tcW w:w="237" w:type="pct"/>
            <w:tcBorders>
              <w:top w:val="single" w:color="000000" w:sz="4" w:space="0"/>
              <w:left w:val="single" w:color="000000" w:sz="4" w:space="0"/>
              <w:bottom w:val="single" w:color="000000" w:sz="4" w:space="0"/>
              <w:right w:val="single" w:color="000000" w:sz="4" w:space="0"/>
            </w:tcBorders>
          </w:tcPr>
          <w:p w14:paraId="3BFD639E">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62" w:type="pct"/>
            <w:tcBorders>
              <w:top w:val="single" w:color="000000" w:sz="4" w:space="0"/>
              <w:left w:val="single" w:color="000000" w:sz="4" w:space="0"/>
              <w:bottom w:val="single" w:color="000000" w:sz="4" w:space="0"/>
              <w:right w:val="single" w:color="000000" w:sz="4" w:space="0"/>
            </w:tcBorders>
          </w:tcPr>
          <w:p w14:paraId="0A5B22EC">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98" w:type="pct"/>
            <w:tcBorders>
              <w:top w:val="single" w:color="000000" w:sz="4" w:space="0"/>
              <w:left w:val="single" w:color="000000" w:sz="4" w:space="0"/>
              <w:bottom w:val="single" w:color="000000" w:sz="4" w:space="0"/>
              <w:right w:val="single" w:color="000000" w:sz="4" w:space="0"/>
            </w:tcBorders>
          </w:tcPr>
          <w:p w14:paraId="38DCB5FA">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938" w:type="pct"/>
            <w:tcBorders>
              <w:top w:val="single" w:color="000000" w:sz="4" w:space="0"/>
              <w:left w:val="single" w:color="000000" w:sz="4" w:space="0"/>
              <w:bottom w:val="single" w:color="000000" w:sz="4" w:space="0"/>
              <w:right w:val="single" w:color="000000" w:sz="4" w:space="0"/>
            </w:tcBorders>
          </w:tcPr>
          <w:p w14:paraId="375F64FB">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515" w:type="pct"/>
            <w:tcBorders>
              <w:top w:val="single" w:color="000000" w:sz="4" w:space="0"/>
              <w:left w:val="single" w:color="000000" w:sz="4" w:space="0"/>
              <w:bottom w:val="single" w:color="000000" w:sz="4" w:space="0"/>
              <w:right w:val="single" w:color="000000" w:sz="4" w:space="0"/>
            </w:tcBorders>
          </w:tcPr>
          <w:p w14:paraId="283867F2">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350" w:type="pct"/>
            <w:tcBorders>
              <w:top w:val="single" w:color="000000" w:sz="4" w:space="0"/>
              <w:left w:val="single" w:color="000000" w:sz="4" w:space="0"/>
              <w:bottom w:val="single" w:color="000000" w:sz="4" w:space="0"/>
              <w:right w:val="single" w:color="000000" w:sz="4" w:space="0"/>
            </w:tcBorders>
          </w:tcPr>
          <w:p w14:paraId="3B36CD8D">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17021D30">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73224FD5">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3064748C">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51A4A6F8">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76C761DC">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595ED06E">
        <w:tblPrEx>
          <w:tblCellMar>
            <w:top w:w="0" w:type="dxa"/>
            <w:left w:w="0" w:type="dxa"/>
            <w:bottom w:w="0" w:type="dxa"/>
            <w:right w:w="0" w:type="dxa"/>
          </w:tblCellMar>
        </w:tblPrEx>
        <w:trPr>
          <w:trHeight w:val="487" w:hRule="exact"/>
        </w:trPr>
        <w:tc>
          <w:tcPr>
            <w:tcW w:w="237" w:type="pct"/>
            <w:tcBorders>
              <w:top w:val="single" w:color="000000" w:sz="4" w:space="0"/>
              <w:left w:val="single" w:color="000000" w:sz="4" w:space="0"/>
              <w:bottom w:val="single" w:color="000000" w:sz="4" w:space="0"/>
              <w:right w:val="single" w:color="000000" w:sz="4" w:space="0"/>
            </w:tcBorders>
          </w:tcPr>
          <w:p w14:paraId="7232F62F">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62" w:type="pct"/>
            <w:tcBorders>
              <w:top w:val="single" w:color="000000" w:sz="4" w:space="0"/>
              <w:left w:val="single" w:color="000000" w:sz="4" w:space="0"/>
              <w:bottom w:val="single" w:color="000000" w:sz="4" w:space="0"/>
              <w:right w:val="single" w:color="000000" w:sz="4" w:space="0"/>
            </w:tcBorders>
          </w:tcPr>
          <w:p w14:paraId="3EBD70B7">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98" w:type="pct"/>
            <w:tcBorders>
              <w:top w:val="single" w:color="000000" w:sz="4" w:space="0"/>
              <w:left w:val="single" w:color="000000" w:sz="4" w:space="0"/>
              <w:bottom w:val="single" w:color="000000" w:sz="4" w:space="0"/>
              <w:right w:val="single" w:color="000000" w:sz="4" w:space="0"/>
            </w:tcBorders>
          </w:tcPr>
          <w:p w14:paraId="5C6AE0CA">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938" w:type="pct"/>
            <w:tcBorders>
              <w:top w:val="single" w:color="000000" w:sz="4" w:space="0"/>
              <w:left w:val="single" w:color="000000" w:sz="4" w:space="0"/>
              <w:bottom w:val="single" w:color="000000" w:sz="4" w:space="0"/>
              <w:right w:val="single" w:color="000000" w:sz="4" w:space="0"/>
            </w:tcBorders>
          </w:tcPr>
          <w:p w14:paraId="2B373CCA">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515" w:type="pct"/>
            <w:tcBorders>
              <w:top w:val="single" w:color="000000" w:sz="4" w:space="0"/>
              <w:left w:val="single" w:color="000000" w:sz="4" w:space="0"/>
              <w:bottom w:val="single" w:color="000000" w:sz="4" w:space="0"/>
              <w:right w:val="single" w:color="000000" w:sz="4" w:space="0"/>
            </w:tcBorders>
          </w:tcPr>
          <w:p w14:paraId="0E8EC520">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350" w:type="pct"/>
            <w:tcBorders>
              <w:top w:val="single" w:color="000000" w:sz="4" w:space="0"/>
              <w:left w:val="single" w:color="000000" w:sz="4" w:space="0"/>
              <w:bottom w:val="single" w:color="000000" w:sz="4" w:space="0"/>
              <w:right w:val="single" w:color="000000" w:sz="4" w:space="0"/>
            </w:tcBorders>
          </w:tcPr>
          <w:p w14:paraId="0E69E0ED">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774E4B46">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16C746DE">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62E331EA">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6C027AC7">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7C4EB013">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16E8B59D">
        <w:tblPrEx>
          <w:tblCellMar>
            <w:top w:w="0" w:type="dxa"/>
            <w:left w:w="0" w:type="dxa"/>
            <w:bottom w:w="0" w:type="dxa"/>
            <w:right w:w="0" w:type="dxa"/>
          </w:tblCellMar>
        </w:tblPrEx>
        <w:trPr>
          <w:trHeight w:val="512" w:hRule="exact"/>
        </w:trPr>
        <w:tc>
          <w:tcPr>
            <w:tcW w:w="237" w:type="pct"/>
            <w:tcBorders>
              <w:top w:val="single" w:color="000000" w:sz="4" w:space="0"/>
              <w:left w:val="single" w:color="000000" w:sz="4" w:space="0"/>
              <w:bottom w:val="single" w:color="000000" w:sz="4" w:space="0"/>
              <w:right w:val="single" w:color="000000" w:sz="4" w:space="0"/>
            </w:tcBorders>
          </w:tcPr>
          <w:p w14:paraId="5C1BFA9F">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62" w:type="pct"/>
            <w:tcBorders>
              <w:top w:val="single" w:color="000000" w:sz="4" w:space="0"/>
              <w:left w:val="single" w:color="000000" w:sz="4" w:space="0"/>
              <w:bottom w:val="single" w:color="000000" w:sz="4" w:space="0"/>
              <w:right w:val="single" w:color="000000" w:sz="4" w:space="0"/>
            </w:tcBorders>
          </w:tcPr>
          <w:p w14:paraId="498E40A4">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98" w:type="pct"/>
            <w:tcBorders>
              <w:top w:val="single" w:color="000000" w:sz="4" w:space="0"/>
              <w:left w:val="single" w:color="000000" w:sz="4" w:space="0"/>
              <w:bottom w:val="single" w:color="000000" w:sz="4" w:space="0"/>
              <w:right w:val="single" w:color="000000" w:sz="4" w:space="0"/>
            </w:tcBorders>
          </w:tcPr>
          <w:p w14:paraId="03D16094">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938" w:type="pct"/>
            <w:tcBorders>
              <w:top w:val="single" w:color="000000" w:sz="4" w:space="0"/>
              <w:left w:val="single" w:color="000000" w:sz="4" w:space="0"/>
              <w:bottom w:val="single" w:color="000000" w:sz="4" w:space="0"/>
              <w:right w:val="single" w:color="000000" w:sz="4" w:space="0"/>
            </w:tcBorders>
          </w:tcPr>
          <w:p w14:paraId="3758571A">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515" w:type="pct"/>
            <w:tcBorders>
              <w:top w:val="single" w:color="000000" w:sz="4" w:space="0"/>
              <w:left w:val="single" w:color="000000" w:sz="4" w:space="0"/>
              <w:bottom w:val="single" w:color="000000" w:sz="4" w:space="0"/>
              <w:right w:val="single" w:color="000000" w:sz="4" w:space="0"/>
            </w:tcBorders>
          </w:tcPr>
          <w:p w14:paraId="5AA2DA79">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350" w:type="pct"/>
            <w:tcBorders>
              <w:top w:val="single" w:color="000000" w:sz="4" w:space="0"/>
              <w:left w:val="single" w:color="000000" w:sz="4" w:space="0"/>
              <w:bottom w:val="single" w:color="000000" w:sz="4" w:space="0"/>
              <w:right w:val="single" w:color="000000" w:sz="4" w:space="0"/>
            </w:tcBorders>
          </w:tcPr>
          <w:p w14:paraId="48D9E15E">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4293CD13">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398ABEC8">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1B6A88E4">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66B15852">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79298953">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7EB03C8C">
        <w:tblPrEx>
          <w:tblCellMar>
            <w:top w:w="0" w:type="dxa"/>
            <w:left w:w="0" w:type="dxa"/>
            <w:bottom w:w="0" w:type="dxa"/>
            <w:right w:w="0" w:type="dxa"/>
          </w:tblCellMar>
        </w:tblPrEx>
        <w:trPr>
          <w:trHeight w:val="487" w:hRule="exact"/>
        </w:trPr>
        <w:tc>
          <w:tcPr>
            <w:tcW w:w="237" w:type="pct"/>
            <w:tcBorders>
              <w:top w:val="single" w:color="000000" w:sz="4" w:space="0"/>
              <w:left w:val="single" w:color="000000" w:sz="4" w:space="0"/>
              <w:bottom w:val="single" w:color="000000" w:sz="4" w:space="0"/>
              <w:right w:val="single" w:color="000000" w:sz="4" w:space="0"/>
            </w:tcBorders>
          </w:tcPr>
          <w:p w14:paraId="5557EA07">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62" w:type="pct"/>
            <w:tcBorders>
              <w:top w:val="single" w:color="000000" w:sz="4" w:space="0"/>
              <w:left w:val="single" w:color="000000" w:sz="4" w:space="0"/>
              <w:bottom w:val="single" w:color="000000" w:sz="4" w:space="0"/>
              <w:right w:val="single" w:color="000000" w:sz="4" w:space="0"/>
            </w:tcBorders>
          </w:tcPr>
          <w:p w14:paraId="4C65EC45">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98" w:type="pct"/>
            <w:tcBorders>
              <w:top w:val="single" w:color="000000" w:sz="4" w:space="0"/>
              <w:left w:val="single" w:color="000000" w:sz="4" w:space="0"/>
              <w:bottom w:val="single" w:color="000000" w:sz="4" w:space="0"/>
              <w:right w:val="single" w:color="000000" w:sz="4" w:space="0"/>
            </w:tcBorders>
          </w:tcPr>
          <w:p w14:paraId="6E33A224">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938" w:type="pct"/>
            <w:tcBorders>
              <w:top w:val="single" w:color="000000" w:sz="4" w:space="0"/>
              <w:left w:val="single" w:color="000000" w:sz="4" w:space="0"/>
              <w:bottom w:val="single" w:color="000000" w:sz="4" w:space="0"/>
              <w:right w:val="single" w:color="000000" w:sz="4" w:space="0"/>
            </w:tcBorders>
          </w:tcPr>
          <w:p w14:paraId="12D7675F">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515" w:type="pct"/>
            <w:tcBorders>
              <w:top w:val="single" w:color="000000" w:sz="4" w:space="0"/>
              <w:left w:val="single" w:color="000000" w:sz="4" w:space="0"/>
              <w:bottom w:val="single" w:color="000000" w:sz="4" w:space="0"/>
              <w:right w:val="single" w:color="000000" w:sz="4" w:space="0"/>
            </w:tcBorders>
          </w:tcPr>
          <w:p w14:paraId="58242FC9">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350" w:type="pct"/>
            <w:tcBorders>
              <w:top w:val="single" w:color="000000" w:sz="4" w:space="0"/>
              <w:left w:val="single" w:color="000000" w:sz="4" w:space="0"/>
              <w:bottom w:val="single" w:color="000000" w:sz="4" w:space="0"/>
              <w:right w:val="single" w:color="000000" w:sz="4" w:space="0"/>
            </w:tcBorders>
          </w:tcPr>
          <w:p w14:paraId="1A04A1CE">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36F313F8">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1E834838">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072E3655">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4B71B1BF">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4594F60B">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3CF6B438">
        <w:tblPrEx>
          <w:tblCellMar>
            <w:top w:w="0" w:type="dxa"/>
            <w:left w:w="0" w:type="dxa"/>
            <w:bottom w:w="0" w:type="dxa"/>
            <w:right w:w="0" w:type="dxa"/>
          </w:tblCellMar>
        </w:tblPrEx>
        <w:trPr>
          <w:trHeight w:val="512" w:hRule="exact"/>
        </w:trPr>
        <w:tc>
          <w:tcPr>
            <w:tcW w:w="237" w:type="pct"/>
            <w:tcBorders>
              <w:top w:val="single" w:color="000000" w:sz="4" w:space="0"/>
              <w:left w:val="single" w:color="000000" w:sz="4" w:space="0"/>
              <w:bottom w:val="single" w:color="000000" w:sz="4" w:space="0"/>
              <w:right w:val="single" w:color="000000" w:sz="4" w:space="0"/>
            </w:tcBorders>
          </w:tcPr>
          <w:p w14:paraId="06737897">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62" w:type="pct"/>
            <w:tcBorders>
              <w:top w:val="single" w:color="000000" w:sz="4" w:space="0"/>
              <w:left w:val="single" w:color="000000" w:sz="4" w:space="0"/>
              <w:bottom w:val="single" w:color="000000" w:sz="4" w:space="0"/>
              <w:right w:val="single" w:color="000000" w:sz="4" w:space="0"/>
            </w:tcBorders>
          </w:tcPr>
          <w:p w14:paraId="45EAC921">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98" w:type="pct"/>
            <w:tcBorders>
              <w:top w:val="single" w:color="000000" w:sz="4" w:space="0"/>
              <w:left w:val="single" w:color="000000" w:sz="4" w:space="0"/>
              <w:bottom w:val="single" w:color="000000" w:sz="4" w:space="0"/>
              <w:right w:val="single" w:color="000000" w:sz="4" w:space="0"/>
            </w:tcBorders>
          </w:tcPr>
          <w:p w14:paraId="19B9F640">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938" w:type="pct"/>
            <w:tcBorders>
              <w:top w:val="single" w:color="000000" w:sz="4" w:space="0"/>
              <w:left w:val="single" w:color="000000" w:sz="4" w:space="0"/>
              <w:bottom w:val="single" w:color="000000" w:sz="4" w:space="0"/>
              <w:right w:val="single" w:color="000000" w:sz="4" w:space="0"/>
            </w:tcBorders>
          </w:tcPr>
          <w:p w14:paraId="6E7A5F3C">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515" w:type="pct"/>
            <w:tcBorders>
              <w:top w:val="single" w:color="000000" w:sz="4" w:space="0"/>
              <w:left w:val="single" w:color="000000" w:sz="4" w:space="0"/>
              <w:bottom w:val="single" w:color="000000" w:sz="4" w:space="0"/>
              <w:right w:val="single" w:color="000000" w:sz="4" w:space="0"/>
            </w:tcBorders>
          </w:tcPr>
          <w:p w14:paraId="6EFC4112">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350" w:type="pct"/>
            <w:tcBorders>
              <w:top w:val="single" w:color="000000" w:sz="4" w:space="0"/>
              <w:left w:val="single" w:color="000000" w:sz="4" w:space="0"/>
              <w:bottom w:val="single" w:color="000000" w:sz="4" w:space="0"/>
              <w:right w:val="single" w:color="000000" w:sz="4" w:space="0"/>
            </w:tcBorders>
          </w:tcPr>
          <w:p w14:paraId="21DF7990">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132EF5D2">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3E4B620C">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55DF89B1">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733087ED">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15A2ABD5">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28354A8C">
        <w:tblPrEx>
          <w:tblCellMar>
            <w:top w:w="0" w:type="dxa"/>
            <w:left w:w="0" w:type="dxa"/>
            <w:bottom w:w="0" w:type="dxa"/>
            <w:right w:w="0" w:type="dxa"/>
          </w:tblCellMar>
        </w:tblPrEx>
        <w:trPr>
          <w:trHeight w:val="487" w:hRule="exact"/>
        </w:trPr>
        <w:tc>
          <w:tcPr>
            <w:tcW w:w="237" w:type="pct"/>
            <w:tcBorders>
              <w:top w:val="single" w:color="000000" w:sz="4" w:space="0"/>
              <w:left w:val="single" w:color="000000" w:sz="4" w:space="0"/>
              <w:bottom w:val="single" w:color="000000" w:sz="4" w:space="0"/>
              <w:right w:val="single" w:color="000000" w:sz="4" w:space="0"/>
            </w:tcBorders>
          </w:tcPr>
          <w:p w14:paraId="45EE372A">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62" w:type="pct"/>
            <w:tcBorders>
              <w:top w:val="single" w:color="000000" w:sz="4" w:space="0"/>
              <w:left w:val="single" w:color="000000" w:sz="4" w:space="0"/>
              <w:bottom w:val="single" w:color="000000" w:sz="4" w:space="0"/>
              <w:right w:val="single" w:color="000000" w:sz="4" w:space="0"/>
            </w:tcBorders>
          </w:tcPr>
          <w:p w14:paraId="6F1F354C">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98" w:type="pct"/>
            <w:tcBorders>
              <w:top w:val="single" w:color="000000" w:sz="4" w:space="0"/>
              <w:left w:val="single" w:color="000000" w:sz="4" w:space="0"/>
              <w:bottom w:val="single" w:color="000000" w:sz="4" w:space="0"/>
              <w:right w:val="single" w:color="000000" w:sz="4" w:space="0"/>
            </w:tcBorders>
          </w:tcPr>
          <w:p w14:paraId="4D9DC361">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938" w:type="pct"/>
            <w:tcBorders>
              <w:top w:val="single" w:color="000000" w:sz="4" w:space="0"/>
              <w:left w:val="single" w:color="000000" w:sz="4" w:space="0"/>
              <w:bottom w:val="single" w:color="000000" w:sz="4" w:space="0"/>
              <w:right w:val="single" w:color="000000" w:sz="4" w:space="0"/>
            </w:tcBorders>
          </w:tcPr>
          <w:p w14:paraId="175A0DF4">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515" w:type="pct"/>
            <w:tcBorders>
              <w:top w:val="single" w:color="000000" w:sz="4" w:space="0"/>
              <w:left w:val="single" w:color="000000" w:sz="4" w:space="0"/>
              <w:bottom w:val="single" w:color="000000" w:sz="4" w:space="0"/>
              <w:right w:val="single" w:color="000000" w:sz="4" w:space="0"/>
            </w:tcBorders>
          </w:tcPr>
          <w:p w14:paraId="4B4407B2">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350" w:type="pct"/>
            <w:tcBorders>
              <w:top w:val="single" w:color="000000" w:sz="4" w:space="0"/>
              <w:left w:val="single" w:color="000000" w:sz="4" w:space="0"/>
              <w:bottom w:val="single" w:color="000000" w:sz="4" w:space="0"/>
              <w:right w:val="single" w:color="000000" w:sz="4" w:space="0"/>
            </w:tcBorders>
          </w:tcPr>
          <w:p w14:paraId="78EB6B21">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50B8CA9F">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2F985B68">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5E90D0BF">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4F1309A7">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69C67CD0">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54020D46">
        <w:tblPrEx>
          <w:tblCellMar>
            <w:top w:w="0" w:type="dxa"/>
            <w:left w:w="0" w:type="dxa"/>
            <w:bottom w:w="0" w:type="dxa"/>
            <w:right w:w="0" w:type="dxa"/>
          </w:tblCellMar>
        </w:tblPrEx>
        <w:trPr>
          <w:trHeight w:val="512" w:hRule="exact"/>
        </w:trPr>
        <w:tc>
          <w:tcPr>
            <w:tcW w:w="237" w:type="pct"/>
            <w:tcBorders>
              <w:top w:val="single" w:color="000000" w:sz="4" w:space="0"/>
              <w:left w:val="single" w:color="000000" w:sz="4" w:space="0"/>
              <w:bottom w:val="single" w:color="000000" w:sz="4" w:space="0"/>
              <w:right w:val="single" w:color="000000" w:sz="4" w:space="0"/>
            </w:tcBorders>
          </w:tcPr>
          <w:p w14:paraId="3B8BB9A4">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62" w:type="pct"/>
            <w:tcBorders>
              <w:top w:val="single" w:color="000000" w:sz="4" w:space="0"/>
              <w:left w:val="single" w:color="000000" w:sz="4" w:space="0"/>
              <w:bottom w:val="single" w:color="000000" w:sz="4" w:space="0"/>
              <w:right w:val="single" w:color="000000" w:sz="4" w:space="0"/>
            </w:tcBorders>
          </w:tcPr>
          <w:p w14:paraId="10305CC5">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98" w:type="pct"/>
            <w:tcBorders>
              <w:top w:val="single" w:color="000000" w:sz="4" w:space="0"/>
              <w:left w:val="single" w:color="000000" w:sz="4" w:space="0"/>
              <w:bottom w:val="single" w:color="000000" w:sz="4" w:space="0"/>
              <w:right w:val="single" w:color="000000" w:sz="4" w:space="0"/>
            </w:tcBorders>
          </w:tcPr>
          <w:p w14:paraId="5ABD7DD6">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938" w:type="pct"/>
            <w:tcBorders>
              <w:top w:val="single" w:color="000000" w:sz="4" w:space="0"/>
              <w:left w:val="single" w:color="000000" w:sz="4" w:space="0"/>
              <w:bottom w:val="single" w:color="000000" w:sz="4" w:space="0"/>
              <w:right w:val="single" w:color="000000" w:sz="4" w:space="0"/>
            </w:tcBorders>
          </w:tcPr>
          <w:p w14:paraId="4C01FF32">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515" w:type="pct"/>
            <w:tcBorders>
              <w:top w:val="single" w:color="000000" w:sz="4" w:space="0"/>
              <w:left w:val="single" w:color="000000" w:sz="4" w:space="0"/>
              <w:bottom w:val="single" w:color="000000" w:sz="4" w:space="0"/>
              <w:right w:val="single" w:color="000000" w:sz="4" w:space="0"/>
            </w:tcBorders>
          </w:tcPr>
          <w:p w14:paraId="5E0B6DB4">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350" w:type="pct"/>
            <w:tcBorders>
              <w:top w:val="single" w:color="000000" w:sz="4" w:space="0"/>
              <w:left w:val="single" w:color="000000" w:sz="4" w:space="0"/>
              <w:bottom w:val="single" w:color="000000" w:sz="4" w:space="0"/>
              <w:right w:val="single" w:color="000000" w:sz="4" w:space="0"/>
            </w:tcBorders>
          </w:tcPr>
          <w:p w14:paraId="633B245D">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2539860C">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19E10079">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0D14C527">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51EF16AA">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4F0700E4">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53506F1C">
        <w:tblPrEx>
          <w:tblCellMar>
            <w:top w:w="0" w:type="dxa"/>
            <w:left w:w="0" w:type="dxa"/>
            <w:bottom w:w="0" w:type="dxa"/>
            <w:right w:w="0" w:type="dxa"/>
          </w:tblCellMar>
        </w:tblPrEx>
        <w:trPr>
          <w:trHeight w:val="487" w:hRule="exact"/>
        </w:trPr>
        <w:tc>
          <w:tcPr>
            <w:tcW w:w="237" w:type="pct"/>
            <w:tcBorders>
              <w:top w:val="single" w:color="000000" w:sz="4" w:space="0"/>
              <w:left w:val="single" w:color="000000" w:sz="4" w:space="0"/>
              <w:bottom w:val="single" w:color="000000" w:sz="4" w:space="0"/>
              <w:right w:val="single" w:color="000000" w:sz="4" w:space="0"/>
            </w:tcBorders>
          </w:tcPr>
          <w:p w14:paraId="5E974206">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62" w:type="pct"/>
            <w:tcBorders>
              <w:top w:val="single" w:color="000000" w:sz="4" w:space="0"/>
              <w:left w:val="single" w:color="000000" w:sz="4" w:space="0"/>
              <w:bottom w:val="single" w:color="000000" w:sz="4" w:space="0"/>
              <w:right w:val="single" w:color="000000" w:sz="4" w:space="0"/>
            </w:tcBorders>
          </w:tcPr>
          <w:p w14:paraId="3620E03E">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98" w:type="pct"/>
            <w:tcBorders>
              <w:top w:val="single" w:color="000000" w:sz="4" w:space="0"/>
              <w:left w:val="single" w:color="000000" w:sz="4" w:space="0"/>
              <w:bottom w:val="single" w:color="000000" w:sz="4" w:space="0"/>
              <w:right w:val="single" w:color="000000" w:sz="4" w:space="0"/>
            </w:tcBorders>
          </w:tcPr>
          <w:p w14:paraId="514E0135">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938" w:type="pct"/>
            <w:tcBorders>
              <w:top w:val="single" w:color="000000" w:sz="4" w:space="0"/>
              <w:left w:val="single" w:color="000000" w:sz="4" w:space="0"/>
              <w:bottom w:val="single" w:color="000000" w:sz="4" w:space="0"/>
              <w:right w:val="single" w:color="000000" w:sz="4" w:space="0"/>
            </w:tcBorders>
          </w:tcPr>
          <w:p w14:paraId="416DA050">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515" w:type="pct"/>
            <w:tcBorders>
              <w:top w:val="single" w:color="000000" w:sz="4" w:space="0"/>
              <w:left w:val="single" w:color="000000" w:sz="4" w:space="0"/>
              <w:bottom w:val="single" w:color="000000" w:sz="4" w:space="0"/>
              <w:right w:val="single" w:color="000000" w:sz="4" w:space="0"/>
            </w:tcBorders>
          </w:tcPr>
          <w:p w14:paraId="384380AF">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350" w:type="pct"/>
            <w:tcBorders>
              <w:top w:val="single" w:color="000000" w:sz="4" w:space="0"/>
              <w:left w:val="single" w:color="000000" w:sz="4" w:space="0"/>
              <w:bottom w:val="single" w:color="000000" w:sz="4" w:space="0"/>
              <w:right w:val="single" w:color="000000" w:sz="4" w:space="0"/>
            </w:tcBorders>
          </w:tcPr>
          <w:p w14:paraId="3873B964">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49D849B5">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7AECDA42">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1C96E744">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26F9B198">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63E76E53">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19B0EE67">
        <w:tblPrEx>
          <w:tblCellMar>
            <w:top w:w="0" w:type="dxa"/>
            <w:left w:w="0" w:type="dxa"/>
            <w:bottom w:w="0" w:type="dxa"/>
            <w:right w:w="0" w:type="dxa"/>
          </w:tblCellMar>
        </w:tblPrEx>
        <w:trPr>
          <w:trHeight w:val="512" w:hRule="exact"/>
        </w:trPr>
        <w:tc>
          <w:tcPr>
            <w:tcW w:w="237" w:type="pct"/>
            <w:tcBorders>
              <w:top w:val="single" w:color="000000" w:sz="4" w:space="0"/>
              <w:left w:val="single" w:color="000000" w:sz="4" w:space="0"/>
              <w:bottom w:val="single" w:color="000000" w:sz="4" w:space="0"/>
              <w:right w:val="single" w:color="000000" w:sz="4" w:space="0"/>
            </w:tcBorders>
          </w:tcPr>
          <w:p w14:paraId="382CCDD9">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62" w:type="pct"/>
            <w:tcBorders>
              <w:top w:val="single" w:color="000000" w:sz="4" w:space="0"/>
              <w:left w:val="single" w:color="000000" w:sz="4" w:space="0"/>
              <w:bottom w:val="single" w:color="000000" w:sz="4" w:space="0"/>
              <w:right w:val="single" w:color="000000" w:sz="4" w:space="0"/>
            </w:tcBorders>
          </w:tcPr>
          <w:p w14:paraId="7506FA25">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98" w:type="pct"/>
            <w:tcBorders>
              <w:top w:val="single" w:color="000000" w:sz="4" w:space="0"/>
              <w:left w:val="single" w:color="000000" w:sz="4" w:space="0"/>
              <w:bottom w:val="single" w:color="000000" w:sz="4" w:space="0"/>
              <w:right w:val="single" w:color="000000" w:sz="4" w:space="0"/>
            </w:tcBorders>
          </w:tcPr>
          <w:p w14:paraId="12EDAAF0">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938" w:type="pct"/>
            <w:tcBorders>
              <w:top w:val="single" w:color="000000" w:sz="4" w:space="0"/>
              <w:left w:val="single" w:color="000000" w:sz="4" w:space="0"/>
              <w:bottom w:val="single" w:color="000000" w:sz="4" w:space="0"/>
              <w:right w:val="single" w:color="000000" w:sz="4" w:space="0"/>
            </w:tcBorders>
          </w:tcPr>
          <w:p w14:paraId="583CBA1E">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515" w:type="pct"/>
            <w:tcBorders>
              <w:top w:val="single" w:color="000000" w:sz="4" w:space="0"/>
              <w:left w:val="single" w:color="000000" w:sz="4" w:space="0"/>
              <w:bottom w:val="single" w:color="000000" w:sz="4" w:space="0"/>
              <w:right w:val="single" w:color="000000" w:sz="4" w:space="0"/>
            </w:tcBorders>
          </w:tcPr>
          <w:p w14:paraId="0B890942">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350" w:type="pct"/>
            <w:tcBorders>
              <w:top w:val="single" w:color="000000" w:sz="4" w:space="0"/>
              <w:left w:val="single" w:color="000000" w:sz="4" w:space="0"/>
              <w:bottom w:val="single" w:color="000000" w:sz="4" w:space="0"/>
              <w:right w:val="single" w:color="000000" w:sz="4" w:space="0"/>
            </w:tcBorders>
          </w:tcPr>
          <w:p w14:paraId="2A4816AF">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0206783A">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556C96C4">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13336F47">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211CB0BB">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478B9799">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3124D93B">
        <w:tblPrEx>
          <w:tblCellMar>
            <w:top w:w="0" w:type="dxa"/>
            <w:left w:w="0" w:type="dxa"/>
            <w:bottom w:w="0" w:type="dxa"/>
            <w:right w:w="0" w:type="dxa"/>
          </w:tblCellMar>
        </w:tblPrEx>
        <w:trPr>
          <w:trHeight w:val="487" w:hRule="exact"/>
        </w:trPr>
        <w:tc>
          <w:tcPr>
            <w:tcW w:w="237" w:type="pct"/>
            <w:tcBorders>
              <w:top w:val="single" w:color="000000" w:sz="4" w:space="0"/>
              <w:left w:val="single" w:color="000000" w:sz="4" w:space="0"/>
              <w:bottom w:val="single" w:color="000000" w:sz="4" w:space="0"/>
              <w:right w:val="single" w:color="000000" w:sz="4" w:space="0"/>
            </w:tcBorders>
          </w:tcPr>
          <w:p w14:paraId="3E94EC66">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62" w:type="pct"/>
            <w:tcBorders>
              <w:top w:val="single" w:color="000000" w:sz="4" w:space="0"/>
              <w:left w:val="single" w:color="000000" w:sz="4" w:space="0"/>
              <w:bottom w:val="single" w:color="000000" w:sz="4" w:space="0"/>
              <w:right w:val="single" w:color="000000" w:sz="4" w:space="0"/>
            </w:tcBorders>
          </w:tcPr>
          <w:p w14:paraId="5C574BAA">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98" w:type="pct"/>
            <w:tcBorders>
              <w:top w:val="single" w:color="000000" w:sz="4" w:space="0"/>
              <w:left w:val="single" w:color="000000" w:sz="4" w:space="0"/>
              <w:bottom w:val="single" w:color="000000" w:sz="4" w:space="0"/>
              <w:right w:val="single" w:color="000000" w:sz="4" w:space="0"/>
            </w:tcBorders>
          </w:tcPr>
          <w:p w14:paraId="2180C39E">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938" w:type="pct"/>
            <w:tcBorders>
              <w:top w:val="single" w:color="000000" w:sz="4" w:space="0"/>
              <w:left w:val="single" w:color="000000" w:sz="4" w:space="0"/>
              <w:bottom w:val="single" w:color="000000" w:sz="4" w:space="0"/>
              <w:right w:val="single" w:color="000000" w:sz="4" w:space="0"/>
            </w:tcBorders>
          </w:tcPr>
          <w:p w14:paraId="66FA081E">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515" w:type="pct"/>
            <w:tcBorders>
              <w:top w:val="single" w:color="000000" w:sz="4" w:space="0"/>
              <w:left w:val="single" w:color="000000" w:sz="4" w:space="0"/>
              <w:bottom w:val="single" w:color="000000" w:sz="4" w:space="0"/>
              <w:right w:val="single" w:color="000000" w:sz="4" w:space="0"/>
            </w:tcBorders>
          </w:tcPr>
          <w:p w14:paraId="1C80CF71">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350" w:type="pct"/>
            <w:tcBorders>
              <w:top w:val="single" w:color="000000" w:sz="4" w:space="0"/>
              <w:left w:val="single" w:color="000000" w:sz="4" w:space="0"/>
              <w:bottom w:val="single" w:color="000000" w:sz="4" w:space="0"/>
              <w:right w:val="single" w:color="000000" w:sz="4" w:space="0"/>
            </w:tcBorders>
          </w:tcPr>
          <w:p w14:paraId="4F77EDAB">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0BA03A8C">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6E30EDDE">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0559F4CA">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5AB6B677">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7E0467AD">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0B405589">
        <w:tblPrEx>
          <w:tblCellMar>
            <w:top w:w="0" w:type="dxa"/>
            <w:left w:w="0" w:type="dxa"/>
            <w:bottom w:w="0" w:type="dxa"/>
            <w:right w:w="0" w:type="dxa"/>
          </w:tblCellMar>
        </w:tblPrEx>
        <w:trPr>
          <w:trHeight w:val="512" w:hRule="exact"/>
        </w:trPr>
        <w:tc>
          <w:tcPr>
            <w:tcW w:w="237" w:type="pct"/>
            <w:tcBorders>
              <w:top w:val="single" w:color="000000" w:sz="4" w:space="0"/>
              <w:left w:val="single" w:color="000000" w:sz="4" w:space="0"/>
              <w:bottom w:val="single" w:color="000000" w:sz="4" w:space="0"/>
              <w:right w:val="single" w:color="000000" w:sz="4" w:space="0"/>
            </w:tcBorders>
          </w:tcPr>
          <w:p w14:paraId="69AD36C3">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62" w:type="pct"/>
            <w:tcBorders>
              <w:top w:val="single" w:color="000000" w:sz="4" w:space="0"/>
              <w:left w:val="single" w:color="000000" w:sz="4" w:space="0"/>
              <w:bottom w:val="single" w:color="000000" w:sz="4" w:space="0"/>
              <w:right w:val="single" w:color="000000" w:sz="4" w:space="0"/>
            </w:tcBorders>
          </w:tcPr>
          <w:p w14:paraId="54B84993">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98" w:type="pct"/>
            <w:tcBorders>
              <w:top w:val="single" w:color="000000" w:sz="4" w:space="0"/>
              <w:left w:val="single" w:color="000000" w:sz="4" w:space="0"/>
              <w:bottom w:val="single" w:color="000000" w:sz="4" w:space="0"/>
              <w:right w:val="single" w:color="000000" w:sz="4" w:space="0"/>
            </w:tcBorders>
          </w:tcPr>
          <w:p w14:paraId="6ED0C12F">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938" w:type="pct"/>
            <w:tcBorders>
              <w:top w:val="single" w:color="000000" w:sz="4" w:space="0"/>
              <w:left w:val="single" w:color="000000" w:sz="4" w:space="0"/>
              <w:bottom w:val="single" w:color="000000" w:sz="4" w:space="0"/>
              <w:right w:val="single" w:color="000000" w:sz="4" w:space="0"/>
            </w:tcBorders>
          </w:tcPr>
          <w:p w14:paraId="34D179F1">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515" w:type="pct"/>
            <w:tcBorders>
              <w:top w:val="single" w:color="000000" w:sz="4" w:space="0"/>
              <w:left w:val="single" w:color="000000" w:sz="4" w:space="0"/>
              <w:bottom w:val="single" w:color="000000" w:sz="4" w:space="0"/>
              <w:right w:val="single" w:color="000000" w:sz="4" w:space="0"/>
            </w:tcBorders>
          </w:tcPr>
          <w:p w14:paraId="6B5DEB03">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350" w:type="pct"/>
            <w:tcBorders>
              <w:top w:val="single" w:color="000000" w:sz="4" w:space="0"/>
              <w:left w:val="single" w:color="000000" w:sz="4" w:space="0"/>
              <w:bottom w:val="single" w:color="000000" w:sz="4" w:space="0"/>
              <w:right w:val="single" w:color="000000" w:sz="4" w:space="0"/>
            </w:tcBorders>
          </w:tcPr>
          <w:p w14:paraId="61CB8EDF">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1D88D81E">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7C091A15">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65067F99">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46A751CC">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459" w:type="pct"/>
            <w:tcBorders>
              <w:top w:val="single" w:color="000000" w:sz="4" w:space="0"/>
              <w:left w:val="single" w:color="000000" w:sz="4" w:space="0"/>
              <w:bottom w:val="single" w:color="000000" w:sz="4" w:space="0"/>
              <w:right w:val="single" w:color="000000" w:sz="4" w:space="0"/>
            </w:tcBorders>
          </w:tcPr>
          <w:p w14:paraId="69A4C50B">
            <w:pPr>
              <w:keepNext w:val="0"/>
              <w:keepLines w:val="0"/>
              <w:pageBreakBefore w:val="0"/>
              <w:widowControl w:val="0"/>
              <w:kinsoku/>
              <w:wordWrap/>
              <w:overflowPunct/>
              <w:topLinePunct w:val="0"/>
              <w:autoSpaceDE/>
              <w:autoSpaceDN/>
              <w:bidi w:val="0"/>
              <w:adjustRightInd w:val="0"/>
              <w:snapToGrid w:val="0"/>
              <w:spacing w:line="36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bl>
    <w:p w14:paraId="4521984C">
      <w:pPr>
        <w:pStyle w:val="12"/>
        <w:tabs>
          <w:tab w:val="left" w:pos="419"/>
        </w:tabs>
        <w:ind w:right="220" w:rightChars="100"/>
        <w:jc w:val="right"/>
        <w:rPr>
          <w:rFonts w:hint="default" w:ascii="宋体" w:hAnsi="宋体" w:eastAsia="宋体" w:cs="宋体"/>
          <w:b w:val="0"/>
          <w:bCs w:val="0"/>
          <w:i w:val="0"/>
          <w:snapToGrid w:val="0"/>
          <w:spacing w:val="0"/>
          <w:w w:val="100"/>
          <w:position w:val="0"/>
          <w:sz w:val="21"/>
          <w:szCs w:val="21"/>
          <w:lang w:val="en-US" w:eastAsia="zh-CN"/>
        </w:rPr>
        <w:sectPr>
          <w:type w:val="continuous"/>
          <w:pgSz w:w="16840" w:h="11910" w:orient="landscape"/>
          <w:pgMar w:top="1360" w:right="1300" w:bottom="280" w:left="1020" w:header="720" w:footer="720" w:gutter="0"/>
          <w:pgNumType w:fmt="decimal"/>
          <w:cols w:space="720" w:num="1"/>
        </w:sectPr>
      </w:pPr>
      <w:r>
        <w:rPr>
          <w:rFonts w:ascii="宋体" w:hAnsi="宋体" w:eastAsia="宋体" w:cs="宋体"/>
          <w:b w:val="0"/>
          <w:bCs w:val="0"/>
          <w:i w:val="0"/>
          <w:snapToGrid w:val="0"/>
          <w:spacing w:val="0"/>
          <w:w w:val="100"/>
          <w:position w:val="0"/>
          <w:sz w:val="21"/>
          <w:szCs w:val="21"/>
        </w:rPr>
        <w:t>第</w:t>
      </w:r>
      <w:ins w:id="1634" w:author="羊" w:date="2026-02-26T18:01:45Z">
        <w:r>
          <w:rPr>
            <w:rFonts w:hint="eastAsia" w:cs="宋体"/>
            <w:b w:val="0"/>
            <w:bCs w:val="0"/>
            <w:i w:val="0"/>
            <w:snapToGrid w:val="0"/>
            <w:spacing w:val="0"/>
            <w:w w:val="100"/>
            <w:position w:val="0"/>
            <w:sz w:val="21"/>
            <w:szCs w:val="21"/>
            <w:lang w:val="en-US" w:eastAsia="zh-CN"/>
          </w:rPr>
          <w:t xml:space="preserve"> </w:t>
        </w:r>
      </w:ins>
      <w:ins w:id="1635" w:author="羊" w:date="2026-02-26T18:01:37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页</w:t>
      </w:r>
    </w:p>
    <w:p w14:paraId="7A6E026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0" w:firstLineChars="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附件：</w:t>
      </w:r>
    </w:p>
    <w:p w14:paraId="2178C3EB">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br w:type="column"/>
      </w:r>
    </w:p>
    <w:p w14:paraId="63BBFA0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560" w:firstLineChars="200"/>
        <w:jc w:val="both"/>
        <w:textAlignment w:val="auto"/>
        <w:rPr>
          <w:rFonts w:ascii="宋体" w:hAnsi="宋体" w:eastAsia="宋体" w:cs="宋体"/>
          <w:b w:val="0"/>
          <w:bCs w:val="0"/>
          <w:i w:val="0"/>
          <w:snapToGrid w:val="0"/>
          <w:spacing w:val="0"/>
          <w:w w:val="100"/>
          <w:position w:val="0"/>
          <w:sz w:val="28"/>
          <w:szCs w:val="28"/>
        </w:rPr>
      </w:pPr>
      <w:r>
        <w:rPr>
          <w:rFonts w:ascii="宋体" w:hAnsi="宋体" w:eastAsia="宋体" w:cs="宋体"/>
          <w:b w:val="0"/>
          <w:bCs w:val="0"/>
          <w:i w:val="0"/>
          <w:snapToGrid w:val="0"/>
          <w:spacing w:val="0"/>
          <w:w w:val="100"/>
          <w:position w:val="0"/>
          <w:sz w:val="28"/>
          <w:szCs w:val="28"/>
        </w:rPr>
        <w:t>农民工工资表</w:t>
      </w:r>
    </w:p>
    <w:p w14:paraId="48A37D74">
      <w:pPr>
        <w:keepNext w:val="0"/>
        <w:keepLines w:val="0"/>
        <w:pageBreakBefore w:val="0"/>
        <w:widowControl w:val="0"/>
        <w:kinsoku/>
        <w:wordWrap/>
        <w:overflowPunct/>
        <w:topLinePunct w:val="0"/>
        <w:autoSpaceDE/>
        <w:autoSpaceDN/>
        <w:bidi w:val="0"/>
        <w:adjustRightInd w:val="0"/>
        <w:snapToGrid w:val="0"/>
        <w:spacing w:after="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sectPr>
          <w:footerReference r:id="rId14" w:type="default"/>
          <w:pgSz w:w="11910" w:h="16840"/>
          <w:pgMar w:top="1480" w:right="1020" w:bottom="280" w:left="920" w:header="0" w:footer="0" w:gutter="0"/>
          <w:pgNumType w:fmt="decimal"/>
          <w:cols w:equalWidth="0" w:num="2">
            <w:col w:w="842" w:space="3346"/>
            <w:col w:w="5782"/>
          </w:cols>
        </w:sectPr>
      </w:pPr>
    </w:p>
    <w:p w14:paraId="2A9A11D4">
      <w:pPr>
        <w:pStyle w:val="12"/>
        <w:keepNext w:val="0"/>
        <w:keepLines w:val="0"/>
        <w:pageBreakBefore w:val="0"/>
        <w:widowControl w:val="0"/>
        <w:tabs>
          <w:tab w:val="left" w:pos="3879"/>
          <w:tab w:val="left" w:pos="8807"/>
          <w:tab w:val="left" w:pos="9639"/>
        </w:tabs>
        <w:kinsoku/>
        <w:wordWrap/>
        <w:overflowPunct/>
        <w:topLinePunct w:val="0"/>
        <w:autoSpaceDE/>
        <w:autoSpaceDN/>
        <w:bidi w:val="0"/>
        <w:adjustRightInd w:val="0"/>
        <w:snapToGrid w:val="0"/>
        <w:spacing w:before="0" w:line="360" w:lineRule="auto"/>
        <w:ind w:left="0" w:right="0" w:firstLine="0" w:firstLineChars="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项目名称：</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班组名称：</w:t>
      </w:r>
      <w:ins w:id="1636" w:author="羊" w:date="2026-02-26T16:20:53Z">
        <w:r>
          <w:rPr>
            <w:rFonts w:hint="eastAsia" w:cs="宋体"/>
            <w:b w:val="0"/>
            <w:bCs w:val="0"/>
            <w:i w:val="0"/>
            <w:snapToGrid w:val="0"/>
            <w:spacing w:val="0"/>
            <w:w w:val="100"/>
            <w:position w:val="0"/>
            <w:sz w:val="21"/>
            <w:szCs w:val="21"/>
            <w:lang w:val="en-US" w:eastAsia="zh-CN"/>
          </w:rPr>
          <w:t xml:space="preserve">  </w:t>
        </w:r>
      </w:ins>
      <w:ins w:id="1637" w:author="羊" w:date="2026-02-26T16:20:54Z">
        <w:r>
          <w:rPr>
            <w:rFonts w:hint="eastAsia" w:cs="宋体"/>
            <w:b w:val="0"/>
            <w:bCs w:val="0"/>
            <w:i w:val="0"/>
            <w:snapToGrid w:val="0"/>
            <w:spacing w:val="0"/>
            <w:w w:val="100"/>
            <w:position w:val="0"/>
            <w:sz w:val="21"/>
            <w:szCs w:val="21"/>
            <w:lang w:val="en-US" w:eastAsia="zh-CN"/>
          </w:rPr>
          <w:t xml:space="preserve">                </w:t>
        </w:r>
      </w:ins>
      <w:ins w:id="1638" w:author="羊" w:date="2026-02-26T16:20:55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时间：</w:t>
      </w:r>
      <w:ins w:id="1639" w:author="羊" w:date="2026-02-26T16:20:57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年</w:t>
      </w:r>
      <w:ins w:id="1640" w:author="羊" w:date="2026-02-26T16:20:55Z">
        <w:r>
          <w:rPr>
            <w:rFonts w:hint="eastAsia" w:cs="宋体"/>
            <w:b w:val="0"/>
            <w:bCs w:val="0"/>
            <w:i w:val="0"/>
            <w:snapToGrid w:val="0"/>
            <w:spacing w:val="0"/>
            <w:w w:val="100"/>
            <w:position w:val="0"/>
            <w:sz w:val="21"/>
            <w:szCs w:val="21"/>
            <w:lang w:val="en-US" w:eastAsia="zh-CN"/>
          </w:rPr>
          <w:t xml:space="preserve"> </w:t>
        </w:r>
      </w:ins>
      <w:ins w:id="1641" w:author="羊" w:date="2026-02-26T16:20:56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月</w:t>
      </w:r>
    </w:p>
    <w:tbl>
      <w:tblPr>
        <w:tblStyle w:val="15"/>
        <w:tblW w:w="0" w:type="auto"/>
        <w:tblInd w:w="101" w:type="dxa"/>
        <w:tblLayout w:type="fixed"/>
        <w:tblCellMar>
          <w:top w:w="0" w:type="dxa"/>
          <w:left w:w="0" w:type="dxa"/>
          <w:bottom w:w="0" w:type="dxa"/>
          <w:right w:w="0" w:type="dxa"/>
        </w:tblCellMar>
      </w:tblPr>
      <w:tblGrid>
        <w:gridCol w:w="525"/>
        <w:gridCol w:w="717"/>
        <w:gridCol w:w="997"/>
        <w:gridCol w:w="745"/>
        <w:gridCol w:w="745"/>
        <w:gridCol w:w="745"/>
        <w:gridCol w:w="745"/>
        <w:gridCol w:w="745"/>
        <w:gridCol w:w="745"/>
        <w:gridCol w:w="745"/>
        <w:gridCol w:w="746"/>
        <w:gridCol w:w="746"/>
      </w:tblGrid>
      <w:tr w14:paraId="4B5EF5C1">
        <w:tblPrEx>
          <w:tblCellMar>
            <w:top w:w="0" w:type="dxa"/>
            <w:left w:w="0" w:type="dxa"/>
            <w:bottom w:w="0" w:type="dxa"/>
            <w:right w:w="0" w:type="dxa"/>
          </w:tblCellMar>
        </w:tblPrEx>
        <w:trPr>
          <w:trHeight w:val="410" w:hRule="exact"/>
        </w:trPr>
        <w:tc>
          <w:tcPr>
            <w:tcW w:w="525" w:type="dxa"/>
            <w:vMerge w:val="restart"/>
            <w:tcBorders>
              <w:top w:val="single" w:color="000000" w:sz="4" w:space="0"/>
              <w:left w:val="single" w:color="000000" w:sz="4" w:space="0"/>
              <w:right w:val="single" w:color="000000" w:sz="4" w:space="0"/>
            </w:tcBorders>
            <w:vAlign w:val="center"/>
          </w:tcPr>
          <w:p w14:paraId="01CFA7BF">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序号</w:t>
            </w:r>
          </w:p>
        </w:tc>
        <w:tc>
          <w:tcPr>
            <w:tcW w:w="717" w:type="dxa"/>
            <w:vMerge w:val="restart"/>
            <w:tcBorders>
              <w:top w:val="single" w:color="000000" w:sz="4" w:space="0"/>
              <w:left w:val="single" w:color="000000" w:sz="4" w:space="0"/>
              <w:right w:val="single" w:color="000000" w:sz="4" w:space="0"/>
            </w:tcBorders>
            <w:vAlign w:val="center"/>
          </w:tcPr>
          <w:p w14:paraId="1DF5BDBA">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姓名</w:t>
            </w:r>
          </w:p>
        </w:tc>
        <w:tc>
          <w:tcPr>
            <w:tcW w:w="997" w:type="dxa"/>
            <w:vMerge w:val="restart"/>
            <w:tcBorders>
              <w:top w:val="single" w:color="000000" w:sz="4" w:space="0"/>
              <w:left w:val="single" w:color="000000" w:sz="4" w:space="0"/>
              <w:right w:val="single" w:color="000000" w:sz="4" w:space="0"/>
            </w:tcBorders>
            <w:vAlign w:val="center"/>
          </w:tcPr>
          <w:p w14:paraId="7C0BE70D">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身份证号</w:t>
            </w:r>
          </w:p>
        </w:tc>
        <w:tc>
          <w:tcPr>
            <w:tcW w:w="1490" w:type="dxa"/>
            <w:gridSpan w:val="2"/>
            <w:tcBorders>
              <w:top w:val="single" w:color="000000" w:sz="4" w:space="0"/>
              <w:left w:val="single" w:color="000000" w:sz="4" w:space="0"/>
              <w:bottom w:val="single" w:color="000000" w:sz="4" w:space="0"/>
              <w:right w:val="single" w:color="000000" w:sz="4" w:space="0"/>
            </w:tcBorders>
            <w:vAlign w:val="center"/>
          </w:tcPr>
          <w:p w14:paraId="06D0484F">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工作量</w:t>
            </w:r>
          </w:p>
        </w:tc>
        <w:tc>
          <w:tcPr>
            <w:tcW w:w="1490" w:type="dxa"/>
            <w:gridSpan w:val="2"/>
            <w:tcBorders>
              <w:top w:val="single" w:color="000000" w:sz="4" w:space="0"/>
              <w:left w:val="single" w:color="000000" w:sz="4" w:space="0"/>
              <w:bottom w:val="single" w:color="000000" w:sz="4" w:space="0"/>
              <w:right w:val="single" w:color="000000" w:sz="4" w:space="0"/>
            </w:tcBorders>
            <w:vAlign w:val="center"/>
          </w:tcPr>
          <w:p w14:paraId="7B6F1000">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工资计算标准</w:t>
            </w:r>
          </w:p>
        </w:tc>
        <w:tc>
          <w:tcPr>
            <w:tcW w:w="745" w:type="dxa"/>
            <w:vMerge w:val="restart"/>
            <w:tcBorders>
              <w:top w:val="single" w:color="000000" w:sz="4" w:space="0"/>
              <w:left w:val="single" w:color="000000" w:sz="4" w:space="0"/>
              <w:right w:val="single" w:color="000000" w:sz="4" w:space="0"/>
            </w:tcBorders>
            <w:vAlign w:val="center"/>
          </w:tcPr>
          <w:p w14:paraId="3D52589C">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642" w:author="羊" w:date="2026-02-26T16:21:3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应得</w:t>
            </w:r>
          </w:p>
          <w:p w14:paraId="3FAB3B48">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工资</w:t>
            </w:r>
          </w:p>
        </w:tc>
        <w:tc>
          <w:tcPr>
            <w:tcW w:w="745" w:type="dxa"/>
            <w:vMerge w:val="restart"/>
            <w:tcBorders>
              <w:top w:val="single" w:color="000000" w:sz="4" w:space="0"/>
              <w:left w:val="single" w:color="000000" w:sz="4" w:space="0"/>
              <w:right w:val="single" w:color="000000" w:sz="4" w:space="0"/>
            </w:tcBorders>
            <w:vAlign w:val="center"/>
          </w:tcPr>
          <w:p w14:paraId="72C384F9">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643" w:author="羊" w:date="2026-02-26T16:21:3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借支</w:t>
            </w:r>
          </w:p>
          <w:p w14:paraId="0DE439DE">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预支</w:t>
            </w:r>
          </w:p>
          <w:p w14:paraId="3CC11A9F">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金额</w:t>
            </w:r>
          </w:p>
        </w:tc>
        <w:tc>
          <w:tcPr>
            <w:tcW w:w="745" w:type="dxa"/>
            <w:vMerge w:val="restart"/>
            <w:tcBorders>
              <w:top w:val="single" w:color="000000" w:sz="4" w:space="0"/>
              <w:left w:val="single" w:color="000000" w:sz="4" w:space="0"/>
              <w:right w:val="single" w:color="000000" w:sz="4" w:space="0"/>
            </w:tcBorders>
            <w:vAlign w:val="center"/>
          </w:tcPr>
          <w:p w14:paraId="60D00561">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644" w:author="羊" w:date="2026-02-26T16:21:3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实得</w:t>
            </w:r>
          </w:p>
          <w:p w14:paraId="6B3ED022">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工资</w:t>
            </w:r>
          </w:p>
          <w:p w14:paraId="1F3B06E5">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金额</w:t>
            </w:r>
          </w:p>
        </w:tc>
        <w:tc>
          <w:tcPr>
            <w:tcW w:w="746" w:type="dxa"/>
            <w:vMerge w:val="restart"/>
            <w:tcBorders>
              <w:top w:val="single" w:color="000000" w:sz="4" w:space="0"/>
              <w:left w:val="single" w:color="000000" w:sz="4" w:space="0"/>
              <w:right w:val="single" w:color="000000" w:sz="4" w:space="0"/>
            </w:tcBorders>
            <w:vAlign w:val="center"/>
          </w:tcPr>
          <w:p w14:paraId="0D7EC223">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645" w:author="羊" w:date="2026-02-26T16:21:3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领取</w:t>
            </w:r>
          </w:p>
          <w:p w14:paraId="47C5B887">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人签</w:t>
            </w:r>
          </w:p>
          <w:p w14:paraId="10BBDFA4">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名</w:t>
            </w:r>
          </w:p>
        </w:tc>
        <w:tc>
          <w:tcPr>
            <w:tcW w:w="746" w:type="dxa"/>
            <w:vMerge w:val="restart"/>
            <w:tcBorders>
              <w:top w:val="single" w:color="000000" w:sz="4" w:space="0"/>
              <w:left w:val="single" w:color="000000" w:sz="4" w:space="0"/>
              <w:right w:val="single" w:color="000000" w:sz="4" w:space="0"/>
            </w:tcBorders>
            <w:vAlign w:val="center"/>
          </w:tcPr>
          <w:p w14:paraId="0B078487">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p w14:paraId="18797D1F">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备注</w:t>
            </w:r>
          </w:p>
        </w:tc>
      </w:tr>
      <w:tr w14:paraId="3E0483F0">
        <w:tblPrEx>
          <w:tblCellMar>
            <w:top w:w="0" w:type="dxa"/>
            <w:left w:w="0" w:type="dxa"/>
            <w:bottom w:w="0" w:type="dxa"/>
            <w:right w:w="0" w:type="dxa"/>
          </w:tblCellMar>
        </w:tblPrEx>
        <w:trPr>
          <w:trHeight w:val="490" w:hRule="exact"/>
        </w:trPr>
        <w:tc>
          <w:tcPr>
            <w:tcW w:w="525" w:type="dxa"/>
            <w:vMerge w:val="continue"/>
            <w:tcBorders>
              <w:left w:val="single" w:color="000000" w:sz="4" w:space="0"/>
              <w:bottom w:val="single" w:color="000000" w:sz="4" w:space="0"/>
              <w:right w:val="single" w:color="000000" w:sz="4" w:space="0"/>
            </w:tcBorders>
            <w:vAlign w:val="center"/>
          </w:tcPr>
          <w:p w14:paraId="256B04C3">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17" w:type="dxa"/>
            <w:vMerge w:val="continue"/>
            <w:tcBorders>
              <w:left w:val="single" w:color="000000" w:sz="4" w:space="0"/>
              <w:bottom w:val="single" w:color="000000" w:sz="4" w:space="0"/>
              <w:right w:val="single" w:color="000000" w:sz="4" w:space="0"/>
            </w:tcBorders>
            <w:vAlign w:val="center"/>
          </w:tcPr>
          <w:p w14:paraId="65A3395B">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997" w:type="dxa"/>
            <w:vMerge w:val="continue"/>
            <w:tcBorders>
              <w:left w:val="single" w:color="000000" w:sz="4" w:space="0"/>
              <w:bottom w:val="single" w:color="000000" w:sz="4" w:space="0"/>
              <w:right w:val="single" w:color="000000" w:sz="4" w:space="0"/>
            </w:tcBorders>
            <w:vAlign w:val="center"/>
          </w:tcPr>
          <w:p w14:paraId="0D36513A">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vAlign w:val="center"/>
          </w:tcPr>
          <w:p w14:paraId="3B416C3A">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计时</w:t>
            </w:r>
          </w:p>
        </w:tc>
        <w:tc>
          <w:tcPr>
            <w:tcW w:w="745" w:type="dxa"/>
            <w:tcBorders>
              <w:top w:val="single" w:color="000000" w:sz="4" w:space="0"/>
              <w:left w:val="single" w:color="000000" w:sz="4" w:space="0"/>
              <w:bottom w:val="single" w:color="000000" w:sz="4" w:space="0"/>
              <w:right w:val="single" w:color="000000" w:sz="4" w:space="0"/>
            </w:tcBorders>
            <w:vAlign w:val="center"/>
          </w:tcPr>
          <w:p w14:paraId="027339EB">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计件</w:t>
            </w:r>
          </w:p>
        </w:tc>
        <w:tc>
          <w:tcPr>
            <w:tcW w:w="745" w:type="dxa"/>
            <w:tcBorders>
              <w:top w:val="single" w:color="000000" w:sz="4" w:space="0"/>
              <w:left w:val="single" w:color="000000" w:sz="4" w:space="0"/>
              <w:bottom w:val="single" w:color="000000" w:sz="4" w:space="0"/>
              <w:right w:val="single" w:color="000000" w:sz="4" w:space="0"/>
            </w:tcBorders>
            <w:vAlign w:val="center"/>
          </w:tcPr>
          <w:p w14:paraId="692B4ECC">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计时</w:t>
            </w:r>
          </w:p>
        </w:tc>
        <w:tc>
          <w:tcPr>
            <w:tcW w:w="745" w:type="dxa"/>
            <w:tcBorders>
              <w:top w:val="single" w:color="000000" w:sz="4" w:space="0"/>
              <w:left w:val="single" w:color="000000" w:sz="4" w:space="0"/>
              <w:bottom w:val="single" w:color="000000" w:sz="4" w:space="0"/>
              <w:right w:val="single" w:color="000000" w:sz="4" w:space="0"/>
            </w:tcBorders>
            <w:vAlign w:val="center"/>
          </w:tcPr>
          <w:p w14:paraId="4A80BEBD">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计件</w:t>
            </w:r>
          </w:p>
        </w:tc>
        <w:tc>
          <w:tcPr>
            <w:tcW w:w="745" w:type="dxa"/>
            <w:vMerge w:val="continue"/>
            <w:tcBorders>
              <w:left w:val="single" w:color="000000" w:sz="4" w:space="0"/>
              <w:bottom w:val="single" w:color="000000" w:sz="4" w:space="0"/>
              <w:right w:val="single" w:color="000000" w:sz="4" w:space="0"/>
            </w:tcBorders>
            <w:vAlign w:val="center"/>
          </w:tcPr>
          <w:p w14:paraId="19968C71">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45" w:type="dxa"/>
            <w:vMerge w:val="continue"/>
            <w:tcBorders>
              <w:left w:val="single" w:color="000000" w:sz="4" w:space="0"/>
              <w:bottom w:val="single" w:color="000000" w:sz="4" w:space="0"/>
              <w:right w:val="single" w:color="000000" w:sz="4" w:space="0"/>
            </w:tcBorders>
            <w:vAlign w:val="center"/>
          </w:tcPr>
          <w:p w14:paraId="5823E98A">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45" w:type="dxa"/>
            <w:vMerge w:val="continue"/>
            <w:tcBorders>
              <w:left w:val="single" w:color="000000" w:sz="4" w:space="0"/>
              <w:bottom w:val="single" w:color="000000" w:sz="4" w:space="0"/>
              <w:right w:val="single" w:color="000000" w:sz="4" w:space="0"/>
            </w:tcBorders>
            <w:vAlign w:val="center"/>
          </w:tcPr>
          <w:p w14:paraId="6ED4B0CD">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46" w:type="dxa"/>
            <w:vMerge w:val="continue"/>
            <w:tcBorders>
              <w:left w:val="single" w:color="000000" w:sz="4" w:space="0"/>
              <w:bottom w:val="single" w:color="000000" w:sz="4" w:space="0"/>
              <w:right w:val="single" w:color="000000" w:sz="4" w:space="0"/>
            </w:tcBorders>
            <w:vAlign w:val="center"/>
          </w:tcPr>
          <w:p w14:paraId="667B1762">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46" w:type="dxa"/>
            <w:vMerge w:val="continue"/>
            <w:tcBorders>
              <w:left w:val="single" w:color="000000" w:sz="4" w:space="0"/>
              <w:bottom w:val="single" w:color="000000" w:sz="4" w:space="0"/>
              <w:right w:val="single" w:color="000000" w:sz="4" w:space="0"/>
            </w:tcBorders>
            <w:vAlign w:val="center"/>
          </w:tcPr>
          <w:p w14:paraId="2AA7F9FD">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608772A7">
        <w:tblPrEx>
          <w:tblCellMar>
            <w:top w:w="0" w:type="dxa"/>
            <w:left w:w="0" w:type="dxa"/>
            <w:bottom w:w="0" w:type="dxa"/>
            <w:right w:w="0" w:type="dxa"/>
          </w:tblCellMar>
        </w:tblPrEx>
        <w:trPr>
          <w:trHeight w:val="410" w:hRule="exact"/>
        </w:trPr>
        <w:tc>
          <w:tcPr>
            <w:tcW w:w="525" w:type="dxa"/>
            <w:tcBorders>
              <w:top w:val="single" w:color="000000" w:sz="4" w:space="0"/>
              <w:left w:val="single" w:color="000000" w:sz="4" w:space="0"/>
              <w:bottom w:val="single" w:color="000000" w:sz="4" w:space="0"/>
              <w:right w:val="single" w:color="000000" w:sz="4" w:space="0"/>
            </w:tcBorders>
            <w:vAlign w:val="center"/>
          </w:tcPr>
          <w:p w14:paraId="14A4D659">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17" w:type="dxa"/>
            <w:tcBorders>
              <w:top w:val="single" w:color="000000" w:sz="4" w:space="0"/>
              <w:left w:val="single" w:color="000000" w:sz="4" w:space="0"/>
              <w:bottom w:val="single" w:color="000000" w:sz="4" w:space="0"/>
              <w:right w:val="single" w:color="000000" w:sz="4" w:space="0"/>
            </w:tcBorders>
            <w:vAlign w:val="center"/>
          </w:tcPr>
          <w:p w14:paraId="736C7ED0">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997" w:type="dxa"/>
            <w:tcBorders>
              <w:top w:val="single" w:color="000000" w:sz="4" w:space="0"/>
              <w:left w:val="single" w:color="000000" w:sz="4" w:space="0"/>
              <w:bottom w:val="single" w:color="000000" w:sz="4" w:space="0"/>
              <w:right w:val="single" w:color="000000" w:sz="4" w:space="0"/>
            </w:tcBorders>
            <w:vAlign w:val="center"/>
          </w:tcPr>
          <w:p w14:paraId="2DE2AAAF">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vAlign w:val="center"/>
          </w:tcPr>
          <w:p w14:paraId="4C782C59">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vAlign w:val="center"/>
          </w:tcPr>
          <w:p w14:paraId="6919DC35">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vAlign w:val="center"/>
          </w:tcPr>
          <w:p w14:paraId="57C432C3">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vAlign w:val="center"/>
          </w:tcPr>
          <w:p w14:paraId="5D9B2F9A">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vAlign w:val="center"/>
          </w:tcPr>
          <w:p w14:paraId="5C268C98">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vAlign w:val="center"/>
          </w:tcPr>
          <w:p w14:paraId="2CC2D300">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vAlign w:val="center"/>
          </w:tcPr>
          <w:p w14:paraId="47CCD820">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46" w:type="dxa"/>
            <w:tcBorders>
              <w:top w:val="single" w:color="000000" w:sz="4" w:space="0"/>
              <w:left w:val="single" w:color="000000" w:sz="4" w:space="0"/>
              <w:bottom w:val="single" w:color="000000" w:sz="4" w:space="0"/>
              <w:right w:val="single" w:color="000000" w:sz="4" w:space="0"/>
            </w:tcBorders>
            <w:vAlign w:val="center"/>
          </w:tcPr>
          <w:p w14:paraId="2D75FC7D">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46" w:type="dxa"/>
            <w:tcBorders>
              <w:top w:val="single" w:color="000000" w:sz="4" w:space="0"/>
              <w:left w:val="single" w:color="000000" w:sz="4" w:space="0"/>
              <w:bottom w:val="single" w:color="000000" w:sz="4" w:space="0"/>
              <w:right w:val="single" w:color="000000" w:sz="4" w:space="0"/>
            </w:tcBorders>
            <w:vAlign w:val="center"/>
          </w:tcPr>
          <w:p w14:paraId="2F7DD7CD">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04590905">
        <w:tblPrEx>
          <w:tblCellMar>
            <w:top w:w="0" w:type="dxa"/>
            <w:left w:w="0" w:type="dxa"/>
            <w:bottom w:w="0" w:type="dxa"/>
            <w:right w:w="0" w:type="dxa"/>
          </w:tblCellMar>
        </w:tblPrEx>
        <w:trPr>
          <w:trHeight w:val="410" w:hRule="exact"/>
        </w:trPr>
        <w:tc>
          <w:tcPr>
            <w:tcW w:w="525" w:type="dxa"/>
            <w:tcBorders>
              <w:top w:val="single" w:color="000000" w:sz="4" w:space="0"/>
              <w:left w:val="single" w:color="000000" w:sz="4" w:space="0"/>
              <w:bottom w:val="single" w:color="000000" w:sz="4" w:space="0"/>
              <w:right w:val="single" w:color="000000" w:sz="4" w:space="0"/>
            </w:tcBorders>
            <w:vAlign w:val="center"/>
          </w:tcPr>
          <w:p w14:paraId="0BE79683">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17" w:type="dxa"/>
            <w:tcBorders>
              <w:top w:val="single" w:color="000000" w:sz="4" w:space="0"/>
              <w:left w:val="single" w:color="000000" w:sz="4" w:space="0"/>
              <w:bottom w:val="single" w:color="000000" w:sz="4" w:space="0"/>
              <w:right w:val="single" w:color="000000" w:sz="4" w:space="0"/>
            </w:tcBorders>
            <w:vAlign w:val="center"/>
          </w:tcPr>
          <w:p w14:paraId="2971AE6A">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997" w:type="dxa"/>
            <w:tcBorders>
              <w:top w:val="single" w:color="000000" w:sz="4" w:space="0"/>
              <w:left w:val="single" w:color="000000" w:sz="4" w:space="0"/>
              <w:bottom w:val="single" w:color="000000" w:sz="4" w:space="0"/>
              <w:right w:val="single" w:color="000000" w:sz="4" w:space="0"/>
            </w:tcBorders>
            <w:vAlign w:val="center"/>
          </w:tcPr>
          <w:p w14:paraId="21ECEE42">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vAlign w:val="center"/>
          </w:tcPr>
          <w:p w14:paraId="0B80E165">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vAlign w:val="center"/>
          </w:tcPr>
          <w:p w14:paraId="7EF3721A">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vAlign w:val="center"/>
          </w:tcPr>
          <w:p w14:paraId="073067BE">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vAlign w:val="center"/>
          </w:tcPr>
          <w:p w14:paraId="4710A2C2">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vAlign w:val="center"/>
          </w:tcPr>
          <w:p w14:paraId="070B22DA">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vAlign w:val="center"/>
          </w:tcPr>
          <w:p w14:paraId="16A1373F">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vAlign w:val="center"/>
          </w:tcPr>
          <w:p w14:paraId="594034AE">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46" w:type="dxa"/>
            <w:tcBorders>
              <w:top w:val="single" w:color="000000" w:sz="4" w:space="0"/>
              <w:left w:val="single" w:color="000000" w:sz="4" w:space="0"/>
              <w:bottom w:val="single" w:color="000000" w:sz="4" w:space="0"/>
              <w:right w:val="single" w:color="000000" w:sz="4" w:space="0"/>
            </w:tcBorders>
            <w:vAlign w:val="center"/>
          </w:tcPr>
          <w:p w14:paraId="1B7B569C">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746" w:type="dxa"/>
            <w:tcBorders>
              <w:top w:val="single" w:color="000000" w:sz="4" w:space="0"/>
              <w:left w:val="single" w:color="000000" w:sz="4" w:space="0"/>
              <w:bottom w:val="single" w:color="000000" w:sz="4" w:space="0"/>
              <w:right w:val="single" w:color="000000" w:sz="4" w:space="0"/>
            </w:tcBorders>
            <w:vAlign w:val="center"/>
          </w:tcPr>
          <w:p w14:paraId="7ADF7BE4">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4337FC71">
        <w:tblPrEx>
          <w:tblCellMar>
            <w:top w:w="0" w:type="dxa"/>
            <w:left w:w="0" w:type="dxa"/>
            <w:bottom w:w="0" w:type="dxa"/>
            <w:right w:w="0" w:type="dxa"/>
          </w:tblCellMar>
        </w:tblPrEx>
        <w:trPr>
          <w:trHeight w:val="410" w:hRule="exact"/>
        </w:trPr>
        <w:tc>
          <w:tcPr>
            <w:tcW w:w="525" w:type="dxa"/>
            <w:tcBorders>
              <w:top w:val="single" w:color="000000" w:sz="4" w:space="0"/>
              <w:left w:val="single" w:color="000000" w:sz="4" w:space="0"/>
              <w:bottom w:val="single" w:color="000000" w:sz="4" w:space="0"/>
              <w:right w:val="single" w:color="000000" w:sz="4" w:space="0"/>
            </w:tcBorders>
          </w:tcPr>
          <w:p w14:paraId="5688AC42">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17" w:type="dxa"/>
            <w:tcBorders>
              <w:top w:val="single" w:color="000000" w:sz="4" w:space="0"/>
              <w:left w:val="single" w:color="000000" w:sz="4" w:space="0"/>
              <w:bottom w:val="single" w:color="000000" w:sz="4" w:space="0"/>
              <w:right w:val="single" w:color="000000" w:sz="4" w:space="0"/>
            </w:tcBorders>
          </w:tcPr>
          <w:p w14:paraId="70552F03">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997" w:type="dxa"/>
            <w:tcBorders>
              <w:top w:val="single" w:color="000000" w:sz="4" w:space="0"/>
              <w:left w:val="single" w:color="000000" w:sz="4" w:space="0"/>
              <w:bottom w:val="single" w:color="000000" w:sz="4" w:space="0"/>
              <w:right w:val="single" w:color="000000" w:sz="4" w:space="0"/>
            </w:tcBorders>
          </w:tcPr>
          <w:p w14:paraId="03BDF1E8">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20AE7476">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34329CA9">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741C9DB4">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0CD599AD">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252294A4">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30272F9E">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6E35F7ED">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6" w:type="dxa"/>
            <w:tcBorders>
              <w:top w:val="single" w:color="000000" w:sz="4" w:space="0"/>
              <w:left w:val="single" w:color="000000" w:sz="4" w:space="0"/>
              <w:bottom w:val="single" w:color="000000" w:sz="4" w:space="0"/>
              <w:right w:val="single" w:color="000000" w:sz="4" w:space="0"/>
            </w:tcBorders>
          </w:tcPr>
          <w:p w14:paraId="606D70A9">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6" w:type="dxa"/>
            <w:tcBorders>
              <w:top w:val="single" w:color="000000" w:sz="4" w:space="0"/>
              <w:left w:val="single" w:color="000000" w:sz="4" w:space="0"/>
              <w:bottom w:val="single" w:color="000000" w:sz="4" w:space="0"/>
              <w:right w:val="single" w:color="000000" w:sz="4" w:space="0"/>
            </w:tcBorders>
          </w:tcPr>
          <w:p w14:paraId="62701734">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r>
      <w:tr w14:paraId="56B54AA1">
        <w:tblPrEx>
          <w:tblCellMar>
            <w:top w:w="0" w:type="dxa"/>
            <w:left w:w="0" w:type="dxa"/>
            <w:bottom w:w="0" w:type="dxa"/>
            <w:right w:w="0" w:type="dxa"/>
          </w:tblCellMar>
        </w:tblPrEx>
        <w:trPr>
          <w:trHeight w:val="410" w:hRule="exact"/>
        </w:trPr>
        <w:tc>
          <w:tcPr>
            <w:tcW w:w="525" w:type="dxa"/>
            <w:tcBorders>
              <w:top w:val="single" w:color="000000" w:sz="4" w:space="0"/>
              <w:left w:val="single" w:color="000000" w:sz="4" w:space="0"/>
              <w:bottom w:val="single" w:color="000000" w:sz="4" w:space="0"/>
              <w:right w:val="single" w:color="000000" w:sz="4" w:space="0"/>
            </w:tcBorders>
          </w:tcPr>
          <w:p w14:paraId="1FACAAE8">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17" w:type="dxa"/>
            <w:tcBorders>
              <w:top w:val="single" w:color="000000" w:sz="4" w:space="0"/>
              <w:left w:val="single" w:color="000000" w:sz="4" w:space="0"/>
              <w:bottom w:val="single" w:color="000000" w:sz="4" w:space="0"/>
              <w:right w:val="single" w:color="000000" w:sz="4" w:space="0"/>
            </w:tcBorders>
          </w:tcPr>
          <w:p w14:paraId="7C85578B">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997" w:type="dxa"/>
            <w:tcBorders>
              <w:top w:val="single" w:color="000000" w:sz="4" w:space="0"/>
              <w:left w:val="single" w:color="000000" w:sz="4" w:space="0"/>
              <w:bottom w:val="single" w:color="000000" w:sz="4" w:space="0"/>
              <w:right w:val="single" w:color="000000" w:sz="4" w:space="0"/>
            </w:tcBorders>
          </w:tcPr>
          <w:p w14:paraId="6FF2F26F">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7CD5A8E4">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5E216CBC">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43D41B60">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79B9249C">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32D8EEDA">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21EFE2CD">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23138FD3">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6" w:type="dxa"/>
            <w:tcBorders>
              <w:top w:val="single" w:color="000000" w:sz="4" w:space="0"/>
              <w:left w:val="single" w:color="000000" w:sz="4" w:space="0"/>
              <w:bottom w:val="single" w:color="000000" w:sz="4" w:space="0"/>
              <w:right w:val="single" w:color="000000" w:sz="4" w:space="0"/>
            </w:tcBorders>
          </w:tcPr>
          <w:p w14:paraId="709BB7AE">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6" w:type="dxa"/>
            <w:tcBorders>
              <w:top w:val="single" w:color="000000" w:sz="4" w:space="0"/>
              <w:left w:val="single" w:color="000000" w:sz="4" w:space="0"/>
              <w:bottom w:val="single" w:color="000000" w:sz="4" w:space="0"/>
              <w:right w:val="single" w:color="000000" w:sz="4" w:space="0"/>
            </w:tcBorders>
          </w:tcPr>
          <w:p w14:paraId="3CF6FBCF">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r>
      <w:tr w14:paraId="54DDD474">
        <w:tblPrEx>
          <w:tblCellMar>
            <w:top w:w="0" w:type="dxa"/>
            <w:left w:w="0" w:type="dxa"/>
            <w:bottom w:w="0" w:type="dxa"/>
            <w:right w:w="0" w:type="dxa"/>
          </w:tblCellMar>
        </w:tblPrEx>
        <w:trPr>
          <w:trHeight w:val="410" w:hRule="exact"/>
        </w:trPr>
        <w:tc>
          <w:tcPr>
            <w:tcW w:w="525" w:type="dxa"/>
            <w:tcBorders>
              <w:top w:val="single" w:color="000000" w:sz="4" w:space="0"/>
              <w:left w:val="single" w:color="000000" w:sz="4" w:space="0"/>
              <w:bottom w:val="single" w:color="000000" w:sz="4" w:space="0"/>
              <w:right w:val="single" w:color="000000" w:sz="4" w:space="0"/>
            </w:tcBorders>
          </w:tcPr>
          <w:p w14:paraId="146BF123">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17" w:type="dxa"/>
            <w:tcBorders>
              <w:top w:val="single" w:color="000000" w:sz="4" w:space="0"/>
              <w:left w:val="single" w:color="000000" w:sz="4" w:space="0"/>
              <w:bottom w:val="single" w:color="000000" w:sz="4" w:space="0"/>
              <w:right w:val="single" w:color="000000" w:sz="4" w:space="0"/>
            </w:tcBorders>
          </w:tcPr>
          <w:p w14:paraId="2BAB68F1">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997" w:type="dxa"/>
            <w:tcBorders>
              <w:top w:val="single" w:color="000000" w:sz="4" w:space="0"/>
              <w:left w:val="single" w:color="000000" w:sz="4" w:space="0"/>
              <w:bottom w:val="single" w:color="000000" w:sz="4" w:space="0"/>
              <w:right w:val="single" w:color="000000" w:sz="4" w:space="0"/>
            </w:tcBorders>
          </w:tcPr>
          <w:p w14:paraId="51D3DBB9">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460BAE00">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4B79615E">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75E30195">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273CBBBC">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6771F227">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0C283B52">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5E555D57">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6" w:type="dxa"/>
            <w:tcBorders>
              <w:top w:val="single" w:color="000000" w:sz="4" w:space="0"/>
              <w:left w:val="single" w:color="000000" w:sz="4" w:space="0"/>
              <w:bottom w:val="single" w:color="000000" w:sz="4" w:space="0"/>
              <w:right w:val="single" w:color="000000" w:sz="4" w:space="0"/>
            </w:tcBorders>
          </w:tcPr>
          <w:p w14:paraId="6E12B55F">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6" w:type="dxa"/>
            <w:tcBorders>
              <w:top w:val="single" w:color="000000" w:sz="4" w:space="0"/>
              <w:left w:val="single" w:color="000000" w:sz="4" w:space="0"/>
              <w:bottom w:val="single" w:color="000000" w:sz="4" w:space="0"/>
              <w:right w:val="single" w:color="000000" w:sz="4" w:space="0"/>
            </w:tcBorders>
          </w:tcPr>
          <w:p w14:paraId="3A5D9243">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r>
      <w:tr w14:paraId="484A955F">
        <w:tblPrEx>
          <w:tblCellMar>
            <w:top w:w="0" w:type="dxa"/>
            <w:left w:w="0" w:type="dxa"/>
            <w:bottom w:w="0" w:type="dxa"/>
            <w:right w:w="0" w:type="dxa"/>
          </w:tblCellMar>
        </w:tblPrEx>
        <w:trPr>
          <w:trHeight w:val="410" w:hRule="exact"/>
        </w:trPr>
        <w:tc>
          <w:tcPr>
            <w:tcW w:w="525" w:type="dxa"/>
            <w:tcBorders>
              <w:top w:val="single" w:color="000000" w:sz="4" w:space="0"/>
              <w:left w:val="single" w:color="000000" w:sz="4" w:space="0"/>
              <w:bottom w:val="single" w:color="000000" w:sz="4" w:space="0"/>
              <w:right w:val="single" w:color="000000" w:sz="4" w:space="0"/>
            </w:tcBorders>
          </w:tcPr>
          <w:p w14:paraId="2A365AC3">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17" w:type="dxa"/>
            <w:tcBorders>
              <w:top w:val="single" w:color="000000" w:sz="4" w:space="0"/>
              <w:left w:val="single" w:color="000000" w:sz="4" w:space="0"/>
              <w:bottom w:val="single" w:color="000000" w:sz="4" w:space="0"/>
              <w:right w:val="single" w:color="000000" w:sz="4" w:space="0"/>
            </w:tcBorders>
          </w:tcPr>
          <w:p w14:paraId="2DAF6D7B">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997" w:type="dxa"/>
            <w:tcBorders>
              <w:top w:val="single" w:color="000000" w:sz="4" w:space="0"/>
              <w:left w:val="single" w:color="000000" w:sz="4" w:space="0"/>
              <w:bottom w:val="single" w:color="000000" w:sz="4" w:space="0"/>
              <w:right w:val="single" w:color="000000" w:sz="4" w:space="0"/>
            </w:tcBorders>
          </w:tcPr>
          <w:p w14:paraId="63B0B14D">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59927E0C">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0A3C151E">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64004805">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1A8CD9AB">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248A373F">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15E8EB8F">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42655F3F">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6" w:type="dxa"/>
            <w:tcBorders>
              <w:top w:val="single" w:color="000000" w:sz="4" w:space="0"/>
              <w:left w:val="single" w:color="000000" w:sz="4" w:space="0"/>
              <w:bottom w:val="single" w:color="000000" w:sz="4" w:space="0"/>
              <w:right w:val="single" w:color="000000" w:sz="4" w:space="0"/>
            </w:tcBorders>
          </w:tcPr>
          <w:p w14:paraId="1403E75E">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6" w:type="dxa"/>
            <w:tcBorders>
              <w:top w:val="single" w:color="000000" w:sz="4" w:space="0"/>
              <w:left w:val="single" w:color="000000" w:sz="4" w:space="0"/>
              <w:bottom w:val="single" w:color="000000" w:sz="4" w:space="0"/>
              <w:right w:val="single" w:color="000000" w:sz="4" w:space="0"/>
            </w:tcBorders>
          </w:tcPr>
          <w:p w14:paraId="1A3EBD65">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r>
      <w:tr w14:paraId="296C7E37">
        <w:tblPrEx>
          <w:tblCellMar>
            <w:top w:w="0" w:type="dxa"/>
            <w:left w:w="0" w:type="dxa"/>
            <w:bottom w:w="0" w:type="dxa"/>
            <w:right w:w="0" w:type="dxa"/>
          </w:tblCellMar>
        </w:tblPrEx>
        <w:trPr>
          <w:trHeight w:val="410" w:hRule="exact"/>
        </w:trPr>
        <w:tc>
          <w:tcPr>
            <w:tcW w:w="525" w:type="dxa"/>
            <w:tcBorders>
              <w:top w:val="single" w:color="000000" w:sz="4" w:space="0"/>
              <w:left w:val="single" w:color="000000" w:sz="4" w:space="0"/>
              <w:bottom w:val="single" w:color="000000" w:sz="4" w:space="0"/>
              <w:right w:val="single" w:color="000000" w:sz="4" w:space="0"/>
            </w:tcBorders>
          </w:tcPr>
          <w:p w14:paraId="5B72EBBD">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17" w:type="dxa"/>
            <w:tcBorders>
              <w:top w:val="single" w:color="000000" w:sz="4" w:space="0"/>
              <w:left w:val="single" w:color="000000" w:sz="4" w:space="0"/>
              <w:bottom w:val="single" w:color="000000" w:sz="4" w:space="0"/>
              <w:right w:val="single" w:color="000000" w:sz="4" w:space="0"/>
            </w:tcBorders>
          </w:tcPr>
          <w:p w14:paraId="69CEEAB5">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997" w:type="dxa"/>
            <w:tcBorders>
              <w:top w:val="single" w:color="000000" w:sz="4" w:space="0"/>
              <w:left w:val="single" w:color="000000" w:sz="4" w:space="0"/>
              <w:bottom w:val="single" w:color="000000" w:sz="4" w:space="0"/>
              <w:right w:val="single" w:color="000000" w:sz="4" w:space="0"/>
            </w:tcBorders>
          </w:tcPr>
          <w:p w14:paraId="21522249">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2BAE6BFB">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10505D99">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7AC4C749">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447E0192">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03661BF7">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2E87085A">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00C166D4">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6" w:type="dxa"/>
            <w:tcBorders>
              <w:top w:val="single" w:color="000000" w:sz="4" w:space="0"/>
              <w:left w:val="single" w:color="000000" w:sz="4" w:space="0"/>
              <w:bottom w:val="single" w:color="000000" w:sz="4" w:space="0"/>
              <w:right w:val="single" w:color="000000" w:sz="4" w:space="0"/>
            </w:tcBorders>
          </w:tcPr>
          <w:p w14:paraId="47862C98">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6" w:type="dxa"/>
            <w:tcBorders>
              <w:top w:val="single" w:color="000000" w:sz="4" w:space="0"/>
              <w:left w:val="single" w:color="000000" w:sz="4" w:space="0"/>
              <w:bottom w:val="single" w:color="000000" w:sz="4" w:space="0"/>
              <w:right w:val="single" w:color="000000" w:sz="4" w:space="0"/>
            </w:tcBorders>
          </w:tcPr>
          <w:p w14:paraId="07DDB5AE">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r>
      <w:tr w14:paraId="35AE2561">
        <w:tblPrEx>
          <w:tblCellMar>
            <w:top w:w="0" w:type="dxa"/>
            <w:left w:w="0" w:type="dxa"/>
            <w:bottom w:w="0" w:type="dxa"/>
            <w:right w:w="0" w:type="dxa"/>
          </w:tblCellMar>
        </w:tblPrEx>
        <w:trPr>
          <w:trHeight w:val="410" w:hRule="exact"/>
        </w:trPr>
        <w:tc>
          <w:tcPr>
            <w:tcW w:w="525" w:type="dxa"/>
            <w:tcBorders>
              <w:top w:val="single" w:color="000000" w:sz="4" w:space="0"/>
              <w:left w:val="single" w:color="000000" w:sz="4" w:space="0"/>
              <w:bottom w:val="single" w:color="000000" w:sz="4" w:space="0"/>
              <w:right w:val="single" w:color="000000" w:sz="4" w:space="0"/>
            </w:tcBorders>
          </w:tcPr>
          <w:p w14:paraId="17B839D1">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17" w:type="dxa"/>
            <w:tcBorders>
              <w:top w:val="single" w:color="000000" w:sz="4" w:space="0"/>
              <w:left w:val="single" w:color="000000" w:sz="4" w:space="0"/>
              <w:bottom w:val="single" w:color="000000" w:sz="4" w:space="0"/>
              <w:right w:val="single" w:color="000000" w:sz="4" w:space="0"/>
            </w:tcBorders>
          </w:tcPr>
          <w:p w14:paraId="2EF58E42">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997" w:type="dxa"/>
            <w:tcBorders>
              <w:top w:val="single" w:color="000000" w:sz="4" w:space="0"/>
              <w:left w:val="single" w:color="000000" w:sz="4" w:space="0"/>
              <w:bottom w:val="single" w:color="000000" w:sz="4" w:space="0"/>
              <w:right w:val="single" w:color="000000" w:sz="4" w:space="0"/>
            </w:tcBorders>
          </w:tcPr>
          <w:p w14:paraId="7F933889">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288680C9">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1FCEAD8F">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1FC29908">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6BF07D83">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78B41AA5">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72F2E67D">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59D0A912">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6" w:type="dxa"/>
            <w:tcBorders>
              <w:top w:val="single" w:color="000000" w:sz="4" w:space="0"/>
              <w:left w:val="single" w:color="000000" w:sz="4" w:space="0"/>
              <w:bottom w:val="single" w:color="000000" w:sz="4" w:space="0"/>
              <w:right w:val="single" w:color="000000" w:sz="4" w:space="0"/>
            </w:tcBorders>
          </w:tcPr>
          <w:p w14:paraId="5D52044C">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6" w:type="dxa"/>
            <w:tcBorders>
              <w:top w:val="single" w:color="000000" w:sz="4" w:space="0"/>
              <w:left w:val="single" w:color="000000" w:sz="4" w:space="0"/>
              <w:bottom w:val="single" w:color="000000" w:sz="4" w:space="0"/>
              <w:right w:val="single" w:color="000000" w:sz="4" w:space="0"/>
            </w:tcBorders>
          </w:tcPr>
          <w:p w14:paraId="24B49DEC">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r>
      <w:tr w14:paraId="45EB89DF">
        <w:tblPrEx>
          <w:tblCellMar>
            <w:top w:w="0" w:type="dxa"/>
            <w:left w:w="0" w:type="dxa"/>
            <w:bottom w:w="0" w:type="dxa"/>
            <w:right w:w="0" w:type="dxa"/>
          </w:tblCellMar>
        </w:tblPrEx>
        <w:trPr>
          <w:trHeight w:val="410" w:hRule="exact"/>
        </w:trPr>
        <w:tc>
          <w:tcPr>
            <w:tcW w:w="525" w:type="dxa"/>
            <w:tcBorders>
              <w:top w:val="single" w:color="000000" w:sz="4" w:space="0"/>
              <w:left w:val="single" w:color="000000" w:sz="4" w:space="0"/>
              <w:bottom w:val="single" w:color="000000" w:sz="4" w:space="0"/>
              <w:right w:val="single" w:color="000000" w:sz="4" w:space="0"/>
            </w:tcBorders>
          </w:tcPr>
          <w:p w14:paraId="571B903A">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17" w:type="dxa"/>
            <w:tcBorders>
              <w:top w:val="single" w:color="000000" w:sz="4" w:space="0"/>
              <w:left w:val="single" w:color="000000" w:sz="4" w:space="0"/>
              <w:bottom w:val="single" w:color="000000" w:sz="4" w:space="0"/>
              <w:right w:val="single" w:color="000000" w:sz="4" w:space="0"/>
            </w:tcBorders>
          </w:tcPr>
          <w:p w14:paraId="5A62A921">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997" w:type="dxa"/>
            <w:tcBorders>
              <w:top w:val="single" w:color="000000" w:sz="4" w:space="0"/>
              <w:left w:val="single" w:color="000000" w:sz="4" w:space="0"/>
              <w:bottom w:val="single" w:color="000000" w:sz="4" w:space="0"/>
              <w:right w:val="single" w:color="000000" w:sz="4" w:space="0"/>
            </w:tcBorders>
          </w:tcPr>
          <w:p w14:paraId="29C8666A">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6AEEE9E6">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54622E69">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15B7487B">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47E88EA4">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7BB7D449">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35721F56">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2817A23B">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6" w:type="dxa"/>
            <w:tcBorders>
              <w:top w:val="single" w:color="000000" w:sz="4" w:space="0"/>
              <w:left w:val="single" w:color="000000" w:sz="4" w:space="0"/>
              <w:bottom w:val="single" w:color="000000" w:sz="4" w:space="0"/>
              <w:right w:val="single" w:color="000000" w:sz="4" w:space="0"/>
            </w:tcBorders>
          </w:tcPr>
          <w:p w14:paraId="2920A83E">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6" w:type="dxa"/>
            <w:tcBorders>
              <w:top w:val="single" w:color="000000" w:sz="4" w:space="0"/>
              <w:left w:val="single" w:color="000000" w:sz="4" w:space="0"/>
              <w:bottom w:val="single" w:color="000000" w:sz="4" w:space="0"/>
              <w:right w:val="single" w:color="000000" w:sz="4" w:space="0"/>
            </w:tcBorders>
          </w:tcPr>
          <w:p w14:paraId="6C5477D3">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r>
      <w:tr w14:paraId="3B2B6BE0">
        <w:tblPrEx>
          <w:tblCellMar>
            <w:top w:w="0" w:type="dxa"/>
            <w:left w:w="0" w:type="dxa"/>
            <w:bottom w:w="0" w:type="dxa"/>
            <w:right w:w="0" w:type="dxa"/>
          </w:tblCellMar>
        </w:tblPrEx>
        <w:trPr>
          <w:trHeight w:val="410" w:hRule="exact"/>
        </w:trPr>
        <w:tc>
          <w:tcPr>
            <w:tcW w:w="525" w:type="dxa"/>
            <w:tcBorders>
              <w:top w:val="single" w:color="000000" w:sz="4" w:space="0"/>
              <w:left w:val="single" w:color="000000" w:sz="4" w:space="0"/>
              <w:bottom w:val="single" w:color="000000" w:sz="4" w:space="0"/>
              <w:right w:val="single" w:color="000000" w:sz="4" w:space="0"/>
            </w:tcBorders>
          </w:tcPr>
          <w:p w14:paraId="087C40A1">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17" w:type="dxa"/>
            <w:tcBorders>
              <w:top w:val="single" w:color="000000" w:sz="4" w:space="0"/>
              <w:left w:val="single" w:color="000000" w:sz="4" w:space="0"/>
              <w:bottom w:val="single" w:color="000000" w:sz="4" w:space="0"/>
              <w:right w:val="single" w:color="000000" w:sz="4" w:space="0"/>
            </w:tcBorders>
          </w:tcPr>
          <w:p w14:paraId="6CE35AF1">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997" w:type="dxa"/>
            <w:tcBorders>
              <w:top w:val="single" w:color="000000" w:sz="4" w:space="0"/>
              <w:left w:val="single" w:color="000000" w:sz="4" w:space="0"/>
              <w:bottom w:val="single" w:color="000000" w:sz="4" w:space="0"/>
              <w:right w:val="single" w:color="000000" w:sz="4" w:space="0"/>
            </w:tcBorders>
          </w:tcPr>
          <w:p w14:paraId="410B35AA">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18A96221">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48E96C5D">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192FBC28">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166D4BD1">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6956BDC3">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1A8541D9">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5" w:type="dxa"/>
            <w:tcBorders>
              <w:top w:val="single" w:color="000000" w:sz="4" w:space="0"/>
              <w:left w:val="single" w:color="000000" w:sz="4" w:space="0"/>
              <w:bottom w:val="single" w:color="000000" w:sz="4" w:space="0"/>
              <w:right w:val="single" w:color="000000" w:sz="4" w:space="0"/>
            </w:tcBorders>
          </w:tcPr>
          <w:p w14:paraId="1ECBB2D0">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6" w:type="dxa"/>
            <w:tcBorders>
              <w:top w:val="single" w:color="000000" w:sz="4" w:space="0"/>
              <w:left w:val="single" w:color="000000" w:sz="4" w:space="0"/>
              <w:bottom w:val="single" w:color="000000" w:sz="4" w:space="0"/>
              <w:right w:val="single" w:color="000000" w:sz="4" w:space="0"/>
            </w:tcBorders>
          </w:tcPr>
          <w:p w14:paraId="4FC20B74">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c>
          <w:tcPr>
            <w:tcW w:w="746" w:type="dxa"/>
            <w:tcBorders>
              <w:top w:val="single" w:color="000000" w:sz="4" w:space="0"/>
              <w:left w:val="single" w:color="000000" w:sz="4" w:space="0"/>
              <w:bottom w:val="single" w:color="000000" w:sz="4" w:space="0"/>
              <w:right w:val="single" w:color="000000" w:sz="4" w:space="0"/>
            </w:tcBorders>
          </w:tcPr>
          <w:p w14:paraId="2E351359">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tc>
      </w:tr>
    </w:tbl>
    <w:p w14:paraId="6CA74DE0">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135881F4">
      <w:pPr>
        <w:pStyle w:val="12"/>
        <w:keepNext w:val="0"/>
        <w:keepLines w:val="0"/>
        <w:pageBreakBefore w:val="0"/>
        <w:widowControl w:val="0"/>
        <w:tabs>
          <w:tab w:val="left" w:pos="3889"/>
          <w:tab w:val="left" w:pos="4309"/>
          <w:tab w:val="left" w:pos="4832"/>
          <w:tab w:val="left" w:pos="798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646" w:author="羊" w:date="2026-02-26T16:21:4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用工单位负责人：</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用工单位劳工员：</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制表人：</w:t>
      </w:r>
    </w:p>
    <w:p w14:paraId="2F7E2854">
      <w:pPr>
        <w:pStyle w:val="12"/>
        <w:keepNext w:val="0"/>
        <w:keepLines w:val="0"/>
        <w:pageBreakBefore w:val="0"/>
        <w:widowControl w:val="0"/>
        <w:tabs>
          <w:tab w:val="left" w:pos="3889"/>
          <w:tab w:val="left" w:pos="4309"/>
          <w:tab w:val="left" w:pos="4832"/>
          <w:tab w:val="left" w:pos="7983"/>
        </w:tabs>
        <w:kinsoku/>
        <w:wordWrap/>
        <w:overflowPunct/>
        <w:topLinePunct w:val="0"/>
        <w:autoSpaceDE/>
        <w:autoSpaceDN/>
        <w:bidi w:val="0"/>
        <w:adjustRightInd w:val="0"/>
        <w:snapToGrid w:val="0"/>
        <w:spacing w:before="0" w:line="360" w:lineRule="auto"/>
        <w:ind w:left="0" w:right="0" w:firstLine="2730" w:firstLineChars="13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年</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月</w:t>
      </w:r>
      <w:ins w:id="1647" w:author="羊" w:date="2026-02-26T16:21:49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日（用人单位印章）</w:t>
      </w:r>
    </w:p>
    <w:p w14:paraId="4E0BECF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648" w:author="羊" w:date="2026-02-26T16:21:5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注：1．领取人签名后即表示当月工资已足额领取。</w:t>
      </w:r>
    </w:p>
    <w:p w14:paraId="02891D0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840" w:firstLineChars="4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2．以上情况属实，签名人愿对其真实性负法律责任。</w:t>
      </w:r>
    </w:p>
    <w:p w14:paraId="7ADD6F3F">
      <w:pPr>
        <w:keepNext w:val="0"/>
        <w:keepLines w:val="0"/>
        <w:pageBreakBefore w:val="0"/>
        <w:widowControl w:val="0"/>
        <w:kinsoku/>
        <w:wordWrap/>
        <w:overflowPunct/>
        <w:topLinePunct w:val="0"/>
        <w:autoSpaceDE/>
        <w:autoSpaceDN/>
        <w:bidi w:val="0"/>
        <w:adjustRightInd w:val="0"/>
        <w:snapToGrid w:val="0"/>
        <w:spacing w:after="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sectPr>
          <w:type w:val="continuous"/>
          <w:pgSz w:w="11910" w:h="16840"/>
          <w:pgMar w:top="1360" w:right="1020" w:bottom="280" w:left="920" w:header="720" w:footer="720" w:gutter="0"/>
          <w:pgNumType w:fmt="decimal"/>
          <w:cols w:space="720" w:num="1"/>
        </w:sectPr>
      </w:pPr>
    </w:p>
    <w:p w14:paraId="5CC8AE6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0" w:firstLineChars="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附件：</w:t>
      </w:r>
    </w:p>
    <w:p w14:paraId="1D9FCB68">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br w:type="column"/>
      </w:r>
    </w:p>
    <w:p w14:paraId="34A8C8B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560" w:firstLineChars="200"/>
        <w:jc w:val="both"/>
        <w:textAlignment w:val="auto"/>
        <w:rPr>
          <w:rFonts w:ascii="宋体" w:hAnsi="宋体" w:eastAsia="宋体" w:cs="宋体"/>
          <w:b w:val="0"/>
          <w:bCs w:val="0"/>
          <w:i w:val="0"/>
          <w:snapToGrid w:val="0"/>
          <w:spacing w:val="0"/>
          <w:w w:val="100"/>
          <w:position w:val="0"/>
          <w:sz w:val="28"/>
          <w:szCs w:val="28"/>
        </w:rPr>
      </w:pPr>
      <w:r>
        <w:rPr>
          <w:rFonts w:ascii="宋体" w:hAnsi="宋体" w:eastAsia="宋体" w:cs="宋体"/>
          <w:b w:val="0"/>
          <w:bCs w:val="0"/>
          <w:i w:val="0"/>
          <w:snapToGrid w:val="0"/>
          <w:spacing w:val="0"/>
          <w:w w:val="100"/>
          <w:position w:val="0"/>
          <w:sz w:val="28"/>
          <w:szCs w:val="28"/>
        </w:rPr>
        <w:t>劳动用工及工资支付情况汇总表</w:t>
      </w:r>
    </w:p>
    <w:p w14:paraId="560644AE">
      <w:pPr>
        <w:keepNext w:val="0"/>
        <w:keepLines w:val="0"/>
        <w:pageBreakBefore w:val="0"/>
        <w:widowControl w:val="0"/>
        <w:kinsoku/>
        <w:wordWrap/>
        <w:overflowPunct/>
        <w:topLinePunct w:val="0"/>
        <w:autoSpaceDE/>
        <w:autoSpaceDN/>
        <w:bidi w:val="0"/>
        <w:adjustRightInd w:val="0"/>
        <w:snapToGrid w:val="0"/>
        <w:spacing w:after="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sectPr>
          <w:footerReference r:id="rId15" w:type="default"/>
          <w:pgSz w:w="11910" w:h="16840"/>
          <w:pgMar w:top="1480" w:right="1200" w:bottom="1400" w:left="1020" w:header="0" w:footer="1218" w:gutter="0"/>
          <w:pgNumType w:fmt="decimal" w:start="183"/>
          <w:cols w:equalWidth="0" w:num="2">
            <w:col w:w="742" w:space="2606"/>
            <w:col w:w="6342"/>
          </w:cols>
        </w:sectPr>
      </w:pPr>
    </w:p>
    <w:p w14:paraId="3523147B">
      <w:pPr>
        <w:pStyle w:val="12"/>
        <w:keepNext w:val="0"/>
        <w:keepLines w:val="0"/>
        <w:pageBreakBefore w:val="0"/>
        <w:widowControl w:val="0"/>
        <w:tabs>
          <w:tab w:val="left" w:pos="4418"/>
          <w:tab w:val="left" w:pos="5469"/>
          <w:tab w:val="left" w:pos="599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项目名称：</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时间：</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年</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季度</w:t>
      </w:r>
    </w:p>
    <w:tbl>
      <w:tblPr>
        <w:tblStyle w:val="15"/>
        <w:tblW w:w="0" w:type="auto"/>
        <w:tblInd w:w="289" w:type="dxa"/>
        <w:tblLayout w:type="fixed"/>
        <w:tblCellMar>
          <w:top w:w="0" w:type="dxa"/>
          <w:left w:w="0" w:type="dxa"/>
          <w:bottom w:w="0" w:type="dxa"/>
          <w:right w:w="0" w:type="dxa"/>
        </w:tblCellMar>
      </w:tblPr>
      <w:tblGrid>
        <w:gridCol w:w="828"/>
        <w:gridCol w:w="1056"/>
        <w:gridCol w:w="1056"/>
        <w:gridCol w:w="1056"/>
        <w:gridCol w:w="1056"/>
        <w:gridCol w:w="1056"/>
        <w:gridCol w:w="1056"/>
        <w:gridCol w:w="1056"/>
        <w:gridCol w:w="1056"/>
      </w:tblGrid>
      <w:tr w14:paraId="0F0F80C7">
        <w:tblPrEx>
          <w:tblCellMar>
            <w:top w:w="0" w:type="dxa"/>
            <w:left w:w="0" w:type="dxa"/>
            <w:bottom w:w="0" w:type="dxa"/>
            <w:right w:w="0" w:type="dxa"/>
          </w:tblCellMar>
        </w:tblPrEx>
        <w:trPr>
          <w:trHeight w:val="410" w:hRule="exact"/>
        </w:trPr>
        <w:tc>
          <w:tcPr>
            <w:tcW w:w="828" w:type="dxa"/>
            <w:vMerge w:val="restart"/>
            <w:tcBorders>
              <w:top w:val="single" w:color="000000" w:sz="4" w:space="0"/>
              <w:left w:val="single" w:color="000000" w:sz="4" w:space="0"/>
              <w:right w:val="single" w:color="000000" w:sz="4" w:space="0"/>
            </w:tcBorders>
            <w:vAlign w:val="center"/>
          </w:tcPr>
          <w:p w14:paraId="646DA4A3">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mc:AlternateContent>
                <mc:Choice Requires="wpg">
                  <w:drawing>
                    <wp:inline distT="0" distB="0" distL="114300" distR="114300">
                      <wp:extent cx="528955" cy="1031875"/>
                      <wp:effectExtent l="1270" t="0" r="3175" b="0"/>
                      <wp:docPr id="33" name="组合 22"/>
                      <wp:cNvGraphicFramePr/>
                      <a:graphic xmlns:a="http://schemas.openxmlformats.org/drawingml/2006/main">
                        <a:graphicData uri="http://schemas.microsoft.com/office/word/2010/wordprocessingGroup">
                          <wpg:wgp>
                            <wpg:cNvGrpSpPr/>
                            <wpg:grpSpPr>
                              <a:xfrm>
                                <a:off x="0" y="0"/>
                                <a:ext cx="528955" cy="1031875"/>
                                <a:chOff x="0" y="0"/>
                                <a:chExt cx="833" cy="1625"/>
                              </a:xfrm>
                            </wpg:grpSpPr>
                            <wpg:grpSp>
                              <wpg:cNvPr id="34" name="组合 23"/>
                              <wpg:cNvGrpSpPr/>
                              <wpg:grpSpPr>
                                <a:xfrm>
                                  <a:off x="5" y="5"/>
                                  <a:ext cx="823" cy="1612"/>
                                  <a:chOff x="5" y="5"/>
                                  <a:chExt cx="823" cy="1612"/>
                                </a:xfrm>
                              </wpg:grpSpPr>
                              <wps:wsp>
                                <wps:cNvPr id="35" name="任意多边形 24"/>
                                <wps:cNvSpPr/>
                                <wps:spPr>
                                  <a:xfrm>
                                    <a:off x="5" y="5"/>
                                    <a:ext cx="823" cy="1612"/>
                                  </a:xfrm>
                                  <a:custGeom>
                                    <a:avLst/>
                                    <a:gdLst/>
                                    <a:ahLst/>
                                    <a:cxnLst/>
                                    <a:pathLst>
                                      <a:path w="823" h="1612">
                                        <a:moveTo>
                                          <a:pt x="0" y="0"/>
                                        </a:moveTo>
                                        <a:lnTo>
                                          <a:pt x="821" y="1612"/>
                                        </a:lnTo>
                                      </a:path>
                                    </a:pathLst>
                                  </a:custGeom>
                                  <a:noFill/>
                                  <a:ln w="6350" cap="flat" cmpd="sng">
                                    <a:solidFill>
                                      <a:srgbClr val="000000"/>
                                    </a:solidFill>
                                    <a:prstDash val="solid"/>
                                    <a:headEnd type="none" w="med" len="med"/>
                                    <a:tailEnd type="none" w="med" len="med"/>
                                  </a:ln>
                                </wps:spPr>
                                <wps:bodyPr upright="1"/>
                              </wps:wsp>
                            </wpg:grpSp>
                          </wpg:wgp>
                        </a:graphicData>
                      </a:graphic>
                    </wp:inline>
                  </w:drawing>
                </mc:Choice>
                <mc:Fallback>
                  <w:pict>
                    <v:group id="组合 22" o:spid="_x0000_s1026" o:spt="203" style="height:81.25pt;width:41.65pt;" coordsize="833,1625" o:gfxdata="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Cp84La1QAAAAQBAAAPAAAA&#10;AAAAAAEAIAAAACIAAABkcnMvZG93bnJldi54bWxQSwECFAAUAAAACACHTuJAimHpY8MCAADhBgAA&#10;DgAAAAAAAAABACAAAAAkAQAAZHJzL2Uyb0RvYy54bWxQSwUGAAAAAAYABgBZAQAAWQYAAAAA&#10;">
                      <o:lock v:ext="edit" aspectratio="f"/>
                      <v:group id="组合 23" o:spid="_x0000_s1026" o:spt="203" style="position:absolute;left:5;top:5;height:1612;width:823;" coordorigin="5,5" coordsize="823,1612" o:gfxdata="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xoDLdr0AAADbAAAADwAAAAAAAAABACAAAAAiAAAAZHJzL2Rvd25yZXYueG1s&#10;UEsBAhQAFAAAAAgAh07iQDMvBZ47AAAAOQAAABUAAAAAAAAAAQAgAAAADAEAAGRycy9ncm91cHNo&#10;YXBleG1sLnhtbFBLBQYAAAAABgAGAGABAADJAwAAAAA=&#10;">
                        <o:lock v:ext="edit" aspectratio="f"/>
                        <v:shape id="任意多边形 24" o:spid="_x0000_s1026" o:spt="100" style="position:absolute;left:5;top:5;height:1612;width:823;" filled="f" stroked="t" coordsize="823,1612" o:gfxdata="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LaL3vQAA&#10;ANsAAAAPAAAAAAAAAAEAIAAAACIAAABkcnMvZG93bnJldi54bWxQSwECFAAUAAAACACHTuJAMy8F&#10;njsAAAA5AAAAEAAAAAAAAAABACAAAAAMAQAAZHJzL3NoYXBleG1sLnhtbFBLBQYAAAAABgAGAFsB&#10;AAC2AwAAAAA=&#10;" path="m0,0l821,1612e">
                          <v:fill on="f" focussize="0,0"/>
                          <v:stroke weight="0.5pt" color="#000000" joinstyle="round"/>
                          <v:imagedata o:title=""/>
                          <o:lock v:ext="edit" aspectratio="f"/>
                        </v:shape>
                      </v:group>
                      <w10:wrap type="none"/>
                      <w10:anchorlock/>
                    </v:group>
                  </w:pict>
                </mc:Fallback>
              </mc:AlternateContent>
            </w:r>
          </w:p>
        </w:tc>
        <w:tc>
          <w:tcPr>
            <w:tcW w:w="3168" w:type="dxa"/>
            <w:gridSpan w:val="3"/>
            <w:tcBorders>
              <w:top w:val="single" w:color="000000" w:sz="4" w:space="0"/>
              <w:left w:val="single" w:color="000000" w:sz="4" w:space="0"/>
              <w:bottom w:val="single" w:color="000000" w:sz="4" w:space="0"/>
              <w:right w:val="single" w:color="000000" w:sz="4" w:space="0"/>
            </w:tcBorders>
            <w:vAlign w:val="center"/>
          </w:tcPr>
          <w:p w14:paraId="2377CB78">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用工变动情况</w:t>
            </w:r>
          </w:p>
        </w:tc>
        <w:tc>
          <w:tcPr>
            <w:tcW w:w="4224" w:type="dxa"/>
            <w:gridSpan w:val="4"/>
            <w:tcBorders>
              <w:top w:val="single" w:color="000000" w:sz="4" w:space="0"/>
              <w:left w:val="single" w:color="000000" w:sz="4" w:space="0"/>
              <w:bottom w:val="single" w:color="000000" w:sz="4" w:space="0"/>
              <w:right w:val="single" w:color="000000" w:sz="4" w:space="0"/>
            </w:tcBorders>
            <w:vAlign w:val="center"/>
          </w:tcPr>
          <w:p w14:paraId="05C7DEB8">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工资支付情况</w:t>
            </w:r>
          </w:p>
        </w:tc>
        <w:tc>
          <w:tcPr>
            <w:tcW w:w="1056" w:type="dxa"/>
            <w:tcBorders>
              <w:top w:val="single" w:color="000000" w:sz="4" w:space="0"/>
              <w:left w:val="single" w:color="000000" w:sz="4" w:space="0"/>
              <w:bottom w:val="single" w:color="000000" w:sz="4" w:space="0"/>
              <w:right w:val="single" w:color="000000" w:sz="4" w:space="0"/>
            </w:tcBorders>
            <w:vAlign w:val="center"/>
          </w:tcPr>
          <w:p w14:paraId="00CDEE25">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其他</w:t>
            </w:r>
          </w:p>
        </w:tc>
      </w:tr>
      <w:tr w14:paraId="1961D931">
        <w:tblPrEx>
          <w:tblCellMar>
            <w:top w:w="0" w:type="dxa"/>
            <w:left w:w="0" w:type="dxa"/>
            <w:bottom w:w="0" w:type="dxa"/>
            <w:right w:w="0" w:type="dxa"/>
          </w:tblCellMar>
        </w:tblPrEx>
        <w:trPr>
          <w:trHeight w:val="1210" w:hRule="exact"/>
        </w:trPr>
        <w:tc>
          <w:tcPr>
            <w:tcW w:w="828" w:type="dxa"/>
            <w:vMerge w:val="continue"/>
            <w:tcBorders>
              <w:left w:val="single" w:color="000000" w:sz="4" w:space="0"/>
              <w:bottom w:val="single" w:color="000000" w:sz="4" w:space="0"/>
              <w:right w:val="single" w:color="000000" w:sz="4" w:space="0"/>
            </w:tcBorders>
            <w:vAlign w:val="center"/>
          </w:tcPr>
          <w:p w14:paraId="2140FBAD">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4B4DC33B">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当月离场人数</w:t>
            </w:r>
          </w:p>
          <w:p w14:paraId="29BD0EEB">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（人）</w:t>
            </w:r>
          </w:p>
        </w:tc>
        <w:tc>
          <w:tcPr>
            <w:tcW w:w="1056" w:type="dxa"/>
            <w:tcBorders>
              <w:top w:val="single" w:color="000000" w:sz="4" w:space="0"/>
              <w:left w:val="single" w:color="000000" w:sz="4" w:space="0"/>
              <w:bottom w:val="single" w:color="000000" w:sz="4" w:space="0"/>
              <w:right w:val="single" w:color="000000" w:sz="4" w:space="0"/>
            </w:tcBorders>
            <w:vAlign w:val="center"/>
          </w:tcPr>
          <w:p w14:paraId="013B972D">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当月新增进场人数</w:t>
            </w:r>
          </w:p>
          <w:p w14:paraId="4A8B526C">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（人）</w:t>
            </w:r>
          </w:p>
        </w:tc>
        <w:tc>
          <w:tcPr>
            <w:tcW w:w="1056" w:type="dxa"/>
            <w:tcBorders>
              <w:top w:val="single" w:color="000000" w:sz="4" w:space="0"/>
              <w:left w:val="single" w:color="000000" w:sz="4" w:space="0"/>
              <w:bottom w:val="single" w:color="000000" w:sz="4" w:space="0"/>
              <w:right w:val="single" w:color="000000" w:sz="4" w:space="0"/>
            </w:tcBorders>
            <w:vAlign w:val="center"/>
          </w:tcPr>
          <w:p w14:paraId="6A0229AF">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月末农民工人</w:t>
            </w:r>
          </w:p>
          <w:p w14:paraId="16F1AE3F">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数（人）</w:t>
            </w:r>
          </w:p>
        </w:tc>
        <w:tc>
          <w:tcPr>
            <w:tcW w:w="1056" w:type="dxa"/>
            <w:tcBorders>
              <w:top w:val="single" w:color="000000" w:sz="4" w:space="0"/>
              <w:left w:val="single" w:color="000000" w:sz="4" w:space="0"/>
              <w:bottom w:val="single" w:color="000000" w:sz="4" w:space="0"/>
              <w:right w:val="single" w:color="000000" w:sz="4" w:space="0"/>
            </w:tcBorders>
            <w:vAlign w:val="center"/>
          </w:tcPr>
          <w:p w14:paraId="003C234D">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p w14:paraId="7B95653A">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应付工资总额（元）</w:t>
            </w:r>
          </w:p>
        </w:tc>
        <w:tc>
          <w:tcPr>
            <w:tcW w:w="1056" w:type="dxa"/>
            <w:tcBorders>
              <w:top w:val="single" w:color="000000" w:sz="4" w:space="0"/>
              <w:left w:val="single" w:color="000000" w:sz="4" w:space="0"/>
              <w:bottom w:val="single" w:color="000000" w:sz="4" w:space="0"/>
              <w:right w:val="single" w:color="000000" w:sz="4" w:space="0"/>
            </w:tcBorders>
            <w:vAlign w:val="center"/>
          </w:tcPr>
          <w:p w14:paraId="5E1252AA">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p w14:paraId="0F02F741">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应付工资人数（人）</w:t>
            </w:r>
          </w:p>
        </w:tc>
        <w:tc>
          <w:tcPr>
            <w:tcW w:w="1056" w:type="dxa"/>
            <w:tcBorders>
              <w:top w:val="single" w:color="000000" w:sz="4" w:space="0"/>
              <w:left w:val="single" w:color="000000" w:sz="4" w:space="0"/>
              <w:bottom w:val="single" w:color="000000" w:sz="4" w:space="0"/>
              <w:right w:val="single" w:color="000000" w:sz="4" w:space="0"/>
            </w:tcBorders>
            <w:vAlign w:val="center"/>
          </w:tcPr>
          <w:p w14:paraId="2FCFC414">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p w14:paraId="55262B4F">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实付工资总额（元）</w:t>
            </w:r>
          </w:p>
        </w:tc>
        <w:tc>
          <w:tcPr>
            <w:tcW w:w="1056" w:type="dxa"/>
            <w:tcBorders>
              <w:top w:val="single" w:color="000000" w:sz="4" w:space="0"/>
              <w:left w:val="single" w:color="000000" w:sz="4" w:space="0"/>
              <w:bottom w:val="single" w:color="000000" w:sz="4" w:space="0"/>
              <w:right w:val="single" w:color="000000" w:sz="4" w:space="0"/>
            </w:tcBorders>
            <w:vAlign w:val="center"/>
          </w:tcPr>
          <w:p w14:paraId="59CA7E02">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p w14:paraId="28BB9741">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实付工资人数（人）</w:t>
            </w:r>
          </w:p>
        </w:tc>
        <w:tc>
          <w:tcPr>
            <w:tcW w:w="1056" w:type="dxa"/>
            <w:tcBorders>
              <w:top w:val="single" w:color="000000" w:sz="4" w:space="0"/>
              <w:left w:val="single" w:color="000000" w:sz="4" w:space="0"/>
              <w:bottom w:val="single" w:color="000000" w:sz="4" w:space="0"/>
              <w:right w:val="single" w:color="000000" w:sz="4" w:space="0"/>
            </w:tcBorders>
            <w:vAlign w:val="center"/>
          </w:tcPr>
          <w:p w14:paraId="67B993EA">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签订劳动合同人数</w:t>
            </w:r>
          </w:p>
          <w:p w14:paraId="32511ADA">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（人）</w:t>
            </w:r>
          </w:p>
        </w:tc>
      </w:tr>
      <w:tr w14:paraId="71016F70">
        <w:tblPrEx>
          <w:tblCellMar>
            <w:top w:w="0" w:type="dxa"/>
            <w:left w:w="0" w:type="dxa"/>
            <w:bottom w:w="0" w:type="dxa"/>
            <w:right w:w="0" w:type="dxa"/>
          </w:tblCellMar>
        </w:tblPrEx>
        <w:trPr>
          <w:trHeight w:val="1210" w:hRule="exact"/>
        </w:trPr>
        <w:tc>
          <w:tcPr>
            <w:tcW w:w="828" w:type="dxa"/>
            <w:tcBorders>
              <w:top w:val="single" w:color="000000" w:sz="4" w:space="0"/>
              <w:left w:val="single" w:color="000000" w:sz="4" w:space="0"/>
              <w:bottom w:val="single" w:color="000000" w:sz="4" w:space="0"/>
              <w:right w:val="single" w:color="000000" w:sz="4" w:space="0"/>
            </w:tcBorders>
            <w:vAlign w:val="center"/>
          </w:tcPr>
          <w:p w14:paraId="5519FFBB">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本季</w:t>
            </w:r>
          </w:p>
          <w:p w14:paraId="59287C79">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649" w:author="羊" w:date="2026-02-26T16:22:3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度第</w:t>
            </w:r>
          </w:p>
          <w:p w14:paraId="6AE343CF">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一月</w:t>
            </w:r>
          </w:p>
        </w:tc>
        <w:tc>
          <w:tcPr>
            <w:tcW w:w="1056" w:type="dxa"/>
            <w:tcBorders>
              <w:top w:val="single" w:color="000000" w:sz="4" w:space="0"/>
              <w:left w:val="single" w:color="000000" w:sz="4" w:space="0"/>
              <w:bottom w:val="single" w:color="000000" w:sz="4" w:space="0"/>
              <w:right w:val="single" w:color="000000" w:sz="4" w:space="0"/>
            </w:tcBorders>
            <w:vAlign w:val="center"/>
          </w:tcPr>
          <w:p w14:paraId="75083F81">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1E8F7500">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44F9E785">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73E116E8">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6FA3781D">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20B2D83D">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119487C3">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0A9939D9">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502A7C82">
        <w:tblPrEx>
          <w:tblCellMar>
            <w:top w:w="0" w:type="dxa"/>
            <w:left w:w="0" w:type="dxa"/>
            <w:bottom w:w="0" w:type="dxa"/>
            <w:right w:w="0" w:type="dxa"/>
          </w:tblCellMar>
        </w:tblPrEx>
        <w:trPr>
          <w:trHeight w:val="1210" w:hRule="exact"/>
        </w:trPr>
        <w:tc>
          <w:tcPr>
            <w:tcW w:w="828" w:type="dxa"/>
            <w:tcBorders>
              <w:top w:val="single" w:color="000000" w:sz="4" w:space="0"/>
              <w:left w:val="single" w:color="000000" w:sz="4" w:space="0"/>
              <w:bottom w:val="single" w:color="000000" w:sz="4" w:space="0"/>
              <w:right w:val="single" w:color="000000" w:sz="4" w:space="0"/>
            </w:tcBorders>
            <w:vAlign w:val="center"/>
          </w:tcPr>
          <w:p w14:paraId="301D80AB">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本季</w:t>
            </w:r>
          </w:p>
          <w:p w14:paraId="1466BA7E">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650" w:author="羊" w:date="2026-02-26T16:22:3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度第</w:t>
            </w:r>
          </w:p>
          <w:p w14:paraId="120B1440">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二月</w:t>
            </w:r>
          </w:p>
        </w:tc>
        <w:tc>
          <w:tcPr>
            <w:tcW w:w="1056" w:type="dxa"/>
            <w:tcBorders>
              <w:top w:val="single" w:color="000000" w:sz="4" w:space="0"/>
              <w:left w:val="single" w:color="000000" w:sz="4" w:space="0"/>
              <w:bottom w:val="single" w:color="000000" w:sz="4" w:space="0"/>
              <w:right w:val="single" w:color="000000" w:sz="4" w:space="0"/>
            </w:tcBorders>
            <w:vAlign w:val="center"/>
          </w:tcPr>
          <w:p w14:paraId="66C320A0">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3B87E432">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5471D44F">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54182459">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5DABDC40">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7AEC3826">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1AB2A7D3">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6F887BB3">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1DCEE01C">
        <w:tblPrEx>
          <w:tblCellMar>
            <w:top w:w="0" w:type="dxa"/>
            <w:left w:w="0" w:type="dxa"/>
            <w:bottom w:w="0" w:type="dxa"/>
            <w:right w:w="0" w:type="dxa"/>
          </w:tblCellMar>
        </w:tblPrEx>
        <w:trPr>
          <w:trHeight w:val="1210" w:hRule="exact"/>
        </w:trPr>
        <w:tc>
          <w:tcPr>
            <w:tcW w:w="828" w:type="dxa"/>
            <w:tcBorders>
              <w:top w:val="single" w:color="000000" w:sz="4" w:space="0"/>
              <w:left w:val="single" w:color="000000" w:sz="4" w:space="0"/>
              <w:bottom w:val="single" w:color="000000" w:sz="4" w:space="0"/>
              <w:right w:val="single" w:color="000000" w:sz="4" w:space="0"/>
            </w:tcBorders>
            <w:vAlign w:val="center"/>
          </w:tcPr>
          <w:p w14:paraId="7301F4CE">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ins w:id="1651" w:author="羊" w:date="2026-02-26T16:22:4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本季</w:t>
            </w:r>
          </w:p>
          <w:p w14:paraId="71A2BC1E">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度第</w:t>
            </w:r>
          </w:p>
          <w:p w14:paraId="0265F1F8">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三月</w:t>
            </w:r>
          </w:p>
        </w:tc>
        <w:tc>
          <w:tcPr>
            <w:tcW w:w="1056" w:type="dxa"/>
            <w:tcBorders>
              <w:top w:val="single" w:color="000000" w:sz="4" w:space="0"/>
              <w:left w:val="single" w:color="000000" w:sz="4" w:space="0"/>
              <w:bottom w:val="single" w:color="000000" w:sz="4" w:space="0"/>
              <w:right w:val="single" w:color="000000" w:sz="4" w:space="0"/>
            </w:tcBorders>
            <w:vAlign w:val="center"/>
          </w:tcPr>
          <w:p w14:paraId="618B500A">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553433DD">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4C16C1D0">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5873721D">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399628C7">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3CB15801">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4B620F97">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2F41321B">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r w14:paraId="1A417A81">
        <w:tblPrEx>
          <w:tblCellMar>
            <w:top w:w="0" w:type="dxa"/>
            <w:left w:w="0" w:type="dxa"/>
            <w:bottom w:w="0" w:type="dxa"/>
            <w:right w:w="0" w:type="dxa"/>
          </w:tblCellMar>
        </w:tblPrEx>
        <w:trPr>
          <w:trHeight w:val="810" w:hRule="exact"/>
        </w:trPr>
        <w:tc>
          <w:tcPr>
            <w:tcW w:w="828" w:type="dxa"/>
            <w:tcBorders>
              <w:top w:val="single" w:color="000000" w:sz="4" w:space="0"/>
              <w:left w:val="single" w:color="000000" w:sz="4" w:space="0"/>
              <w:bottom w:val="single" w:color="000000" w:sz="4" w:space="0"/>
              <w:right w:val="single" w:color="000000" w:sz="4" w:space="0"/>
            </w:tcBorders>
            <w:vAlign w:val="center"/>
          </w:tcPr>
          <w:p w14:paraId="19000FF7">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季度</w:t>
            </w:r>
          </w:p>
          <w:p w14:paraId="0F77642B">
            <w:pPr>
              <w:pStyle w:val="19"/>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合计</w:t>
            </w:r>
          </w:p>
        </w:tc>
        <w:tc>
          <w:tcPr>
            <w:tcW w:w="1056" w:type="dxa"/>
            <w:tcBorders>
              <w:top w:val="single" w:color="000000" w:sz="4" w:space="0"/>
              <w:left w:val="single" w:color="000000" w:sz="4" w:space="0"/>
              <w:bottom w:val="single" w:color="000000" w:sz="4" w:space="0"/>
              <w:right w:val="single" w:color="000000" w:sz="4" w:space="0"/>
            </w:tcBorders>
            <w:vAlign w:val="center"/>
          </w:tcPr>
          <w:p w14:paraId="070D01EA">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1A1C6DBC">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4203A230">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2B4D9CAB">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63535783">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7D749FA0">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3266CB07">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c>
          <w:tcPr>
            <w:tcW w:w="1056" w:type="dxa"/>
            <w:tcBorders>
              <w:top w:val="single" w:color="000000" w:sz="4" w:space="0"/>
              <w:left w:val="single" w:color="000000" w:sz="4" w:space="0"/>
              <w:bottom w:val="single" w:color="000000" w:sz="4" w:space="0"/>
              <w:right w:val="single" w:color="000000" w:sz="4" w:space="0"/>
            </w:tcBorders>
            <w:vAlign w:val="center"/>
          </w:tcPr>
          <w:p w14:paraId="271537A3">
            <w:pPr>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ascii="宋体" w:hAnsi="宋体" w:eastAsia="宋体" w:cs="宋体"/>
                <w:b w:val="0"/>
                <w:bCs w:val="0"/>
                <w:i w:val="0"/>
                <w:snapToGrid w:val="0"/>
                <w:spacing w:val="0"/>
                <w:w w:val="100"/>
                <w:position w:val="0"/>
                <w:sz w:val="21"/>
                <w:szCs w:val="21"/>
              </w:rPr>
            </w:pPr>
          </w:p>
        </w:tc>
      </w:tr>
    </w:tbl>
    <w:p w14:paraId="2A28E2F3">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3FCCC5EF">
      <w:pPr>
        <w:pStyle w:val="12"/>
        <w:keepNext w:val="0"/>
        <w:keepLines w:val="0"/>
        <w:pageBreakBefore w:val="0"/>
        <w:widowControl w:val="0"/>
        <w:tabs>
          <w:tab w:val="left" w:pos="2632"/>
          <w:tab w:val="left" w:pos="536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用工单位负责人：</w:t>
      </w:r>
      <w:ins w:id="1652" w:author="羊" w:date="2026-02-26T16:23:01Z">
        <w:r>
          <w:rPr>
            <w:rFonts w:hint="eastAsia" w:cs="宋体"/>
            <w:b w:val="0"/>
            <w:bCs w:val="0"/>
            <w:i w:val="0"/>
            <w:snapToGrid w:val="0"/>
            <w:spacing w:val="0"/>
            <w:w w:val="100"/>
            <w:position w:val="0"/>
            <w:sz w:val="21"/>
            <w:szCs w:val="21"/>
            <w:lang w:val="en-US" w:eastAsia="zh-CN"/>
          </w:rPr>
          <w:t xml:space="preserve">    </w:t>
        </w:r>
      </w:ins>
      <w:ins w:id="1653" w:author="羊" w:date="2026-02-26T16:23:02Z">
        <w:r>
          <w:rPr>
            <w:rFonts w:hint="eastAsia" w:cs="宋体"/>
            <w:b w:val="0"/>
            <w:bCs w:val="0"/>
            <w:i w:val="0"/>
            <w:snapToGrid w:val="0"/>
            <w:spacing w:val="0"/>
            <w:w w:val="100"/>
            <w:position w:val="0"/>
            <w:sz w:val="21"/>
            <w:szCs w:val="21"/>
            <w:lang w:val="en-US" w:eastAsia="zh-CN"/>
          </w:rPr>
          <w:t xml:space="preserve">   </w:t>
        </w:r>
      </w:ins>
      <w:ins w:id="1654" w:author="羊" w:date="2026-02-26T16:23:03Z">
        <w:r>
          <w:rPr>
            <w:rFonts w:hint="eastAsia" w:cs="宋体"/>
            <w:b w:val="0"/>
            <w:bCs w:val="0"/>
            <w:i w:val="0"/>
            <w:snapToGrid w:val="0"/>
            <w:spacing w:val="0"/>
            <w:w w:val="100"/>
            <w:position w:val="0"/>
            <w:sz w:val="21"/>
            <w:szCs w:val="21"/>
            <w:lang w:val="en-US" w:eastAsia="zh-CN"/>
          </w:rPr>
          <w:t xml:space="preserve"> </w:t>
        </w:r>
      </w:ins>
      <w:ins w:id="1655" w:author="羊" w:date="2026-02-26T16:23:04Z">
        <w:r>
          <w:rPr>
            <w:rFonts w:hint="eastAsia" w:cs="宋体"/>
            <w:b w:val="0"/>
            <w:bCs w:val="0"/>
            <w:i w:val="0"/>
            <w:snapToGrid w:val="0"/>
            <w:spacing w:val="0"/>
            <w:w w:val="100"/>
            <w:position w:val="0"/>
            <w:sz w:val="21"/>
            <w:szCs w:val="21"/>
            <w:lang w:val="en-US" w:eastAsia="zh-CN"/>
          </w:rPr>
          <w:t xml:space="preserve"> </w:t>
        </w:r>
      </w:ins>
      <w:ins w:id="1656" w:author="羊" w:date="2026-02-26T16:23:05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用工单位劳工管理员：</w:t>
      </w:r>
      <w:ins w:id="1657" w:author="羊" w:date="2026-02-26T16:23:06Z">
        <w:r>
          <w:rPr>
            <w:rFonts w:hint="eastAsia" w:cs="宋体"/>
            <w:b w:val="0"/>
            <w:bCs w:val="0"/>
            <w:i w:val="0"/>
            <w:snapToGrid w:val="0"/>
            <w:spacing w:val="0"/>
            <w:w w:val="100"/>
            <w:position w:val="0"/>
            <w:sz w:val="21"/>
            <w:szCs w:val="21"/>
            <w:lang w:val="en-US" w:eastAsia="zh-CN"/>
          </w:rPr>
          <w:t xml:space="preserve">   </w:t>
        </w:r>
      </w:ins>
      <w:ins w:id="1658" w:author="羊" w:date="2026-02-26T16:23:07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填表时间：</w:t>
      </w:r>
    </w:p>
    <w:p w14:paraId="52328469">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6CD7A929">
      <w:pPr>
        <w:pStyle w:val="12"/>
        <w:keepNext w:val="0"/>
        <w:keepLines w:val="0"/>
        <w:pageBreakBefore w:val="0"/>
        <w:widowControl w:val="0"/>
        <w:tabs>
          <w:tab w:val="left" w:pos="2949"/>
          <w:tab w:val="left" w:pos="536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659" w:author="羊" w:date="2026-02-26T16:22:5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注：此表为每季度末后5天内向项目所在地区县（自治县）劳动和社会保障行政部门报送。</w:t>
      </w:r>
    </w:p>
    <w:p w14:paraId="40B60F68">
      <w:pPr>
        <w:pStyle w:val="12"/>
        <w:keepNext w:val="0"/>
        <w:keepLines w:val="0"/>
        <w:pageBreakBefore w:val="0"/>
        <w:widowControl w:val="0"/>
        <w:tabs>
          <w:tab w:val="left" w:pos="2949"/>
          <w:tab w:val="left" w:pos="5363"/>
        </w:tabs>
        <w:kinsoku/>
        <w:wordWrap/>
        <w:overflowPunct/>
        <w:topLinePunct w:val="0"/>
        <w:autoSpaceDE/>
        <w:autoSpaceDN/>
        <w:bidi w:val="0"/>
        <w:adjustRightInd w:val="0"/>
        <w:snapToGrid w:val="0"/>
        <w:spacing w:before="0" w:line="360" w:lineRule="auto"/>
        <w:ind w:left="0" w:right="0" w:firstLine="840" w:firstLineChars="4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联系人：</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联系电话：</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传真：</w:t>
      </w:r>
    </w:p>
    <w:p w14:paraId="7C4F7746">
      <w:pPr>
        <w:keepNext w:val="0"/>
        <w:keepLines w:val="0"/>
        <w:pageBreakBefore w:val="0"/>
        <w:widowControl w:val="0"/>
        <w:kinsoku/>
        <w:wordWrap/>
        <w:overflowPunct/>
        <w:topLinePunct w:val="0"/>
        <w:autoSpaceDE/>
        <w:autoSpaceDN/>
        <w:bidi w:val="0"/>
        <w:adjustRightInd w:val="0"/>
        <w:snapToGrid w:val="0"/>
        <w:spacing w:after="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sectPr>
          <w:type w:val="continuous"/>
          <w:pgSz w:w="11910" w:h="16840"/>
          <w:pgMar w:top="1360" w:right="1200" w:bottom="280" w:left="1020" w:header="720" w:footer="720" w:gutter="0"/>
          <w:pgNumType w:fmt="decimal"/>
          <w:cols w:space="720" w:num="1"/>
        </w:sectPr>
      </w:pPr>
    </w:p>
    <w:p w14:paraId="045920C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0" w:firstLineChars="0"/>
        <w:jc w:val="both"/>
        <w:textAlignment w:val="auto"/>
        <w:rPr>
          <w:rFonts w:ascii="宋体" w:hAnsi="宋体" w:eastAsia="宋体" w:cs="宋体"/>
          <w:b w:val="0"/>
          <w:bCs w:val="0"/>
          <w:i w:val="0"/>
          <w:snapToGrid w:val="0"/>
          <w:spacing w:val="0"/>
          <w:w w:val="100"/>
          <w:position w:val="0"/>
          <w:sz w:val="21"/>
          <w:szCs w:val="21"/>
        </w:rPr>
      </w:pPr>
      <w:bookmarkStart w:id="358" w:name="附件9：质量保证金保函（如有）"/>
      <w:bookmarkEnd w:id="358"/>
      <w:r>
        <w:rPr>
          <w:rFonts w:ascii="宋体" w:hAnsi="宋体" w:eastAsia="宋体" w:cs="宋体"/>
          <w:b w:val="0"/>
          <w:bCs w:val="0"/>
          <w:i w:val="0"/>
          <w:snapToGrid w:val="0"/>
          <w:spacing w:val="0"/>
          <w:w w:val="100"/>
          <w:position w:val="0"/>
          <w:sz w:val="21"/>
          <w:szCs w:val="21"/>
        </w:rPr>
        <w:t>附件9：质量保证金保函（如有）</w:t>
      </w:r>
    </w:p>
    <w:p w14:paraId="5890BF5C">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br w:type="column"/>
      </w:r>
    </w:p>
    <w:p w14:paraId="4FF3FA4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643" w:firstLineChars="200"/>
        <w:jc w:val="both"/>
        <w:textAlignment w:val="auto"/>
        <w:rPr>
          <w:rFonts w:ascii="宋体" w:hAnsi="宋体" w:eastAsia="宋体" w:cs="宋体"/>
          <w:b/>
          <w:bCs/>
          <w:i w:val="0"/>
          <w:snapToGrid w:val="0"/>
          <w:spacing w:val="0"/>
          <w:w w:val="100"/>
          <w:position w:val="0"/>
          <w:sz w:val="32"/>
          <w:szCs w:val="32"/>
        </w:rPr>
      </w:pPr>
      <w:r>
        <w:rPr>
          <w:rFonts w:ascii="宋体" w:hAnsi="宋体" w:eastAsia="宋体" w:cs="宋体"/>
          <w:b/>
          <w:bCs/>
          <w:i w:val="0"/>
          <w:snapToGrid w:val="0"/>
          <w:spacing w:val="0"/>
          <w:w w:val="100"/>
          <w:position w:val="0"/>
          <w:sz w:val="32"/>
          <w:szCs w:val="32"/>
        </w:rPr>
        <w:t>工程质量保函示范文本</w:t>
      </w:r>
    </w:p>
    <w:p w14:paraId="1B0A0940">
      <w:pPr>
        <w:keepNext w:val="0"/>
        <w:keepLines w:val="0"/>
        <w:pageBreakBefore w:val="0"/>
        <w:widowControl w:val="0"/>
        <w:kinsoku/>
        <w:wordWrap/>
        <w:overflowPunct/>
        <w:topLinePunct w:val="0"/>
        <w:autoSpaceDE/>
        <w:autoSpaceDN/>
        <w:bidi w:val="0"/>
        <w:adjustRightInd w:val="0"/>
        <w:snapToGrid w:val="0"/>
        <w:spacing w:after="0" w:line="360" w:lineRule="auto"/>
        <w:ind w:left="0" w:right="0" w:firstLine="643" w:firstLineChars="200"/>
        <w:jc w:val="both"/>
        <w:textAlignment w:val="auto"/>
        <w:rPr>
          <w:rFonts w:ascii="宋体" w:hAnsi="宋体" w:eastAsia="宋体" w:cs="宋体"/>
          <w:b/>
          <w:bCs/>
          <w:i w:val="0"/>
          <w:snapToGrid w:val="0"/>
          <w:spacing w:val="0"/>
          <w:w w:val="100"/>
          <w:position w:val="0"/>
          <w:sz w:val="32"/>
          <w:szCs w:val="32"/>
        </w:rPr>
        <w:sectPr>
          <w:pgSz w:w="11910" w:h="16840"/>
          <w:pgMar w:top="1580" w:right="920" w:bottom="1400" w:left="1020" w:header="0" w:footer="1218" w:gutter="0"/>
          <w:pgNumType w:fmt="decimal"/>
          <w:cols w:equalWidth="0" w:num="2">
            <w:col w:w="3209" w:space="559"/>
            <w:col w:w="6202"/>
          </w:cols>
        </w:sectPr>
      </w:pPr>
    </w:p>
    <w:p w14:paraId="4F2FF163">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61443A2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660" w:author="羊" w:date="2026-02-26T16:23:2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申请人：</w:t>
      </w:r>
    </w:p>
    <w:p w14:paraId="74C8EE6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661" w:author="羊" w:date="2026-02-26T16:23:3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地址：</w:t>
      </w:r>
    </w:p>
    <w:p w14:paraId="5389763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662" w:author="羊" w:date="2026-02-26T16:23:3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受益人：</w:t>
      </w:r>
    </w:p>
    <w:p w14:paraId="2D3EE67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663" w:author="羊" w:date="2026-02-26T16:23:3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地址：</w:t>
      </w:r>
    </w:p>
    <w:p w14:paraId="35AC1C9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664" w:author="羊" w:date="2026-02-26T16:23:3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开立人：</w:t>
      </w:r>
    </w:p>
    <w:p w14:paraId="24AD429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地址：</w:t>
      </w:r>
    </w:p>
    <w:p w14:paraId="75C7332C">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7A40D41F">
      <w:pPr>
        <w:pStyle w:val="12"/>
        <w:keepNext w:val="0"/>
        <w:keepLines w:val="0"/>
        <w:pageBreakBefore w:val="0"/>
        <w:widowControl w:val="0"/>
        <w:tabs>
          <w:tab w:val="left" w:pos="1583"/>
        </w:tabs>
        <w:kinsoku/>
        <w:wordWrap/>
        <w:overflowPunct/>
        <w:topLinePunct w:val="0"/>
        <w:autoSpaceDE/>
        <w:autoSpaceDN/>
        <w:bidi w:val="0"/>
        <w:adjustRightInd w:val="0"/>
        <w:snapToGrid w:val="0"/>
        <w:spacing w:before="0" w:line="360" w:lineRule="auto"/>
        <w:ind w:left="0" w:right="0" w:firstLine="0" w:firstLineChars="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（受益人名称）：</w:t>
      </w:r>
    </w:p>
    <w:p w14:paraId="45BDB55B">
      <w:pPr>
        <w:pStyle w:val="12"/>
        <w:keepNext w:val="0"/>
        <w:keepLines w:val="0"/>
        <w:pageBreakBefore w:val="0"/>
        <w:widowControl w:val="0"/>
        <w:tabs>
          <w:tab w:val="left" w:pos="2001"/>
          <w:tab w:val="left" w:pos="5455"/>
          <w:tab w:val="left" w:pos="6808"/>
          <w:tab w:val="left" w:pos="8279"/>
          <w:tab w:val="left" w:pos="8805"/>
          <w:tab w:val="left" w:pos="9331"/>
          <w:tab w:val="left" w:pos="9647"/>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鉴于</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（以下简称“受益人”）与</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（以下简称“申请人”）于</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年</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月</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日就工程（以下简称“本工程”）施工和有关事项协商一致共同签订</w:t>
      </w:r>
      <w:r>
        <w:rPr>
          <w:rFonts w:ascii="宋体" w:hAnsi="宋体" w:eastAsia="宋体" w:cs="宋体"/>
          <w:b w:val="0"/>
          <w:bCs w:val="0"/>
          <w:i w:val="0"/>
          <w:snapToGrid w:val="0"/>
          <w:spacing w:val="0"/>
          <w:w w:val="100"/>
          <w:position w:val="0"/>
          <w:sz w:val="21"/>
          <w:szCs w:val="21"/>
          <w:u w:val="single" w:color="000000"/>
        </w:rPr>
        <w:t>《</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w:t>
      </w:r>
      <w:r>
        <w:rPr>
          <w:rFonts w:ascii="宋体" w:hAnsi="宋体" w:eastAsia="宋体" w:cs="宋体"/>
          <w:b w:val="0"/>
          <w:bCs w:val="0"/>
          <w:i w:val="0"/>
          <w:snapToGrid w:val="0"/>
          <w:spacing w:val="0"/>
          <w:w w:val="100"/>
          <w:position w:val="0"/>
          <w:sz w:val="21"/>
          <w:szCs w:val="21"/>
        </w:rPr>
        <w:t>合同名称）合同编号</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我方（即“开立人”）根据上述合同了解到申请人为合同项下之承包人，受益人为合同项下之发包人，基于申请人的请求，我方同意就申请人履行与贵方签订的合同项下的义务，向贵方提供不可撤销、不可转让的见索即付保函（以下简称“本保函”）。</w:t>
      </w:r>
    </w:p>
    <w:p w14:paraId="18616F8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一、本保函担保范围：承包人未按照合同约定履行工程缺陷责任期内的保修义务，应当向贵方承担的违约责任和赔偿因此造成的损失、利息、律师费、诉讼费用等实现债权的费用。</w:t>
      </w:r>
    </w:p>
    <w:p w14:paraId="44013C22">
      <w:pPr>
        <w:pStyle w:val="12"/>
        <w:keepNext w:val="0"/>
        <w:keepLines w:val="0"/>
        <w:pageBreakBefore w:val="0"/>
        <w:widowControl w:val="0"/>
        <w:tabs>
          <w:tab w:val="left" w:pos="4943"/>
          <w:tab w:val="left" w:pos="5572"/>
          <w:tab w:val="left" w:pos="6832"/>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665" w:author="羊" w:date="2026-02-26T16:23:4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二、本保函担保金额最高不超过人民币（大写）</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元（¥</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5FCEF4D8">
      <w:pPr>
        <w:pStyle w:val="12"/>
        <w:keepNext w:val="0"/>
        <w:keepLines w:val="0"/>
        <w:pageBreakBefore w:val="0"/>
        <w:widowControl w:val="0"/>
        <w:tabs>
          <w:tab w:val="left" w:pos="4943"/>
          <w:tab w:val="left" w:pos="5572"/>
          <w:tab w:val="left" w:pos="683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三、本保函有效期（保证期间）为以下第</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种：</w:t>
      </w:r>
    </w:p>
    <w:p w14:paraId="2431D553">
      <w:pPr>
        <w:pStyle w:val="12"/>
        <w:keepNext w:val="0"/>
        <w:keepLines w:val="0"/>
        <w:pageBreakBefore w:val="0"/>
        <w:widowControl w:val="0"/>
        <w:tabs>
          <w:tab w:val="left" w:pos="2949"/>
          <w:tab w:val="left" w:pos="3578"/>
          <w:tab w:val="left" w:pos="420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（1）本保函有效期至</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年</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月</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日。</w:t>
      </w:r>
    </w:p>
    <w:p w14:paraId="31E9EAA1">
      <w:pPr>
        <w:pStyle w:val="12"/>
        <w:keepNext w:val="0"/>
        <w:keepLines w:val="0"/>
        <w:pageBreakBefore w:val="0"/>
        <w:widowControl w:val="0"/>
        <w:tabs>
          <w:tab w:val="left" w:pos="4732"/>
          <w:tab w:val="left" w:pos="7231"/>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666" w:author="羊" w:date="2026-02-26T16:23:4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0C2E2FA0">
      <w:pPr>
        <w:pStyle w:val="12"/>
        <w:keepNext w:val="0"/>
        <w:keepLines w:val="0"/>
        <w:pageBreakBefore w:val="0"/>
        <w:widowControl w:val="0"/>
        <w:tabs>
          <w:tab w:val="left" w:pos="4732"/>
          <w:tab w:val="left" w:pos="7231"/>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四、我方承诺，在收到受益人发来的书面索赔通知和本保函原件后的</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个工作日内无条件支付至受益人指定账户，前述书面索赔通知即为付款要求之单据，且应满足以下要求：</w:t>
      </w:r>
    </w:p>
    <w:p w14:paraId="1B9FDEA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（1）索赔通知到达的日期在本保函的有效期内；</w:t>
      </w:r>
    </w:p>
    <w:p w14:paraId="64FACF5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（2）载明要求支付的金额；</w:t>
      </w:r>
    </w:p>
    <w:p w14:paraId="2C0BBE1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（3）载明申请人违反合同义务的条款和内容；</w:t>
      </w:r>
    </w:p>
    <w:p w14:paraId="15F2087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（4）声明不存在合同文件约定或我国法律规定免除申请人或开立人支付责任的情形；</w:t>
      </w:r>
    </w:p>
    <w:p w14:paraId="3EC9F2CB">
      <w:pPr>
        <w:pStyle w:val="12"/>
        <w:keepNext w:val="0"/>
        <w:keepLines w:val="0"/>
        <w:pageBreakBefore w:val="0"/>
        <w:widowControl w:val="0"/>
        <w:tabs>
          <w:tab w:val="left" w:pos="5992"/>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667" w:author="羊" w:date="2026-02-26T16:23:5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（5）索赔通知应在本保函有效期内到达的地址是：</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7FDD4D0A">
      <w:pPr>
        <w:pStyle w:val="12"/>
        <w:keepNext w:val="0"/>
        <w:keepLines w:val="0"/>
        <w:pageBreakBefore w:val="0"/>
        <w:widowControl w:val="0"/>
        <w:tabs>
          <w:tab w:val="left" w:pos="5992"/>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受益人发出的书面索赔通知应由其为鉴明受益人法定代表人（负责人）或授权代理人签名或盖个人名章并加盖公章。五、本保函项下的权利不得转让，不得设定担保。贵方未经我方书面同意转让本保函或其项下任何权利，对我方不发生法律效力。</w:t>
      </w:r>
    </w:p>
    <w:p w14:paraId="0D0C60C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六、与本保函有关的合同不成立、不生效、无效、被撤销、被解除，不影响本保函的独立有效。</w:t>
      </w:r>
    </w:p>
    <w:p w14:paraId="3A203797">
      <w:pPr>
        <w:keepNext w:val="0"/>
        <w:keepLines w:val="0"/>
        <w:pageBreakBefore w:val="0"/>
        <w:widowControl w:val="0"/>
        <w:kinsoku/>
        <w:wordWrap/>
        <w:overflowPunct/>
        <w:topLinePunct w:val="0"/>
        <w:autoSpaceDE/>
        <w:autoSpaceDN/>
        <w:bidi w:val="0"/>
        <w:adjustRightInd w:val="0"/>
        <w:snapToGrid w:val="0"/>
        <w:spacing w:after="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sectPr>
          <w:type w:val="continuous"/>
          <w:pgSz w:w="11910" w:h="16840"/>
          <w:pgMar w:top="1360" w:right="920" w:bottom="280" w:left="1020" w:header="720" w:footer="720" w:gutter="0"/>
          <w:pgNumType w:fmt="decimal"/>
          <w:cols w:space="720" w:num="1"/>
        </w:sectPr>
      </w:pPr>
    </w:p>
    <w:p w14:paraId="05E4F8C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七、贵方应在本保函到期后的七个工作日内将本保函正本退回我方注销，但是不论贵方是否按此要求将本保函正本退回我方，我方在本保函项下的义务和责任均在保函有效期到期后自动消灭。</w:t>
      </w:r>
    </w:p>
    <w:p w14:paraId="21D49398">
      <w:pPr>
        <w:pStyle w:val="12"/>
        <w:keepNext w:val="0"/>
        <w:keepLines w:val="0"/>
        <w:pageBreakBefore w:val="0"/>
        <w:widowControl w:val="0"/>
        <w:tabs>
          <w:tab w:val="left" w:pos="5783"/>
          <w:tab w:val="left" w:pos="7883"/>
          <w:tab w:val="left" w:pos="924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668" w:author="羊" w:date="2026-02-26T16:24:1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八、本保函适用的法律为中华人民共和国法律，争议裁判管辖地为中华人民共和国</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79DB1FE7">
      <w:pPr>
        <w:pStyle w:val="12"/>
        <w:keepNext w:val="0"/>
        <w:keepLines w:val="0"/>
        <w:pageBreakBefore w:val="0"/>
        <w:widowControl w:val="0"/>
        <w:tabs>
          <w:tab w:val="left" w:pos="5783"/>
          <w:tab w:val="left" w:pos="7883"/>
          <w:tab w:val="left" w:pos="924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669" w:author="羊" w:date="2026-02-26T16:24:1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九、本保函自我方法定代表人或授权代表签名或盖个人名章并加盖公章或合同专用章之日起生效。</w:t>
      </w:r>
    </w:p>
    <w:p w14:paraId="680D0868">
      <w:pPr>
        <w:pStyle w:val="12"/>
        <w:keepNext w:val="0"/>
        <w:keepLines w:val="0"/>
        <w:pageBreakBefore w:val="0"/>
        <w:widowControl w:val="0"/>
        <w:tabs>
          <w:tab w:val="left" w:pos="5783"/>
          <w:tab w:val="left" w:pos="7883"/>
          <w:tab w:val="left" w:pos="924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十、本保函在重庆市辖区范围内的核验地点：</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；核验方式：</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rPr>
        <w:t>。</w:t>
      </w:r>
    </w:p>
    <w:p w14:paraId="4DD94F5B">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3017FFC9">
      <w:pPr>
        <w:pStyle w:val="12"/>
        <w:keepNext w:val="0"/>
        <w:keepLines w:val="0"/>
        <w:pageBreakBefore w:val="0"/>
        <w:widowControl w:val="0"/>
        <w:tabs>
          <w:tab w:val="left" w:pos="1163"/>
          <w:tab w:val="left" w:pos="2003"/>
          <w:tab w:val="left" w:pos="2632"/>
          <w:tab w:val="left" w:pos="3263"/>
          <w:tab w:val="left" w:pos="4103"/>
          <w:tab w:val="left" w:pos="5258"/>
          <w:tab w:val="left" w:pos="604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670" w:author="羊" w:date="2026-02-26T16:24:18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开立人：</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ins w:id="1671" w:author="羊" w:date="2026-02-26T16:24:28Z">
        <w:r>
          <w:rPr>
            <w:rFonts w:hint="eastAsia" w:cs="宋体"/>
            <w:b w:val="0"/>
            <w:bCs w:val="0"/>
            <w:i w:val="0"/>
            <w:snapToGrid w:val="0"/>
            <w:spacing w:val="0"/>
            <w:w w:val="100"/>
            <w:position w:val="0"/>
            <w:sz w:val="21"/>
            <w:szCs w:val="21"/>
            <w:u w:val="single" w:color="000000"/>
            <w:lang w:val="en-US" w:eastAsia="zh-CN"/>
          </w:rPr>
          <w:t xml:space="preserve"> </w:t>
        </w:r>
      </w:ins>
      <w:r>
        <w:rPr>
          <w:rFonts w:ascii="宋体" w:hAnsi="宋体" w:eastAsia="宋体" w:cs="宋体"/>
          <w:b w:val="0"/>
          <w:bCs w:val="0"/>
          <w:i w:val="0"/>
          <w:snapToGrid w:val="0"/>
          <w:spacing w:val="0"/>
          <w:w w:val="100"/>
          <w:position w:val="0"/>
          <w:sz w:val="21"/>
          <w:szCs w:val="21"/>
        </w:rPr>
        <w:t>（公章）</w:t>
      </w:r>
    </w:p>
    <w:p w14:paraId="5269FBDF">
      <w:pPr>
        <w:pStyle w:val="12"/>
        <w:keepNext w:val="0"/>
        <w:keepLines w:val="0"/>
        <w:pageBreakBefore w:val="0"/>
        <w:widowControl w:val="0"/>
        <w:tabs>
          <w:tab w:val="left" w:pos="1163"/>
          <w:tab w:val="left" w:pos="2003"/>
          <w:tab w:val="left" w:pos="2632"/>
          <w:tab w:val="left" w:pos="3263"/>
          <w:tab w:val="left" w:pos="4103"/>
          <w:tab w:val="left" w:pos="5258"/>
          <w:tab w:val="left" w:pos="604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672" w:author="羊" w:date="2026-02-26T16:24:2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法定代表人（或授权代表）：</w:t>
      </w:r>
      <w:r>
        <w:rPr>
          <w:rFonts w:ascii="宋体" w:hAnsi="宋体" w:eastAsia="宋体" w:cs="宋体"/>
          <w:b w:val="0"/>
          <w:bCs w:val="0"/>
          <w:i w:val="0"/>
          <w:snapToGrid w:val="0"/>
          <w:spacing w:val="0"/>
          <w:w w:val="100"/>
          <w:position w:val="0"/>
          <w:sz w:val="21"/>
          <w:szCs w:val="21"/>
          <w:u w:val="single" w:color="000000"/>
        </w:rPr>
        <w:tab/>
      </w:r>
      <w:ins w:id="1673" w:author="羊" w:date="2026-02-26T16:24:25Z">
        <w:r>
          <w:rPr>
            <w:rFonts w:hint="eastAsia" w:cs="宋体"/>
            <w:b w:val="0"/>
            <w:bCs w:val="0"/>
            <w:i w:val="0"/>
            <w:snapToGrid w:val="0"/>
            <w:spacing w:val="0"/>
            <w:w w:val="100"/>
            <w:position w:val="0"/>
            <w:sz w:val="21"/>
            <w:szCs w:val="21"/>
            <w:u w:val="single" w:color="000000"/>
            <w:lang w:val="en-US" w:eastAsia="zh-CN"/>
          </w:rPr>
          <w:t xml:space="preserve">    </w:t>
        </w:r>
      </w:ins>
      <w:ins w:id="1674" w:author="羊" w:date="2026-02-26T16:24:26Z">
        <w:r>
          <w:rPr>
            <w:rFonts w:hint="eastAsia" w:cs="宋体"/>
            <w:b w:val="0"/>
            <w:bCs w:val="0"/>
            <w:i w:val="0"/>
            <w:snapToGrid w:val="0"/>
            <w:spacing w:val="0"/>
            <w:w w:val="100"/>
            <w:position w:val="0"/>
            <w:sz w:val="21"/>
            <w:szCs w:val="21"/>
            <w:u w:val="single" w:color="000000"/>
            <w:lang w:val="en-US" w:eastAsia="zh-CN"/>
          </w:rPr>
          <w:t xml:space="preserve">    </w:t>
        </w:r>
      </w:ins>
      <w:r>
        <w:rPr>
          <w:rFonts w:ascii="宋体" w:hAnsi="宋体" w:eastAsia="宋体" w:cs="宋体"/>
          <w:b w:val="0"/>
          <w:bCs w:val="0"/>
          <w:i w:val="0"/>
          <w:snapToGrid w:val="0"/>
          <w:spacing w:val="0"/>
          <w:w w:val="100"/>
          <w:position w:val="0"/>
          <w:sz w:val="21"/>
          <w:szCs w:val="21"/>
        </w:rPr>
        <w:t>（签名或盖个人名章）</w:t>
      </w:r>
    </w:p>
    <w:p w14:paraId="47C75FF8">
      <w:pPr>
        <w:pStyle w:val="12"/>
        <w:keepNext w:val="0"/>
        <w:keepLines w:val="0"/>
        <w:pageBreakBefore w:val="0"/>
        <w:widowControl w:val="0"/>
        <w:tabs>
          <w:tab w:val="left" w:pos="1163"/>
          <w:tab w:val="left" w:pos="2003"/>
          <w:tab w:val="left" w:pos="2632"/>
          <w:tab w:val="left" w:pos="3263"/>
          <w:tab w:val="left" w:pos="4103"/>
          <w:tab w:val="left" w:pos="5258"/>
          <w:tab w:val="left" w:pos="604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675" w:author="羊" w:date="2026-02-26T16:24:21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地</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址：</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p>
    <w:p w14:paraId="46811002">
      <w:pPr>
        <w:pStyle w:val="12"/>
        <w:keepNext w:val="0"/>
        <w:keepLines w:val="0"/>
        <w:pageBreakBefore w:val="0"/>
        <w:widowControl w:val="0"/>
        <w:tabs>
          <w:tab w:val="left" w:pos="1163"/>
          <w:tab w:val="left" w:pos="2003"/>
          <w:tab w:val="left" w:pos="2632"/>
          <w:tab w:val="left" w:pos="3263"/>
          <w:tab w:val="left" w:pos="4103"/>
          <w:tab w:val="left" w:pos="5258"/>
          <w:tab w:val="left" w:pos="604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676" w:author="羊" w:date="2026-02-26T16:24:21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邮政编码：</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p>
    <w:p w14:paraId="1DD3C3A5">
      <w:pPr>
        <w:pStyle w:val="12"/>
        <w:keepNext w:val="0"/>
        <w:keepLines w:val="0"/>
        <w:pageBreakBefore w:val="0"/>
        <w:widowControl w:val="0"/>
        <w:tabs>
          <w:tab w:val="left" w:pos="1163"/>
          <w:tab w:val="left" w:pos="2003"/>
          <w:tab w:val="left" w:pos="2632"/>
          <w:tab w:val="left" w:pos="3263"/>
          <w:tab w:val="left" w:pos="4103"/>
          <w:tab w:val="left" w:pos="5258"/>
          <w:tab w:val="left" w:pos="604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677" w:author="羊" w:date="2026-02-26T16:24:22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电</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话：</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p>
    <w:p w14:paraId="674BDD28">
      <w:pPr>
        <w:pStyle w:val="12"/>
        <w:keepNext w:val="0"/>
        <w:keepLines w:val="0"/>
        <w:pageBreakBefore w:val="0"/>
        <w:widowControl w:val="0"/>
        <w:tabs>
          <w:tab w:val="left" w:pos="1163"/>
          <w:tab w:val="left" w:pos="2003"/>
          <w:tab w:val="left" w:pos="2632"/>
          <w:tab w:val="left" w:pos="3263"/>
          <w:tab w:val="left" w:pos="4103"/>
          <w:tab w:val="left" w:pos="5258"/>
          <w:tab w:val="left" w:pos="6043"/>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678" w:author="羊" w:date="2026-02-26T16:24:23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传</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真：</w:t>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r>
        <w:rPr>
          <w:rFonts w:ascii="宋体" w:hAnsi="宋体" w:eastAsia="宋体" w:cs="宋体"/>
          <w:b w:val="0"/>
          <w:bCs w:val="0"/>
          <w:i w:val="0"/>
          <w:snapToGrid w:val="0"/>
          <w:spacing w:val="0"/>
          <w:w w:val="100"/>
          <w:position w:val="0"/>
          <w:sz w:val="21"/>
          <w:szCs w:val="21"/>
          <w:u w:val="single" w:color="000000"/>
        </w:rPr>
        <w:tab/>
      </w:r>
    </w:p>
    <w:p w14:paraId="2EA6A550">
      <w:pPr>
        <w:pStyle w:val="12"/>
        <w:keepNext w:val="0"/>
        <w:keepLines w:val="0"/>
        <w:pageBreakBefore w:val="0"/>
        <w:widowControl w:val="0"/>
        <w:tabs>
          <w:tab w:val="left" w:pos="1163"/>
          <w:tab w:val="left" w:pos="2003"/>
          <w:tab w:val="left" w:pos="2632"/>
          <w:tab w:val="left" w:pos="3263"/>
          <w:tab w:val="left" w:pos="4103"/>
          <w:tab w:val="left" w:pos="5258"/>
          <w:tab w:val="left" w:pos="6043"/>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开立时间：</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年</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月</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日</w:t>
      </w:r>
    </w:p>
    <w:p w14:paraId="5C18CCBF">
      <w:pPr>
        <w:keepNext w:val="0"/>
        <w:keepLines w:val="0"/>
        <w:pageBreakBefore w:val="0"/>
        <w:widowControl w:val="0"/>
        <w:kinsoku/>
        <w:wordWrap/>
        <w:overflowPunct/>
        <w:topLinePunct w:val="0"/>
        <w:autoSpaceDE/>
        <w:autoSpaceDN/>
        <w:bidi w:val="0"/>
        <w:adjustRightInd w:val="0"/>
        <w:snapToGrid w:val="0"/>
        <w:spacing w:after="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sectPr>
          <w:pgSz w:w="11910" w:h="16840"/>
          <w:pgMar w:top="1360" w:right="1020" w:bottom="1400" w:left="1020" w:header="0" w:footer="1218" w:gutter="0"/>
          <w:pgNumType w:fmt="decimal"/>
          <w:cols w:space="720" w:num="1"/>
        </w:sectPr>
      </w:pPr>
    </w:p>
    <w:p w14:paraId="5D9009D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0" w:firstLineChars="0"/>
        <w:jc w:val="both"/>
        <w:textAlignment w:val="auto"/>
        <w:rPr>
          <w:rFonts w:ascii="宋体" w:hAnsi="宋体" w:eastAsia="宋体" w:cs="宋体"/>
          <w:b w:val="0"/>
          <w:bCs w:val="0"/>
          <w:i w:val="0"/>
          <w:snapToGrid w:val="0"/>
          <w:spacing w:val="0"/>
          <w:w w:val="100"/>
          <w:position w:val="0"/>
          <w:sz w:val="21"/>
          <w:szCs w:val="21"/>
        </w:rPr>
      </w:pPr>
      <w:bookmarkStart w:id="359" w:name="附件10：环水保合同"/>
      <w:bookmarkEnd w:id="359"/>
      <w:r>
        <w:rPr>
          <w:rFonts w:ascii="宋体" w:hAnsi="宋体" w:eastAsia="宋体" w:cs="宋体"/>
          <w:b w:val="0"/>
          <w:bCs w:val="0"/>
          <w:i w:val="0"/>
          <w:snapToGrid w:val="0"/>
          <w:spacing w:val="0"/>
          <w:w w:val="100"/>
          <w:position w:val="0"/>
          <w:sz w:val="21"/>
          <w:szCs w:val="21"/>
        </w:rPr>
        <w:t>附件10：环水保合同</w:t>
      </w:r>
    </w:p>
    <w:p w14:paraId="62A339BE">
      <w:pPr>
        <w:keepNext w:val="0"/>
        <w:keepLines w:val="0"/>
        <w:pageBreakBefore w:val="0"/>
        <w:widowControl w:val="0"/>
        <w:kinsoku/>
        <w:wordWrap/>
        <w:overflowPunct/>
        <w:topLinePunct w:val="0"/>
        <w:autoSpaceDE/>
        <w:autoSpaceDN/>
        <w:bidi w:val="0"/>
        <w:adjustRightInd w:val="0"/>
        <w:snapToGrid w:val="0"/>
        <w:spacing w:line="360" w:lineRule="auto"/>
        <w:ind w:left="0" w:right="0" w:firstLine="643" w:firstLineChars="200"/>
        <w:jc w:val="center"/>
        <w:textAlignment w:val="auto"/>
        <w:rPr>
          <w:rFonts w:ascii="宋体" w:hAnsi="宋体" w:eastAsia="宋体" w:cs="宋体"/>
          <w:b/>
          <w:bCs/>
          <w:i w:val="0"/>
          <w:snapToGrid w:val="0"/>
          <w:spacing w:val="0"/>
          <w:w w:val="100"/>
          <w:position w:val="0"/>
          <w:sz w:val="32"/>
          <w:szCs w:val="32"/>
        </w:rPr>
      </w:pPr>
      <w:r>
        <w:rPr>
          <w:rFonts w:ascii="宋体" w:hAnsi="宋体" w:eastAsia="宋体" w:cs="宋体"/>
          <w:b/>
          <w:bCs/>
          <w:i w:val="0"/>
          <w:snapToGrid w:val="0"/>
          <w:spacing w:val="0"/>
          <w:w w:val="100"/>
          <w:position w:val="0"/>
          <w:sz w:val="32"/>
          <w:szCs w:val="32"/>
        </w:rPr>
        <w:t>环水保合同</w:t>
      </w:r>
    </w:p>
    <w:p w14:paraId="0CD56778">
      <w:pPr>
        <w:pStyle w:val="12"/>
        <w:keepNext w:val="0"/>
        <w:keepLines w:val="0"/>
        <w:pageBreakBefore w:val="0"/>
        <w:widowControl w:val="0"/>
        <w:tabs>
          <w:tab w:val="left" w:pos="6255"/>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679" w:author="羊" w:date="2026-02-26T18:34:11Z"/>
          <w:rFonts w:ascii="宋体" w:hAnsi="宋体" w:eastAsia="宋体" w:cs="宋体"/>
          <w:b w:val="0"/>
          <w:bCs w:val="0"/>
          <w:i w:val="0"/>
          <w:snapToGrid w:val="0"/>
          <w:spacing w:val="0"/>
          <w:w w:val="100"/>
          <w:position w:val="0"/>
          <w:sz w:val="21"/>
          <w:szCs w:val="21"/>
          <w:u w:val="single" w:color="000000"/>
        </w:rPr>
      </w:pPr>
      <w:r>
        <w:rPr>
          <w:rFonts w:ascii="宋体" w:hAnsi="宋体" w:eastAsia="宋体" w:cs="宋体"/>
          <w:b w:val="0"/>
          <w:bCs w:val="0"/>
          <w:i w:val="0"/>
          <w:snapToGrid w:val="0"/>
          <w:spacing w:val="0"/>
          <w:w w:val="100"/>
          <w:position w:val="0"/>
          <w:sz w:val="21"/>
          <w:szCs w:val="21"/>
        </w:rPr>
        <w:t>甲方（全称）：</w:t>
      </w:r>
      <w:ins w:id="1680" w:author="羊" w:date="2026-02-26T18:34:09Z">
        <w:r>
          <w:rPr>
            <w:rFonts w:ascii="宋体" w:hAnsi="宋体" w:eastAsia="宋体" w:cs="宋体"/>
            <w:b w:val="0"/>
            <w:bCs w:val="0"/>
            <w:i w:val="0"/>
            <w:snapToGrid w:val="0"/>
            <w:spacing w:val="0"/>
            <w:w w:val="100"/>
            <w:position w:val="0"/>
            <w:sz w:val="21"/>
            <w:szCs w:val="21"/>
            <w:u w:val="single" w:color="000000"/>
          </w:rPr>
          <w:t>重庆航运建设发展(集团</w:t>
        </w:r>
      </w:ins>
      <w:ins w:id="1681" w:author="羊" w:date="2026-02-26T18:34:09Z">
        <w:r>
          <w:rPr>
            <w:rFonts w:hint="eastAsia" w:cs="宋体"/>
            <w:b w:val="0"/>
            <w:bCs w:val="0"/>
            <w:i w:val="0"/>
            <w:snapToGrid w:val="0"/>
            <w:spacing w:val="0"/>
            <w:w w:val="100"/>
            <w:position w:val="0"/>
            <w:sz w:val="21"/>
            <w:szCs w:val="21"/>
            <w:u w:val="single" w:color="000000"/>
            <w:lang w:val="en-US" w:eastAsia="zh-CN"/>
          </w:rPr>
          <w:t>)</w:t>
        </w:r>
      </w:ins>
      <w:ins w:id="1682" w:author="羊" w:date="2026-02-26T18:34:09Z">
        <w:r>
          <w:rPr>
            <w:rFonts w:ascii="宋体" w:hAnsi="宋体" w:eastAsia="宋体" w:cs="宋体"/>
            <w:b w:val="0"/>
            <w:bCs w:val="0"/>
            <w:i w:val="0"/>
            <w:snapToGrid w:val="0"/>
            <w:spacing w:val="0"/>
            <w:w w:val="100"/>
            <w:position w:val="0"/>
            <w:sz w:val="21"/>
            <w:szCs w:val="21"/>
            <w:u w:val="single" w:color="000000"/>
          </w:rPr>
          <w:t>有限公司</w:t>
        </w:r>
      </w:ins>
    </w:p>
    <w:p w14:paraId="58E5D28B">
      <w:pPr>
        <w:pStyle w:val="12"/>
        <w:keepNext w:val="0"/>
        <w:keepLines w:val="0"/>
        <w:pageBreakBefore w:val="0"/>
        <w:widowControl w:val="0"/>
        <w:tabs>
          <w:tab w:val="left" w:pos="6255"/>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683" w:author="羊" w:date="2026-02-26T16:24:49Z"/>
          <w:rFonts w:hint="default" w:ascii="宋体" w:hAnsi="宋体" w:eastAsia="宋体" w:cs="宋体"/>
          <w:b w:val="0"/>
          <w:bCs w:val="0"/>
          <w:i w:val="0"/>
          <w:snapToGrid w:val="0"/>
          <w:spacing w:val="0"/>
          <w:w w:val="100"/>
          <w:position w:val="0"/>
          <w:sz w:val="21"/>
          <w:szCs w:val="21"/>
          <w:u w:val="single" w:color="000000"/>
          <w:lang w:val="en-US" w:eastAsia="zh-CN"/>
        </w:rPr>
      </w:pPr>
      <w:r>
        <w:rPr>
          <w:rFonts w:ascii="宋体" w:hAnsi="宋体" w:eastAsia="宋体" w:cs="宋体"/>
          <w:b w:val="0"/>
          <w:bCs w:val="0"/>
          <w:i w:val="0"/>
          <w:snapToGrid w:val="0"/>
          <w:spacing w:val="0"/>
          <w:w w:val="100"/>
          <w:position w:val="0"/>
          <w:sz w:val="21"/>
          <w:szCs w:val="21"/>
        </w:rPr>
        <w:t>乙方（全称）：</w:t>
      </w:r>
      <w:ins w:id="1684" w:author="羊" w:date="2026-02-26T18:33:45Z">
        <w:r>
          <w:rPr>
            <w:rFonts w:hint="eastAsia" w:cs="宋体"/>
            <w:b w:val="0"/>
            <w:bCs w:val="0"/>
            <w:i w:val="0"/>
            <w:snapToGrid w:val="0"/>
            <w:spacing w:val="0"/>
            <w:w w:val="100"/>
            <w:position w:val="0"/>
            <w:sz w:val="21"/>
            <w:szCs w:val="21"/>
            <w:u w:val="single"/>
            <w:lang w:val="en-US" w:eastAsia="zh-CN"/>
          </w:rPr>
          <w:t xml:space="preserve">  </w:t>
        </w:r>
      </w:ins>
      <w:ins w:id="1685" w:author="羊" w:date="2026-02-26T18:33:43Z">
        <w:r>
          <w:rPr>
            <w:rFonts w:hint="eastAsia" w:cs="宋体"/>
            <w:b w:val="0"/>
            <w:bCs w:val="0"/>
            <w:i w:val="0"/>
            <w:snapToGrid w:val="0"/>
            <w:spacing w:val="0"/>
            <w:w w:val="100"/>
            <w:position w:val="0"/>
            <w:sz w:val="21"/>
            <w:szCs w:val="21"/>
            <w:u w:val="single" w:color="auto"/>
            <w:lang w:val="en-US" w:eastAsia="zh-CN"/>
          </w:rPr>
          <w:t>中交第一航务工程局有限公司</w:t>
        </w:r>
      </w:ins>
      <w:ins w:id="1686" w:author="羊" w:date="2026-02-26T18:33:44Z">
        <w:r>
          <w:rPr>
            <w:rFonts w:hint="eastAsia" w:cs="宋体"/>
            <w:b w:val="0"/>
            <w:bCs w:val="0"/>
            <w:i w:val="0"/>
            <w:snapToGrid w:val="0"/>
            <w:spacing w:val="0"/>
            <w:w w:val="100"/>
            <w:position w:val="0"/>
            <w:sz w:val="21"/>
            <w:szCs w:val="21"/>
            <w:u w:val="single" w:color="000000"/>
            <w:lang w:val="en-US" w:eastAsia="zh-CN"/>
          </w:rPr>
          <w:t xml:space="preserve">  </w:t>
        </w:r>
      </w:ins>
    </w:p>
    <w:p w14:paraId="1C6CA087">
      <w:pPr>
        <w:pStyle w:val="12"/>
        <w:keepNext w:val="0"/>
        <w:keepLines w:val="0"/>
        <w:pageBreakBefore w:val="0"/>
        <w:widowControl w:val="0"/>
        <w:tabs>
          <w:tab w:val="left" w:pos="6255"/>
        </w:tabs>
        <w:kinsoku/>
        <w:wordWrap/>
        <w:overflowPunct/>
        <w:topLinePunct w:val="0"/>
        <w:autoSpaceDE/>
        <w:autoSpaceDN/>
        <w:bidi w:val="0"/>
        <w:adjustRightInd w:val="0"/>
        <w:snapToGrid w:val="0"/>
        <w:spacing w:before="0" w:line="360" w:lineRule="auto"/>
        <w:ind w:left="0" w:right="0" w:firstLine="420" w:firstLineChars="200"/>
        <w:jc w:val="both"/>
        <w:textAlignment w:val="auto"/>
        <w:rPr>
          <w:del w:id="1687" w:author="羊" w:date="2026-02-26T18:34:2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为贯彻落实《中华人民共和国环境保护法》《重庆市环境保护条例》和及水土保持的有关规定，保证</w:t>
      </w:r>
      <w:ins w:id="1688" w:author="羊" w:date="2026-02-26T18:20:28Z">
        <w:r>
          <w:rPr>
            <w:rFonts w:hint="eastAsia" w:cs="宋体"/>
            <w:b w:val="0"/>
            <w:bCs w:val="0"/>
            <w:i w:val="0"/>
            <w:snapToGrid w:val="0"/>
            <w:spacing w:val="0"/>
            <w:w w:val="100"/>
            <w:position w:val="0"/>
            <w:sz w:val="21"/>
            <w:szCs w:val="21"/>
            <w:u w:val="single" w:color="auto"/>
            <w:lang w:val="en-US" w:eastAsia="zh-CN"/>
          </w:rPr>
          <w:t xml:space="preserve"> </w:t>
        </w:r>
      </w:ins>
      <w:ins w:id="1689" w:author="羊" w:date="2026-02-26T18:20:28Z">
        <w:r>
          <w:rPr>
            <w:rFonts w:ascii="宋体" w:hAnsi="宋体" w:eastAsia="宋体" w:cs="宋体"/>
            <w:b w:val="0"/>
            <w:bCs w:val="0"/>
            <w:i w:val="0"/>
            <w:snapToGrid w:val="0"/>
            <w:spacing w:val="0"/>
            <w:w w:val="100"/>
            <w:position w:val="0"/>
            <w:sz w:val="21"/>
            <w:szCs w:val="21"/>
            <w:u w:val="single" w:color="auto"/>
          </w:rPr>
          <w:t>涪江干流富金坝电厂船闸扩能升级改造工程</w:t>
        </w:r>
      </w:ins>
      <w:r>
        <w:rPr>
          <w:rFonts w:ascii="宋体" w:hAnsi="宋体" w:eastAsia="宋体" w:cs="宋体"/>
          <w:b w:val="0"/>
          <w:bCs w:val="0"/>
          <w:i w:val="0"/>
          <w:snapToGrid w:val="0"/>
          <w:spacing w:val="0"/>
          <w:w w:val="100"/>
          <w:position w:val="0"/>
          <w:sz w:val="21"/>
          <w:szCs w:val="21"/>
          <w:u w:val="single" w:color="000000"/>
        </w:rPr>
        <w:t>（项目名称）合同段</w:t>
      </w:r>
      <w:r>
        <w:rPr>
          <w:rFonts w:ascii="宋体" w:hAnsi="宋体" w:eastAsia="宋体" w:cs="宋体"/>
          <w:b w:val="0"/>
          <w:bCs w:val="0"/>
          <w:i w:val="0"/>
          <w:snapToGrid w:val="0"/>
          <w:spacing w:val="0"/>
          <w:w w:val="100"/>
          <w:position w:val="0"/>
          <w:sz w:val="21"/>
          <w:szCs w:val="21"/>
        </w:rPr>
        <w:t>合同的环境保护管理工作顺利开展，切实搞好本项目的管理工作，本项目甲方</w:t>
      </w:r>
      <w:ins w:id="1690" w:author="羊" w:date="2026-02-26T18:34:22Z">
        <w:r>
          <w:rPr>
            <w:rFonts w:hint="eastAsia" w:cs="宋体"/>
            <w:b w:val="0"/>
            <w:bCs w:val="0"/>
            <w:i w:val="0"/>
            <w:snapToGrid w:val="0"/>
            <w:spacing w:val="0"/>
            <w:w w:val="100"/>
            <w:position w:val="0"/>
            <w:sz w:val="21"/>
            <w:szCs w:val="21"/>
            <w:u w:val="single"/>
            <w:lang w:val="en-US" w:eastAsia="zh-CN"/>
          </w:rPr>
          <w:t xml:space="preserve"> </w:t>
        </w:r>
      </w:ins>
      <w:ins w:id="1691" w:author="羊" w:date="2026-02-26T18:34:20Z">
        <w:r>
          <w:rPr>
            <w:rFonts w:ascii="宋体" w:hAnsi="宋体" w:eastAsia="宋体" w:cs="宋体"/>
            <w:b w:val="0"/>
            <w:bCs w:val="0"/>
            <w:i w:val="0"/>
            <w:snapToGrid w:val="0"/>
            <w:spacing w:val="0"/>
            <w:w w:val="100"/>
            <w:position w:val="0"/>
            <w:sz w:val="21"/>
            <w:szCs w:val="21"/>
            <w:u w:val="single" w:color="000000"/>
          </w:rPr>
          <w:t>重庆航运建设发展(集团</w:t>
        </w:r>
      </w:ins>
      <w:ins w:id="1692" w:author="羊" w:date="2026-02-26T18:34:20Z">
        <w:r>
          <w:rPr>
            <w:rFonts w:hint="eastAsia" w:cs="宋体"/>
            <w:b w:val="0"/>
            <w:bCs w:val="0"/>
            <w:i w:val="0"/>
            <w:snapToGrid w:val="0"/>
            <w:spacing w:val="0"/>
            <w:w w:val="100"/>
            <w:position w:val="0"/>
            <w:sz w:val="21"/>
            <w:szCs w:val="21"/>
            <w:u w:val="single" w:color="000000"/>
            <w:lang w:val="en-US" w:eastAsia="zh-CN"/>
          </w:rPr>
          <w:t>)</w:t>
        </w:r>
      </w:ins>
      <w:ins w:id="1693" w:author="羊" w:date="2026-02-26T18:34:20Z">
        <w:r>
          <w:rPr>
            <w:rFonts w:ascii="宋体" w:hAnsi="宋体" w:eastAsia="宋体" w:cs="宋体"/>
            <w:b w:val="0"/>
            <w:bCs w:val="0"/>
            <w:i w:val="0"/>
            <w:snapToGrid w:val="0"/>
            <w:spacing w:val="0"/>
            <w:w w:val="100"/>
            <w:position w:val="0"/>
            <w:sz w:val="21"/>
            <w:szCs w:val="21"/>
            <w:u w:val="single" w:color="000000"/>
          </w:rPr>
          <w:t>有限公司</w:t>
        </w:r>
      </w:ins>
    </w:p>
    <w:p w14:paraId="480D0525">
      <w:pPr>
        <w:pStyle w:val="12"/>
        <w:keepNext w:val="0"/>
        <w:keepLines w:val="0"/>
        <w:pageBreakBefore w:val="0"/>
        <w:widowControl w:val="0"/>
        <w:tabs>
          <w:tab w:val="left" w:pos="6255"/>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del w:id="1694" w:author="羊" w:date="2026-02-26T18:34:20Z">
        <w:r>
          <w:rPr>
            <w:rFonts w:ascii="宋体" w:hAnsi="宋体" w:eastAsia="宋体" w:cs="宋体"/>
            <w:b w:val="0"/>
            <w:bCs w:val="0"/>
            <w:i w:val="0"/>
            <w:snapToGrid w:val="0"/>
            <w:spacing w:val="0"/>
            <w:w w:val="100"/>
            <w:position w:val="0"/>
            <w:sz w:val="21"/>
            <w:szCs w:val="21"/>
            <w:u w:val="single" w:color="000000"/>
          </w:rPr>
          <w:delText>（全称）</w:delText>
        </w:r>
      </w:del>
      <w:del w:id="1695" w:author="羊" w:date="2026-02-26T18:34:20Z">
        <w:r>
          <w:rPr>
            <w:rFonts w:ascii="宋体" w:hAnsi="宋体" w:eastAsia="宋体" w:cs="宋体"/>
            <w:b w:val="0"/>
            <w:bCs w:val="0"/>
            <w:i w:val="0"/>
            <w:snapToGrid w:val="0"/>
            <w:spacing w:val="0"/>
            <w:w w:val="100"/>
            <w:position w:val="0"/>
            <w:sz w:val="21"/>
            <w:szCs w:val="21"/>
            <w:u w:val="single" w:color="000000"/>
          </w:rPr>
          <w:tab/>
        </w:r>
      </w:del>
      <w:ins w:id="1696" w:author="羊" w:date="2026-02-26T18:34:21Z">
        <w:r>
          <w:rPr>
            <w:rFonts w:hint="eastAsia" w:cs="宋体"/>
            <w:b w:val="0"/>
            <w:bCs w:val="0"/>
            <w:i w:val="0"/>
            <w:snapToGrid w:val="0"/>
            <w:spacing w:val="0"/>
            <w:w w:val="100"/>
            <w:position w:val="0"/>
            <w:sz w:val="21"/>
            <w:szCs w:val="21"/>
            <w:u w:val="single" w:color="000000"/>
            <w:lang w:val="en-US" w:eastAsia="zh-CN"/>
          </w:rPr>
          <w:t xml:space="preserve"> </w:t>
        </w:r>
      </w:ins>
      <w:r>
        <w:rPr>
          <w:rFonts w:ascii="宋体" w:hAnsi="宋体" w:eastAsia="宋体" w:cs="宋体"/>
          <w:b w:val="0"/>
          <w:bCs w:val="0"/>
          <w:i w:val="0"/>
          <w:snapToGrid w:val="0"/>
          <w:spacing w:val="0"/>
          <w:w w:val="100"/>
          <w:position w:val="0"/>
          <w:sz w:val="21"/>
          <w:szCs w:val="21"/>
        </w:rPr>
        <w:t>（以下简称“甲方”）与乙方</w:t>
      </w:r>
      <w:ins w:id="1697" w:author="羊" w:date="2026-02-26T18:20:49Z">
        <w:r>
          <w:rPr>
            <w:rFonts w:hint="eastAsia" w:cs="宋体"/>
            <w:b w:val="0"/>
            <w:bCs w:val="0"/>
            <w:i w:val="0"/>
            <w:snapToGrid w:val="0"/>
            <w:spacing w:val="0"/>
            <w:w w:val="100"/>
            <w:position w:val="0"/>
            <w:sz w:val="21"/>
            <w:szCs w:val="21"/>
            <w:u w:val="single"/>
            <w:lang w:val="en-US" w:eastAsia="zh-CN"/>
          </w:rPr>
          <w:t xml:space="preserve"> </w:t>
        </w:r>
      </w:ins>
      <w:del w:id="1698" w:author="羊" w:date="2026-02-26T18:20:55Z">
        <w:r>
          <w:rPr>
            <w:rFonts w:hint="default" w:ascii="宋体" w:hAnsi="宋体" w:eastAsia="宋体" w:cs="宋体"/>
            <w:b w:val="0"/>
            <w:bCs w:val="0"/>
            <w:i w:val="0"/>
            <w:snapToGrid w:val="0"/>
            <w:spacing w:val="0"/>
            <w:w w:val="100"/>
            <w:position w:val="0"/>
            <w:sz w:val="21"/>
            <w:szCs w:val="21"/>
            <w:u w:val="single" w:color="000000"/>
            <w:lang w:val="en-US"/>
          </w:rPr>
          <w:tab/>
        </w:r>
      </w:del>
      <w:del w:id="1699" w:author="羊" w:date="2026-02-26T18:20:55Z">
        <w:r>
          <w:rPr>
            <w:rFonts w:hint="default" w:ascii="宋体" w:hAnsi="宋体" w:eastAsia="宋体" w:cs="宋体"/>
            <w:b w:val="0"/>
            <w:bCs w:val="0"/>
            <w:i w:val="0"/>
            <w:snapToGrid w:val="0"/>
            <w:spacing w:val="0"/>
            <w:w w:val="100"/>
            <w:position w:val="0"/>
            <w:sz w:val="21"/>
            <w:szCs w:val="21"/>
            <w:u w:val="single" w:color="000000"/>
            <w:lang w:val="en-US"/>
          </w:rPr>
          <w:delText>（全称）</w:delText>
        </w:r>
      </w:del>
      <w:del w:id="1700" w:author="羊" w:date="2026-02-26T18:20:55Z">
        <w:r>
          <w:rPr>
            <w:rFonts w:hint="default" w:ascii="宋体" w:hAnsi="宋体" w:eastAsia="宋体" w:cs="宋体"/>
            <w:b w:val="0"/>
            <w:bCs w:val="0"/>
            <w:i w:val="0"/>
            <w:snapToGrid w:val="0"/>
            <w:spacing w:val="0"/>
            <w:w w:val="100"/>
            <w:position w:val="0"/>
            <w:sz w:val="21"/>
            <w:szCs w:val="21"/>
            <w:u w:val="single" w:color="000000"/>
            <w:lang w:val="en-US"/>
          </w:rPr>
          <w:tab/>
        </w:r>
      </w:del>
      <w:ins w:id="1701" w:author="羊" w:date="2026-02-26T18:20:56Z">
        <w:r>
          <w:rPr>
            <w:rFonts w:hint="eastAsia" w:cs="宋体"/>
            <w:b w:val="0"/>
            <w:bCs w:val="0"/>
            <w:i w:val="0"/>
            <w:snapToGrid w:val="0"/>
            <w:spacing w:val="0"/>
            <w:w w:val="100"/>
            <w:position w:val="0"/>
            <w:sz w:val="21"/>
            <w:szCs w:val="21"/>
            <w:u w:val="single" w:color="000000"/>
            <w:lang w:val="en-US" w:eastAsia="zh-CN"/>
          </w:rPr>
          <w:t>中交</w:t>
        </w:r>
      </w:ins>
      <w:ins w:id="1702" w:author="羊" w:date="2026-02-26T18:20:58Z">
        <w:r>
          <w:rPr>
            <w:rFonts w:hint="eastAsia" w:cs="宋体"/>
            <w:b w:val="0"/>
            <w:bCs w:val="0"/>
            <w:i w:val="0"/>
            <w:snapToGrid w:val="0"/>
            <w:spacing w:val="0"/>
            <w:w w:val="100"/>
            <w:position w:val="0"/>
            <w:sz w:val="21"/>
            <w:szCs w:val="21"/>
            <w:u w:val="single" w:color="000000"/>
            <w:lang w:val="en-US" w:eastAsia="zh-CN"/>
          </w:rPr>
          <w:t>第一</w:t>
        </w:r>
      </w:ins>
      <w:ins w:id="1703" w:author="羊" w:date="2026-02-26T18:21:00Z">
        <w:r>
          <w:rPr>
            <w:rFonts w:hint="eastAsia" w:cs="宋体"/>
            <w:b w:val="0"/>
            <w:bCs w:val="0"/>
            <w:i w:val="0"/>
            <w:snapToGrid w:val="0"/>
            <w:spacing w:val="0"/>
            <w:w w:val="100"/>
            <w:position w:val="0"/>
            <w:sz w:val="21"/>
            <w:szCs w:val="21"/>
            <w:u w:val="single" w:color="000000"/>
            <w:lang w:val="en-US" w:eastAsia="zh-CN"/>
          </w:rPr>
          <w:t>航务</w:t>
        </w:r>
      </w:ins>
      <w:ins w:id="1704" w:author="羊" w:date="2026-02-26T18:21:01Z">
        <w:r>
          <w:rPr>
            <w:rFonts w:hint="eastAsia" w:cs="宋体"/>
            <w:b w:val="0"/>
            <w:bCs w:val="0"/>
            <w:i w:val="0"/>
            <w:snapToGrid w:val="0"/>
            <w:spacing w:val="0"/>
            <w:w w:val="100"/>
            <w:position w:val="0"/>
            <w:sz w:val="21"/>
            <w:szCs w:val="21"/>
            <w:u w:val="single" w:color="000000"/>
            <w:lang w:val="en-US" w:eastAsia="zh-CN"/>
          </w:rPr>
          <w:t>工程局</w:t>
        </w:r>
      </w:ins>
      <w:ins w:id="1705" w:author="羊" w:date="2026-02-26T18:21:02Z">
        <w:r>
          <w:rPr>
            <w:rFonts w:hint="eastAsia" w:cs="宋体"/>
            <w:b w:val="0"/>
            <w:bCs w:val="0"/>
            <w:i w:val="0"/>
            <w:snapToGrid w:val="0"/>
            <w:spacing w:val="0"/>
            <w:w w:val="100"/>
            <w:position w:val="0"/>
            <w:sz w:val="21"/>
            <w:szCs w:val="21"/>
            <w:u w:val="single" w:color="000000"/>
            <w:lang w:val="en-US" w:eastAsia="zh-CN"/>
          </w:rPr>
          <w:t xml:space="preserve">有限公司 </w:t>
        </w:r>
      </w:ins>
      <w:r>
        <w:rPr>
          <w:rFonts w:ascii="宋体" w:hAnsi="宋体" w:eastAsia="宋体" w:cs="宋体"/>
          <w:b w:val="0"/>
          <w:bCs w:val="0"/>
          <w:i w:val="0"/>
          <w:snapToGrid w:val="0"/>
          <w:spacing w:val="0"/>
          <w:w w:val="100"/>
          <w:position w:val="0"/>
          <w:sz w:val="21"/>
          <w:szCs w:val="21"/>
        </w:rPr>
        <w:t>（以下简称“乙方”）特此签订环境保护协议。</w:t>
      </w:r>
    </w:p>
    <w:p w14:paraId="219ED9B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1.甲方职责</w:t>
      </w:r>
    </w:p>
    <w:p w14:paraId="2D3A65C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（1）严格遵守国家有关环境保护的法律法规，认真执行工程承包合同中的有关环保要求。</w:t>
      </w:r>
    </w:p>
    <w:p w14:paraId="65881C9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（2）负责对项目施工期环境保护工作进行全面领导和管理，负责制定本项目环境保护目标和管理制度等，并组织实施。</w:t>
      </w:r>
    </w:p>
    <w:p w14:paraId="59EB460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（3）负责委托编制建设项目环境影响评价报告和水土保持方案，并报批。</w:t>
      </w:r>
    </w:p>
    <w:p w14:paraId="5700B4F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（4）甲方是建设项目竣工环境保护验收的责任主体，应当按照规定的程序和标准，组织对乙方配套建设的环境保护设施进行验收，公开相关信息，接受社会监督。</w:t>
      </w:r>
    </w:p>
    <w:p w14:paraId="22ACBCF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2.乙方职责</w:t>
      </w:r>
    </w:p>
    <w:p w14:paraId="6F29762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（1）严格遵守并执行国家和地方的环境保护、水土保持法律法规、环境标准和施工合同中的有关环境保护条款，认真执行工程承包合同中的有关环保要求。</w:t>
      </w:r>
    </w:p>
    <w:p w14:paraId="16D5294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（2）建立健全施工环境保护管理体系。加强建设项目的环境保护管理，预防和</w:t>
      </w:r>
      <w:r>
        <w:rPr>
          <w:rFonts w:ascii="宋体" w:hAnsi="宋体" w:eastAsia="宋体" w:cs="宋体"/>
          <w:b w:val="0"/>
          <w:bCs w:val="0"/>
          <w:i w:val="0"/>
          <w:strike/>
          <w:snapToGrid w:val="0"/>
          <w:spacing w:val="0"/>
          <w:w w:val="100"/>
          <w:position w:val="0"/>
          <w:sz w:val="21"/>
          <w:szCs w:val="21"/>
        </w:rPr>
        <w:t>减缓高速公路建设</w:t>
      </w:r>
      <w:r>
        <w:rPr>
          <w:rFonts w:ascii="宋体" w:hAnsi="宋体" w:eastAsia="宋体" w:cs="宋体"/>
          <w:b w:val="0"/>
          <w:bCs w:val="0"/>
          <w:i w:val="0"/>
          <w:strike w:val="0"/>
          <w:snapToGrid w:val="0"/>
          <w:spacing w:val="0"/>
          <w:w w:val="100"/>
          <w:position w:val="0"/>
          <w:sz w:val="21"/>
          <w:szCs w:val="21"/>
        </w:rPr>
        <w:t>对环境的影响，控制环境污染和生态破坏.</w:t>
      </w:r>
    </w:p>
    <w:p w14:paraId="4B93EB7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加强沿线生态环境、水环境、水土保持、防污防噪、水源保护区等的保护以及污水处理、防噪设施、边坡防护、排水工程、绿化等环保设施的建设。接受项目法人和监理工程师对施工环境保护工作的监督和检查。</w:t>
      </w:r>
    </w:p>
    <w:p w14:paraId="188A5C4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按照“安全、环保、文明、适用”的原则进行施工驻地和场地建设，随时保持施工驻地和场地整洁、卫生、有序。施工结束后，及时清理场地。各种废弃物集中收集后，能回收利用的尽量回收，其余固体废物应进行集中处理。</w:t>
      </w:r>
    </w:p>
    <w:p w14:paraId="2CF1F09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施工过程中保护空气环境，减少粉尘、扬尘、机械废气的排放量，确保施工中各项空气指标达标排放，同时采取必要措施防治水污染，保护沿线水环境，确保全线施工污水达标排放，尽最大可能保护红外施工沿线的地表植被、土地和沿线生态环境。</w:t>
      </w:r>
    </w:p>
    <w:p w14:paraId="32A69AB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（6）在施工现场采取措施，防止或者减少粉尘、废气、废水、固体废物、噪声、振动和施工照明对人和环境的危害和污染，并做好环境卫生工作。</w:t>
      </w:r>
    </w:p>
    <w:p w14:paraId="154FF78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706" w:author="羊" w:date="2026-02-26T16:25:1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（7）负责工程施工环境保护资料的整理、归档。</w:t>
      </w:r>
    </w:p>
    <w:p w14:paraId="2FFDD758">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3.违约责任</w:t>
      </w:r>
    </w:p>
    <w:p w14:paraId="05DF2FC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如因甲方或乙方违约造成环境污染事故，将依法追究责任。</w:t>
      </w:r>
    </w:p>
    <w:p w14:paraId="3E3C064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4.本合同由双方法定代表人或起授权的代理人签署与加盖公章后生效，全部工程竣工验收后失效。</w:t>
      </w:r>
    </w:p>
    <w:p w14:paraId="5CEDECFE">
      <w:pPr>
        <w:pStyle w:val="12"/>
        <w:keepNext w:val="0"/>
        <w:keepLines w:val="0"/>
        <w:pageBreakBefore w:val="0"/>
        <w:widowControl w:val="0"/>
        <w:tabs>
          <w:tab w:val="left" w:pos="3259"/>
          <w:tab w:val="left" w:pos="6820"/>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5.本合同正本二份，副本</w:t>
      </w:r>
      <w:ins w:id="1707" w:author="羊" w:date="2026-02-26T18:44:21Z">
        <w:r>
          <w:rPr>
            <w:rFonts w:hint="eastAsia" w:cs="宋体"/>
            <w:b w:val="0"/>
            <w:bCs w:val="0"/>
            <w:i w:val="0"/>
            <w:snapToGrid w:val="0"/>
            <w:spacing w:val="0"/>
            <w:w w:val="100"/>
            <w:position w:val="0"/>
            <w:sz w:val="21"/>
            <w:szCs w:val="21"/>
            <w:u w:val="single"/>
            <w:lang w:val="en-US" w:eastAsia="zh-CN"/>
          </w:rPr>
          <w:t xml:space="preserve"> </w:t>
        </w:r>
      </w:ins>
      <w:ins w:id="1708" w:author="羊" w:date="2026-02-26T18:44:18Z">
        <w:r>
          <w:rPr>
            <w:rFonts w:hint="eastAsia" w:cs="宋体"/>
            <w:b w:val="0"/>
            <w:bCs w:val="0"/>
            <w:i w:val="0"/>
            <w:snapToGrid w:val="0"/>
            <w:spacing w:val="0"/>
            <w:w w:val="100"/>
            <w:position w:val="0"/>
            <w:sz w:val="21"/>
            <w:szCs w:val="21"/>
            <w:u w:val="single" w:color="000000"/>
            <w:lang w:val="en-US" w:eastAsia="zh-CN"/>
          </w:rPr>
          <w:t>6</w:t>
        </w:r>
      </w:ins>
      <w:r>
        <w:rPr>
          <w:rFonts w:ascii="宋体" w:hAnsi="宋体" w:eastAsia="宋体" w:cs="宋体"/>
          <w:b w:val="0"/>
          <w:bCs w:val="0"/>
          <w:i w:val="0"/>
          <w:snapToGrid w:val="0"/>
          <w:spacing w:val="0"/>
          <w:w w:val="100"/>
          <w:position w:val="0"/>
          <w:sz w:val="21"/>
          <w:szCs w:val="21"/>
        </w:rPr>
        <w:t>份，合同双方各执正本一份，副本</w:t>
      </w:r>
      <w:ins w:id="1709" w:author="羊" w:date="2026-02-26T18:44:28Z">
        <w:r>
          <w:rPr>
            <w:rFonts w:hint="eastAsia" w:cs="宋体"/>
            <w:b w:val="0"/>
            <w:bCs w:val="0"/>
            <w:i w:val="0"/>
            <w:snapToGrid w:val="0"/>
            <w:spacing w:val="0"/>
            <w:w w:val="100"/>
            <w:position w:val="0"/>
            <w:sz w:val="21"/>
            <w:szCs w:val="21"/>
            <w:lang w:val="en-US" w:eastAsia="zh-CN"/>
          </w:rPr>
          <w:t xml:space="preserve"> </w:t>
        </w:r>
      </w:ins>
      <w:ins w:id="1710" w:author="羊" w:date="2026-02-26T18:44:26Z">
        <w:r>
          <w:rPr>
            <w:rFonts w:hint="eastAsia" w:cs="宋体"/>
            <w:b w:val="0"/>
            <w:bCs w:val="0"/>
            <w:i w:val="0"/>
            <w:snapToGrid w:val="0"/>
            <w:spacing w:val="0"/>
            <w:w w:val="100"/>
            <w:position w:val="0"/>
            <w:sz w:val="21"/>
            <w:szCs w:val="21"/>
            <w:u w:val="single" w:color="000000"/>
            <w:lang w:val="en-US" w:eastAsia="zh-CN"/>
          </w:rPr>
          <w:t>3</w:t>
        </w:r>
      </w:ins>
      <w:ins w:id="1711" w:author="羊" w:date="2026-02-26T18:44:27Z">
        <w:r>
          <w:rPr>
            <w:rFonts w:hint="eastAsia" w:cs="宋体"/>
            <w:b w:val="0"/>
            <w:bCs w:val="0"/>
            <w:i w:val="0"/>
            <w:snapToGrid w:val="0"/>
            <w:spacing w:val="0"/>
            <w:w w:val="100"/>
            <w:position w:val="0"/>
            <w:sz w:val="21"/>
            <w:szCs w:val="21"/>
            <w:u w:val="single" w:color="000000"/>
            <w:lang w:val="en-US" w:eastAsia="zh-CN"/>
          </w:rPr>
          <w:t xml:space="preserve"> </w:t>
        </w:r>
      </w:ins>
      <w:r>
        <w:rPr>
          <w:rFonts w:ascii="宋体" w:hAnsi="宋体" w:eastAsia="宋体" w:cs="宋体"/>
          <w:b w:val="0"/>
          <w:bCs w:val="0"/>
          <w:i w:val="0"/>
          <w:snapToGrid w:val="0"/>
          <w:spacing w:val="0"/>
          <w:w w:val="100"/>
          <w:position w:val="0"/>
          <w:sz w:val="21"/>
          <w:szCs w:val="21"/>
        </w:rPr>
        <w:t>份，当正本与副本不一致时，以正本为准。</w:t>
      </w:r>
    </w:p>
    <w:p w14:paraId="728A67C8">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2ACF2C90">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p>
    <w:p w14:paraId="513F03BA">
      <w:pPr>
        <w:pStyle w:val="12"/>
        <w:keepNext w:val="0"/>
        <w:keepLines w:val="0"/>
        <w:pageBreakBefore w:val="0"/>
        <w:widowControl w:val="0"/>
        <w:tabs>
          <w:tab w:val="left" w:pos="1583"/>
        </w:tabs>
        <w:kinsoku/>
        <w:wordWrap/>
        <w:overflowPunct/>
        <w:topLinePunct w:val="0"/>
        <w:autoSpaceDE/>
        <w:autoSpaceDN/>
        <w:bidi w:val="0"/>
        <w:adjustRightInd w:val="0"/>
        <w:snapToGrid w:val="0"/>
        <w:spacing w:before="0" w:line="480" w:lineRule="auto"/>
        <w:ind w:left="0" w:right="0" w:firstLine="420" w:firstLineChars="200"/>
        <w:jc w:val="both"/>
        <w:textAlignment w:val="auto"/>
        <w:rPr>
          <w:ins w:id="1712" w:author="羊" w:date="2026-02-26T16:25:24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甲方：</w:t>
      </w:r>
      <w:ins w:id="1713" w:author="羊" w:date="2026-02-26T18:43:26Z">
        <w:r>
          <w:rPr>
            <w:rFonts w:hint="eastAsia" w:cs="宋体"/>
            <w:b w:val="0"/>
            <w:bCs w:val="0"/>
            <w:i w:val="0"/>
            <w:snapToGrid w:val="0"/>
            <w:spacing w:val="0"/>
            <w:w w:val="100"/>
            <w:position w:val="0"/>
            <w:sz w:val="21"/>
            <w:szCs w:val="21"/>
            <w:u w:val="single"/>
            <w:lang w:val="en-US" w:eastAsia="zh-CN"/>
          </w:rPr>
          <w:t xml:space="preserve">  </w:t>
        </w:r>
      </w:ins>
      <w:ins w:id="1714" w:author="羊" w:date="2026-02-26T18:43:37Z">
        <w:r>
          <w:rPr>
            <w:rFonts w:ascii="宋体" w:hAnsi="宋体" w:eastAsia="宋体" w:cs="宋体"/>
            <w:b w:val="0"/>
            <w:bCs w:val="0"/>
            <w:i w:val="0"/>
            <w:snapToGrid w:val="0"/>
            <w:spacing w:val="0"/>
            <w:w w:val="100"/>
            <w:position w:val="0"/>
            <w:sz w:val="21"/>
            <w:szCs w:val="21"/>
            <w:u w:val="single" w:color="000000"/>
          </w:rPr>
          <w:t>重庆航运建设发展(集团</w:t>
        </w:r>
      </w:ins>
      <w:ins w:id="1715" w:author="羊" w:date="2026-02-26T18:43:37Z">
        <w:r>
          <w:rPr>
            <w:rFonts w:hint="eastAsia" w:cs="宋体"/>
            <w:b w:val="0"/>
            <w:bCs w:val="0"/>
            <w:i w:val="0"/>
            <w:snapToGrid w:val="0"/>
            <w:spacing w:val="0"/>
            <w:w w:val="100"/>
            <w:position w:val="0"/>
            <w:sz w:val="21"/>
            <w:szCs w:val="21"/>
            <w:u w:val="single" w:color="000000"/>
            <w:lang w:val="en-US" w:eastAsia="zh-CN"/>
          </w:rPr>
          <w:t>)</w:t>
        </w:r>
      </w:ins>
      <w:ins w:id="1716" w:author="羊" w:date="2026-02-26T18:43:37Z">
        <w:r>
          <w:rPr>
            <w:rFonts w:ascii="宋体" w:hAnsi="宋体" w:eastAsia="宋体" w:cs="宋体"/>
            <w:b w:val="0"/>
            <w:bCs w:val="0"/>
            <w:i w:val="0"/>
            <w:snapToGrid w:val="0"/>
            <w:spacing w:val="0"/>
            <w:w w:val="100"/>
            <w:position w:val="0"/>
            <w:sz w:val="21"/>
            <w:szCs w:val="21"/>
            <w:u w:val="single" w:color="000000"/>
          </w:rPr>
          <w:t>有限公司</w:t>
        </w:r>
      </w:ins>
      <w:ins w:id="1717" w:author="羊" w:date="2026-02-26T18:43:26Z">
        <w:r>
          <w:rPr>
            <w:rFonts w:hint="eastAsia" w:cs="宋体"/>
            <w:b w:val="0"/>
            <w:bCs w:val="0"/>
            <w:i w:val="0"/>
            <w:snapToGrid w:val="0"/>
            <w:spacing w:val="0"/>
            <w:w w:val="100"/>
            <w:position w:val="0"/>
            <w:sz w:val="21"/>
            <w:szCs w:val="21"/>
            <w:u w:val="single"/>
            <w:lang w:val="en-US" w:eastAsia="zh-CN"/>
          </w:rPr>
          <w:t xml:space="preserve">  </w:t>
        </w:r>
      </w:ins>
      <w:ins w:id="1718" w:author="羊" w:date="2026-02-26T18:43:26Z">
        <w:r>
          <w:rPr>
            <w:rFonts w:ascii="宋体" w:hAnsi="宋体" w:eastAsia="宋体" w:cs="宋体"/>
            <w:b w:val="0"/>
            <w:bCs w:val="0"/>
            <w:i w:val="0"/>
            <w:snapToGrid w:val="0"/>
            <w:spacing w:val="0"/>
            <w:w w:val="100"/>
            <w:position w:val="0"/>
            <w:sz w:val="21"/>
            <w:szCs w:val="21"/>
          </w:rPr>
          <w:t>（盖单位章）</w:t>
        </w:r>
      </w:ins>
      <w:del w:id="1719" w:author="羊" w:date="2026-02-26T18:43:26Z">
        <w:r>
          <w:rPr>
            <w:rFonts w:ascii="宋体" w:hAnsi="宋体" w:eastAsia="宋体" w:cs="宋体"/>
            <w:b w:val="0"/>
            <w:bCs w:val="0"/>
            <w:i w:val="0"/>
            <w:snapToGrid w:val="0"/>
            <w:spacing w:val="0"/>
            <w:w w:val="100"/>
            <w:position w:val="0"/>
            <w:sz w:val="21"/>
            <w:szCs w:val="21"/>
          </w:rPr>
          <w:tab/>
        </w:r>
      </w:del>
      <w:del w:id="1720" w:author="羊" w:date="2026-02-26T18:43:26Z">
        <w:r>
          <w:rPr>
            <w:rFonts w:ascii="宋体" w:hAnsi="宋体" w:eastAsia="宋体" w:cs="宋体"/>
            <w:b w:val="0"/>
            <w:bCs w:val="0"/>
            <w:i w:val="0"/>
            <w:snapToGrid w:val="0"/>
            <w:spacing w:val="0"/>
            <w:w w:val="100"/>
            <w:position w:val="0"/>
            <w:sz w:val="21"/>
            <w:szCs w:val="21"/>
          </w:rPr>
          <w:delText>（盖单位章）</w:delText>
        </w:r>
      </w:del>
    </w:p>
    <w:p w14:paraId="0C023BF7">
      <w:pPr>
        <w:pStyle w:val="12"/>
        <w:keepNext w:val="0"/>
        <w:keepLines w:val="0"/>
        <w:pageBreakBefore w:val="0"/>
        <w:widowControl w:val="0"/>
        <w:tabs>
          <w:tab w:val="left" w:pos="1583"/>
        </w:tabs>
        <w:kinsoku/>
        <w:wordWrap/>
        <w:overflowPunct/>
        <w:topLinePunct w:val="0"/>
        <w:autoSpaceDE/>
        <w:autoSpaceDN/>
        <w:bidi w:val="0"/>
        <w:adjustRightInd w:val="0"/>
        <w:snapToGrid w:val="0"/>
        <w:spacing w:before="0" w:line="480" w:lineRule="auto"/>
        <w:ind w:left="0" w:right="0" w:firstLine="420" w:firstLineChars="200"/>
        <w:jc w:val="both"/>
        <w:textAlignment w:val="auto"/>
        <w:rPr>
          <w:ins w:id="1721" w:author="羊" w:date="2026-02-26T16:25:25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法定代表人或其授权的代理人：</w:t>
      </w:r>
      <w:ins w:id="1722" w:author="羊" w:date="2026-02-26T18:42:53Z">
        <w:r>
          <w:rPr>
            <w:rFonts w:hint="eastAsia" w:cs="宋体"/>
            <w:b w:val="0"/>
            <w:bCs w:val="0"/>
            <w:i w:val="0"/>
            <w:snapToGrid w:val="0"/>
            <w:spacing w:val="0"/>
            <w:w w:val="100"/>
            <w:position w:val="0"/>
            <w:sz w:val="21"/>
            <w:szCs w:val="21"/>
            <w:u w:val="single"/>
            <w:lang w:val="en-US" w:eastAsia="zh-CN"/>
          </w:rPr>
          <w:t xml:space="preserve">  </w:t>
        </w:r>
      </w:ins>
      <w:ins w:id="1723" w:author="羊" w:date="2026-02-26T18:42:54Z">
        <w:r>
          <w:rPr>
            <w:rFonts w:hint="eastAsia" w:cs="宋体"/>
            <w:b w:val="0"/>
            <w:bCs w:val="0"/>
            <w:i w:val="0"/>
            <w:snapToGrid w:val="0"/>
            <w:spacing w:val="0"/>
            <w:w w:val="100"/>
            <w:position w:val="0"/>
            <w:sz w:val="21"/>
            <w:szCs w:val="21"/>
            <w:u w:val="single"/>
            <w:lang w:val="en-US" w:eastAsia="zh-CN"/>
          </w:rPr>
          <w:t xml:space="preserve">   </w:t>
        </w:r>
      </w:ins>
      <w:ins w:id="1724" w:author="羊" w:date="2026-02-26T18:43:08Z">
        <w:r>
          <w:rPr>
            <w:rFonts w:hint="eastAsia" w:cs="宋体"/>
            <w:b w:val="0"/>
            <w:bCs w:val="0"/>
            <w:i w:val="0"/>
            <w:snapToGrid w:val="0"/>
            <w:spacing w:val="0"/>
            <w:w w:val="100"/>
            <w:position w:val="0"/>
            <w:sz w:val="21"/>
            <w:szCs w:val="21"/>
            <w:u w:val="single"/>
            <w:lang w:val="en-US" w:eastAsia="zh-CN"/>
          </w:rPr>
          <w:t xml:space="preserve"> </w:t>
        </w:r>
      </w:ins>
      <w:ins w:id="1725" w:author="羊" w:date="2026-02-26T18:43:40Z">
        <w:r>
          <w:rPr>
            <w:rFonts w:hint="eastAsia" w:cs="宋体"/>
            <w:b w:val="0"/>
            <w:bCs w:val="0"/>
            <w:i w:val="0"/>
            <w:snapToGrid w:val="0"/>
            <w:spacing w:val="0"/>
            <w:w w:val="100"/>
            <w:position w:val="0"/>
            <w:sz w:val="21"/>
            <w:szCs w:val="21"/>
            <w:u w:val="single"/>
            <w:lang w:val="en-US" w:eastAsia="zh-CN"/>
          </w:rPr>
          <w:t xml:space="preserve">  </w:t>
        </w:r>
      </w:ins>
      <w:ins w:id="1726" w:author="羊" w:date="2026-02-26T18:43:41Z">
        <w:r>
          <w:rPr>
            <w:rFonts w:hint="eastAsia" w:cs="宋体"/>
            <w:b w:val="0"/>
            <w:bCs w:val="0"/>
            <w:i w:val="0"/>
            <w:snapToGrid w:val="0"/>
            <w:spacing w:val="0"/>
            <w:w w:val="100"/>
            <w:position w:val="0"/>
            <w:sz w:val="21"/>
            <w:szCs w:val="21"/>
            <w:u w:val="single"/>
            <w:lang w:val="en-US" w:eastAsia="zh-CN"/>
          </w:rPr>
          <w:t xml:space="preserve">  </w:t>
        </w:r>
      </w:ins>
      <w:ins w:id="1727" w:author="羊" w:date="2026-02-26T18:43:43Z">
        <w:r>
          <w:rPr>
            <w:rFonts w:hint="eastAsia" w:cs="宋体"/>
            <w:b w:val="0"/>
            <w:bCs w:val="0"/>
            <w:i w:val="0"/>
            <w:snapToGrid w:val="0"/>
            <w:spacing w:val="0"/>
            <w:w w:val="100"/>
            <w:position w:val="0"/>
            <w:sz w:val="21"/>
            <w:szCs w:val="21"/>
            <w:u w:val="single"/>
            <w:lang w:val="en-US" w:eastAsia="zh-CN"/>
          </w:rPr>
          <w:t xml:space="preserve"> </w:t>
        </w:r>
      </w:ins>
      <w:ins w:id="1728" w:author="羊" w:date="2026-02-26T18:43:08Z">
        <w:r>
          <w:rPr>
            <w:rFonts w:hint="eastAsia" w:cs="宋体"/>
            <w:b w:val="0"/>
            <w:bCs w:val="0"/>
            <w:i w:val="0"/>
            <w:snapToGrid w:val="0"/>
            <w:spacing w:val="0"/>
            <w:w w:val="100"/>
            <w:position w:val="0"/>
            <w:sz w:val="21"/>
            <w:szCs w:val="21"/>
            <w:u w:val="single"/>
            <w:lang w:val="en-US" w:eastAsia="zh-CN"/>
          </w:rPr>
          <w:t xml:space="preserve"> </w:t>
        </w:r>
      </w:ins>
      <w:ins w:id="1729" w:author="羊" w:date="2026-02-26T18:42:54Z">
        <w:r>
          <w:rPr>
            <w:rFonts w:hint="eastAsia" w:cs="宋体"/>
            <w:b w:val="0"/>
            <w:bCs w:val="0"/>
            <w:i w:val="0"/>
            <w:snapToGrid w:val="0"/>
            <w:spacing w:val="0"/>
            <w:w w:val="100"/>
            <w:position w:val="0"/>
            <w:sz w:val="21"/>
            <w:szCs w:val="21"/>
            <w:u w:val="single"/>
            <w:lang w:val="en-US" w:eastAsia="zh-CN"/>
          </w:rPr>
          <w:t xml:space="preserve"> </w:t>
        </w:r>
      </w:ins>
      <w:ins w:id="1730" w:author="羊" w:date="2026-02-26T18:43:28Z">
        <w:r>
          <w:rPr>
            <w:rFonts w:hint="eastAsia" w:cs="宋体"/>
            <w:b w:val="0"/>
            <w:bCs w:val="0"/>
            <w:i w:val="0"/>
            <w:snapToGrid w:val="0"/>
            <w:spacing w:val="0"/>
            <w:w w:val="100"/>
            <w:position w:val="0"/>
            <w:sz w:val="21"/>
            <w:szCs w:val="21"/>
            <w:u w:val="single"/>
            <w:lang w:val="en-US" w:eastAsia="zh-CN"/>
          </w:rPr>
          <w:t xml:space="preserve"> </w:t>
        </w:r>
      </w:ins>
      <w:ins w:id="1731" w:author="羊" w:date="2026-02-26T18:42:54Z">
        <w:r>
          <w:rPr>
            <w:rFonts w:hint="eastAsia" w:cs="宋体"/>
            <w:b w:val="0"/>
            <w:bCs w:val="0"/>
            <w:i w:val="0"/>
            <w:snapToGrid w:val="0"/>
            <w:spacing w:val="0"/>
            <w:w w:val="100"/>
            <w:position w:val="0"/>
            <w:sz w:val="21"/>
            <w:szCs w:val="21"/>
            <w:u w:val="single"/>
            <w:lang w:val="en-US" w:eastAsia="zh-CN"/>
          </w:rPr>
          <w:t xml:space="preserve"> </w:t>
        </w:r>
      </w:ins>
      <w:ins w:id="1732" w:author="羊" w:date="2026-02-26T18:42:55Z">
        <w:r>
          <w:rPr>
            <w:rFonts w:hint="eastAsia" w:cs="宋体"/>
            <w:b w:val="0"/>
            <w:bCs w:val="0"/>
            <w:i w:val="0"/>
            <w:snapToGrid w:val="0"/>
            <w:spacing w:val="0"/>
            <w:w w:val="100"/>
            <w:position w:val="0"/>
            <w:sz w:val="21"/>
            <w:szCs w:val="21"/>
            <w:u w:val="single"/>
            <w:lang w:val="en-US" w:eastAsia="zh-CN"/>
          </w:rPr>
          <w:t xml:space="preserve"> </w:t>
        </w:r>
      </w:ins>
      <w:r>
        <w:rPr>
          <w:rFonts w:ascii="宋体" w:hAnsi="宋体" w:eastAsia="宋体" w:cs="宋体"/>
          <w:b w:val="0"/>
          <w:bCs w:val="0"/>
          <w:i w:val="0"/>
          <w:snapToGrid w:val="0"/>
          <w:spacing w:val="0"/>
          <w:w w:val="100"/>
          <w:position w:val="0"/>
          <w:sz w:val="21"/>
          <w:szCs w:val="21"/>
        </w:rPr>
        <w:t>（签名）</w:t>
      </w:r>
    </w:p>
    <w:p w14:paraId="06CE7B15">
      <w:pPr>
        <w:pStyle w:val="12"/>
        <w:keepNext w:val="0"/>
        <w:keepLines w:val="0"/>
        <w:pageBreakBefore w:val="0"/>
        <w:widowControl w:val="0"/>
        <w:tabs>
          <w:tab w:val="left" w:pos="1583"/>
        </w:tabs>
        <w:kinsoku/>
        <w:wordWrap/>
        <w:overflowPunct/>
        <w:topLinePunct w:val="0"/>
        <w:autoSpaceDE/>
        <w:autoSpaceDN/>
        <w:bidi w:val="0"/>
        <w:adjustRightInd w:val="0"/>
        <w:snapToGrid w:val="0"/>
        <w:spacing w:before="0" w:line="480" w:lineRule="auto"/>
        <w:ind w:left="0" w:right="0" w:firstLine="420" w:firstLineChars="200"/>
        <w:jc w:val="both"/>
        <w:textAlignment w:val="auto"/>
        <w:rPr>
          <w:ins w:id="1733" w:author="羊" w:date="2026-02-26T18:42:48Z"/>
          <w:rFonts w:ascii="宋体" w:hAnsi="宋体" w:eastAsia="宋体" w:cs="宋体"/>
          <w:b w:val="0"/>
          <w:bCs w:val="0"/>
          <w:i w:val="0"/>
          <w:snapToGrid w:val="0"/>
          <w:spacing w:val="0"/>
          <w:w w:val="100"/>
          <w:position w:val="0"/>
          <w:sz w:val="21"/>
          <w:szCs w:val="21"/>
        </w:rPr>
      </w:pPr>
    </w:p>
    <w:p w14:paraId="46758988">
      <w:pPr>
        <w:pStyle w:val="12"/>
        <w:keepNext w:val="0"/>
        <w:keepLines w:val="0"/>
        <w:pageBreakBefore w:val="0"/>
        <w:widowControl w:val="0"/>
        <w:tabs>
          <w:tab w:val="left" w:pos="1583"/>
        </w:tabs>
        <w:kinsoku/>
        <w:wordWrap/>
        <w:overflowPunct/>
        <w:topLinePunct w:val="0"/>
        <w:autoSpaceDE/>
        <w:autoSpaceDN/>
        <w:bidi w:val="0"/>
        <w:adjustRightInd w:val="0"/>
        <w:snapToGrid w:val="0"/>
        <w:spacing w:before="0" w:line="480" w:lineRule="auto"/>
        <w:ind w:left="0" w:right="0" w:firstLine="420" w:firstLineChars="200"/>
        <w:jc w:val="both"/>
        <w:textAlignment w:val="auto"/>
        <w:rPr>
          <w:ins w:id="1734" w:author="羊" w:date="2026-02-26T16:25:2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乙方：</w:t>
      </w:r>
      <w:ins w:id="1735" w:author="羊" w:date="2026-02-26T18:43:11Z">
        <w:r>
          <w:rPr>
            <w:rFonts w:hint="eastAsia" w:cs="宋体"/>
            <w:b w:val="0"/>
            <w:bCs w:val="0"/>
            <w:i w:val="0"/>
            <w:snapToGrid w:val="0"/>
            <w:spacing w:val="0"/>
            <w:w w:val="100"/>
            <w:position w:val="0"/>
            <w:sz w:val="21"/>
            <w:szCs w:val="21"/>
            <w:u w:val="single"/>
            <w:lang w:val="en-US" w:eastAsia="zh-CN"/>
          </w:rPr>
          <w:t xml:space="preserve"> </w:t>
        </w:r>
      </w:ins>
      <w:ins w:id="1736" w:author="羊" w:date="2026-02-26T18:43:17Z">
        <w:r>
          <w:rPr>
            <w:rFonts w:hint="eastAsia" w:cs="宋体"/>
            <w:b w:val="0"/>
            <w:bCs w:val="0"/>
            <w:i w:val="0"/>
            <w:snapToGrid w:val="0"/>
            <w:spacing w:val="0"/>
            <w:w w:val="100"/>
            <w:position w:val="0"/>
            <w:sz w:val="21"/>
            <w:szCs w:val="21"/>
            <w:u w:val="single"/>
            <w:lang w:val="en-US" w:eastAsia="zh-CN"/>
          </w:rPr>
          <w:t xml:space="preserve">  </w:t>
        </w:r>
      </w:ins>
      <w:ins w:id="1737" w:author="羊" w:date="2026-02-26T18:43:48Z">
        <w:r>
          <w:rPr>
            <w:rFonts w:hint="eastAsia" w:cs="宋体"/>
            <w:b w:val="0"/>
            <w:bCs w:val="0"/>
            <w:i w:val="0"/>
            <w:snapToGrid w:val="0"/>
            <w:spacing w:val="0"/>
            <w:w w:val="100"/>
            <w:position w:val="0"/>
            <w:sz w:val="21"/>
            <w:szCs w:val="21"/>
            <w:u w:val="single"/>
            <w:lang w:val="en-US" w:eastAsia="zh-CN"/>
          </w:rPr>
          <w:t xml:space="preserve"> </w:t>
        </w:r>
      </w:ins>
      <w:ins w:id="1738" w:author="羊" w:date="2026-02-26T18:43:48Z">
        <w:r>
          <w:rPr>
            <w:rFonts w:hint="eastAsia" w:cs="宋体"/>
            <w:b w:val="0"/>
            <w:bCs w:val="0"/>
            <w:i w:val="0"/>
            <w:snapToGrid w:val="0"/>
            <w:spacing w:val="0"/>
            <w:w w:val="100"/>
            <w:position w:val="0"/>
            <w:sz w:val="21"/>
            <w:szCs w:val="21"/>
            <w:u w:val="single" w:color="auto"/>
            <w:lang w:val="en-US" w:eastAsia="zh-CN"/>
          </w:rPr>
          <w:t>中交第一航务工程局有限公司</w:t>
        </w:r>
      </w:ins>
      <w:ins w:id="1739" w:author="羊" w:date="2026-02-26T18:43:48Z">
        <w:r>
          <w:rPr>
            <w:rFonts w:hint="eastAsia" w:cs="宋体"/>
            <w:b w:val="0"/>
            <w:bCs w:val="0"/>
            <w:i w:val="0"/>
            <w:snapToGrid w:val="0"/>
            <w:spacing w:val="0"/>
            <w:w w:val="100"/>
            <w:position w:val="0"/>
            <w:sz w:val="21"/>
            <w:szCs w:val="21"/>
            <w:u w:val="single" w:color="000000"/>
            <w:lang w:val="en-US" w:eastAsia="zh-CN"/>
          </w:rPr>
          <w:t xml:space="preserve">  </w:t>
        </w:r>
      </w:ins>
      <w:ins w:id="1740" w:author="羊" w:date="2026-02-26T18:43:19Z">
        <w:r>
          <w:rPr>
            <w:rFonts w:hint="eastAsia" w:cs="宋体"/>
            <w:b w:val="0"/>
            <w:bCs w:val="0"/>
            <w:i w:val="0"/>
            <w:snapToGrid w:val="0"/>
            <w:spacing w:val="0"/>
            <w:w w:val="100"/>
            <w:position w:val="0"/>
            <w:sz w:val="21"/>
            <w:szCs w:val="21"/>
            <w:u w:val="single"/>
            <w:lang w:val="en-US" w:eastAsia="zh-CN"/>
          </w:rPr>
          <w:t xml:space="preserve">  </w:t>
        </w:r>
      </w:ins>
      <w:r>
        <w:rPr>
          <w:rFonts w:ascii="宋体" w:hAnsi="宋体" w:eastAsia="宋体" w:cs="宋体"/>
          <w:b w:val="0"/>
          <w:bCs w:val="0"/>
          <w:i w:val="0"/>
          <w:snapToGrid w:val="0"/>
          <w:spacing w:val="0"/>
          <w:w w:val="100"/>
          <w:position w:val="0"/>
          <w:sz w:val="21"/>
          <w:szCs w:val="21"/>
        </w:rPr>
        <w:t>（盖单位章）</w:t>
      </w:r>
    </w:p>
    <w:p w14:paraId="3A51BEB1">
      <w:pPr>
        <w:pStyle w:val="12"/>
        <w:keepNext w:val="0"/>
        <w:keepLines w:val="0"/>
        <w:pageBreakBefore w:val="0"/>
        <w:widowControl w:val="0"/>
        <w:tabs>
          <w:tab w:val="left" w:pos="1583"/>
        </w:tabs>
        <w:kinsoku/>
        <w:wordWrap/>
        <w:overflowPunct/>
        <w:topLinePunct w:val="0"/>
        <w:autoSpaceDE/>
        <w:autoSpaceDN/>
        <w:bidi w:val="0"/>
        <w:adjustRightInd w:val="0"/>
        <w:snapToGrid w:val="0"/>
        <w:spacing w:before="0" w:line="48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法定代表人或其授权的代理人：</w:t>
      </w:r>
      <w:ins w:id="1741" w:author="羊" w:date="2026-02-26T18:43:00Z">
        <w:r>
          <w:rPr>
            <w:rFonts w:hint="eastAsia" w:cs="宋体"/>
            <w:b w:val="0"/>
            <w:bCs w:val="0"/>
            <w:i w:val="0"/>
            <w:snapToGrid w:val="0"/>
            <w:spacing w:val="0"/>
            <w:w w:val="100"/>
            <w:position w:val="0"/>
            <w:sz w:val="21"/>
            <w:szCs w:val="21"/>
            <w:u w:val="single"/>
            <w:lang w:val="en-US" w:eastAsia="zh-CN"/>
          </w:rPr>
          <w:t xml:space="preserve">   </w:t>
        </w:r>
      </w:ins>
      <w:ins w:id="1742" w:author="羊" w:date="2026-02-26T18:43:59Z">
        <w:r>
          <w:rPr>
            <w:rFonts w:hint="eastAsia" w:cs="宋体"/>
            <w:b w:val="0"/>
            <w:bCs w:val="0"/>
            <w:i w:val="0"/>
            <w:snapToGrid w:val="0"/>
            <w:spacing w:val="0"/>
            <w:w w:val="100"/>
            <w:position w:val="0"/>
            <w:sz w:val="21"/>
            <w:szCs w:val="21"/>
            <w:u w:val="single"/>
            <w:lang w:val="en-US" w:eastAsia="zh-CN"/>
          </w:rPr>
          <w:t xml:space="preserve"> </w:t>
        </w:r>
      </w:ins>
      <w:ins w:id="1743" w:author="羊" w:date="2026-02-26T18:44:00Z">
        <w:r>
          <w:rPr>
            <w:rFonts w:hint="eastAsia" w:cs="宋体"/>
            <w:b w:val="0"/>
            <w:bCs w:val="0"/>
            <w:i w:val="0"/>
            <w:snapToGrid w:val="0"/>
            <w:spacing w:val="0"/>
            <w:w w:val="100"/>
            <w:position w:val="0"/>
            <w:sz w:val="21"/>
            <w:szCs w:val="21"/>
            <w:u w:val="single"/>
            <w:lang w:val="en-US" w:eastAsia="zh-CN"/>
          </w:rPr>
          <w:t xml:space="preserve">    </w:t>
        </w:r>
      </w:ins>
      <w:ins w:id="1744" w:author="羊" w:date="2026-02-26T18:43:08Z">
        <w:r>
          <w:rPr>
            <w:rFonts w:hint="eastAsia" w:cs="宋体"/>
            <w:b w:val="0"/>
            <w:bCs w:val="0"/>
            <w:i w:val="0"/>
            <w:snapToGrid w:val="0"/>
            <w:spacing w:val="0"/>
            <w:w w:val="100"/>
            <w:position w:val="0"/>
            <w:sz w:val="21"/>
            <w:szCs w:val="21"/>
            <w:u w:val="single"/>
            <w:lang w:val="en-US" w:eastAsia="zh-CN"/>
          </w:rPr>
          <w:t xml:space="preserve"> </w:t>
        </w:r>
      </w:ins>
      <w:ins w:id="1745" w:author="羊" w:date="2026-02-26T18:43:09Z">
        <w:r>
          <w:rPr>
            <w:rFonts w:hint="eastAsia" w:cs="宋体"/>
            <w:b w:val="0"/>
            <w:bCs w:val="0"/>
            <w:i w:val="0"/>
            <w:snapToGrid w:val="0"/>
            <w:spacing w:val="0"/>
            <w:w w:val="100"/>
            <w:position w:val="0"/>
            <w:sz w:val="21"/>
            <w:szCs w:val="21"/>
            <w:u w:val="single"/>
            <w:lang w:val="en-US" w:eastAsia="zh-CN"/>
          </w:rPr>
          <w:t xml:space="preserve"> </w:t>
        </w:r>
      </w:ins>
      <w:ins w:id="1746" w:author="羊" w:date="2026-02-26T18:43:21Z">
        <w:r>
          <w:rPr>
            <w:rFonts w:hint="eastAsia" w:cs="宋体"/>
            <w:b w:val="0"/>
            <w:bCs w:val="0"/>
            <w:i w:val="0"/>
            <w:snapToGrid w:val="0"/>
            <w:spacing w:val="0"/>
            <w:w w:val="100"/>
            <w:position w:val="0"/>
            <w:sz w:val="21"/>
            <w:szCs w:val="21"/>
            <w:u w:val="single"/>
            <w:lang w:val="en-US" w:eastAsia="zh-CN"/>
          </w:rPr>
          <w:t xml:space="preserve"> </w:t>
        </w:r>
      </w:ins>
      <w:ins w:id="1747" w:author="羊" w:date="2026-02-26T18:43:00Z">
        <w:r>
          <w:rPr>
            <w:rFonts w:hint="eastAsia" w:cs="宋体"/>
            <w:b w:val="0"/>
            <w:bCs w:val="0"/>
            <w:i w:val="0"/>
            <w:snapToGrid w:val="0"/>
            <w:spacing w:val="0"/>
            <w:w w:val="100"/>
            <w:position w:val="0"/>
            <w:sz w:val="21"/>
            <w:szCs w:val="21"/>
            <w:u w:val="single"/>
            <w:lang w:val="en-US" w:eastAsia="zh-CN"/>
          </w:rPr>
          <w:t xml:space="preserve">   </w:t>
        </w:r>
      </w:ins>
      <w:ins w:id="1748" w:author="羊" w:date="2026-02-26T18:43:01Z">
        <w:r>
          <w:rPr>
            <w:rFonts w:hint="eastAsia" w:cs="宋体"/>
            <w:b w:val="0"/>
            <w:bCs w:val="0"/>
            <w:i w:val="0"/>
            <w:snapToGrid w:val="0"/>
            <w:spacing w:val="0"/>
            <w:w w:val="100"/>
            <w:position w:val="0"/>
            <w:sz w:val="21"/>
            <w:szCs w:val="21"/>
            <w:u w:val="single"/>
            <w:lang w:val="en-US" w:eastAsia="zh-CN"/>
          </w:rPr>
          <w:t xml:space="preserve">  </w:t>
        </w:r>
      </w:ins>
      <w:r>
        <w:rPr>
          <w:rFonts w:ascii="宋体" w:hAnsi="宋体" w:eastAsia="宋体" w:cs="宋体"/>
          <w:b w:val="0"/>
          <w:bCs w:val="0"/>
          <w:i w:val="0"/>
          <w:snapToGrid w:val="0"/>
          <w:spacing w:val="0"/>
          <w:w w:val="100"/>
          <w:position w:val="0"/>
          <w:sz w:val="21"/>
          <w:szCs w:val="21"/>
        </w:rPr>
        <w:t>（签名）</w:t>
      </w:r>
    </w:p>
    <w:p w14:paraId="07CFC728">
      <w:pPr>
        <w:keepNext w:val="0"/>
        <w:keepLines w:val="0"/>
        <w:pageBreakBefore w:val="0"/>
        <w:widowControl w:val="0"/>
        <w:kinsoku/>
        <w:wordWrap/>
        <w:overflowPunct/>
        <w:topLinePunct w:val="0"/>
        <w:autoSpaceDE/>
        <w:autoSpaceDN/>
        <w:bidi w:val="0"/>
        <w:adjustRightInd w:val="0"/>
        <w:snapToGrid w:val="0"/>
        <w:spacing w:after="0" w:line="48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sectPr>
          <w:pgSz w:w="11910" w:h="16840"/>
          <w:pgMar w:top="1360" w:right="1020" w:bottom="1400" w:left="1020" w:header="0" w:footer="1218" w:gutter="0"/>
          <w:pgNumType w:fmt="decimal"/>
          <w:cols w:space="720" w:num="1"/>
        </w:sectPr>
      </w:pPr>
    </w:p>
    <w:p w14:paraId="0DBEB47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0" w:firstLineChars="0"/>
        <w:jc w:val="both"/>
        <w:textAlignment w:val="auto"/>
        <w:rPr>
          <w:rFonts w:ascii="宋体" w:hAnsi="宋体" w:eastAsia="宋体" w:cs="宋体"/>
          <w:b w:val="0"/>
          <w:bCs w:val="0"/>
          <w:i w:val="0"/>
          <w:snapToGrid w:val="0"/>
          <w:spacing w:val="0"/>
          <w:w w:val="100"/>
          <w:position w:val="0"/>
          <w:sz w:val="21"/>
          <w:szCs w:val="21"/>
        </w:rPr>
      </w:pPr>
      <w:bookmarkStart w:id="360" w:name="附件11：诚信合规协议"/>
      <w:bookmarkEnd w:id="360"/>
      <w:r>
        <w:rPr>
          <w:rFonts w:ascii="宋体" w:hAnsi="宋体" w:eastAsia="宋体" w:cs="宋体"/>
          <w:b w:val="0"/>
          <w:bCs w:val="0"/>
          <w:i w:val="0"/>
          <w:snapToGrid w:val="0"/>
          <w:spacing w:val="0"/>
          <w:w w:val="100"/>
          <w:position w:val="0"/>
          <w:sz w:val="21"/>
          <w:szCs w:val="21"/>
        </w:rPr>
        <w:t>附件11：诚信合规协议</w:t>
      </w:r>
    </w:p>
    <w:p w14:paraId="22FA8535">
      <w:pPr>
        <w:keepNext w:val="0"/>
        <w:keepLines w:val="0"/>
        <w:pageBreakBefore w:val="0"/>
        <w:widowControl w:val="0"/>
        <w:kinsoku/>
        <w:wordWrap/>
        <w:overflowPunct/>
        <w:topLinePunct w:val="0"/>
        <w:autoSpaceDE/>
        <w:autoSpaceDN/>
        <w:bidi w:val="0"/>
        <w:adjustRightInd w:val="0"/>
        <w:snapToGrid w:val="0"/>
        <w:spacing w:line="360" w:lineRule="auto"/>
        <w:ind w:left="0" w:right="0" w:firstLine="643" w:firstLineChars="200"/>
        <w:jc w:val="center"/>
        <w:textAlignment w:val="auto"/>
        <w:rPr>
          <w:ins w:id="1749" w:author="羊" w:date="2026-02-26T18:19:01Z"/>
          <w:rFonts w:ascii="宋体" w:hAnsi="宋体" w:eastAsia="宋体" w:cs="宋体"/>
          <w:b w:val="0"/>
          <w:bCs w:val="0"/>
          <w:i w:val="0"/>
          <w:snapToGrid w:val="0"/>
          <w:spacing w:val="0"/>
          <w:w w:val="100"/>
          <w:position w:val="0"/>
          <w:sz w:val="21"/>
          <w:szCs w:val="21"/>
        </w:rPr>
      </w:pPr>
      <w:ins w:id="1750" w:author="羊" w:date="2026-02-26T18:19:01Z">
        <w:r>
          <w:rPr>
            <w:rFonts w:ascii="宋体" w:hAnsi="宋体" w:eastAsia="宋体" w:cs="宋体"/>
            <w:b/>
            <w:bCs/>
            <w:i w:val="0"/>
            <w:snapToGrid w:val="0"/>
            <w:spacing w:val="0"/>
            <w:w w:val="100"/>
            <w:position w:val="0"/>
            <w:sz w:val="32"/>
            <w:szCs w:val="32"/>
          </w:rPr>
          <w:t>诚信合规协议</w:t>
        </w:r>
      </w:ins>
    </w:p>
    <w:p w14:paraId="5702BFF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751" w:author="羊" w:date="2026-02-26T16:25:4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甲方：</w:t>
      </w:r>
      <w:ins w:id="1752" w:author="羊" w:date="2026-02-26T18:34:43Z">
        <w:r>
          <w:rPr>
            <w:rFonts w:ascii="宋体" w:hAnsi="宋体" w:eastAsia="宋体" w:cs="宋体"/>
            <w:b w:val="0"/>
            <w:bCs w:val="0"/>
            <w:i w:val="0"/>
            <w:snapToGrid w:val="0"/>
            <w:spacing w:val="0"/>
            <w:w w:val="100"/>
            <w:position w:val="0"/>
            <w:sz w:val="21"/>
            <w:szCs w:val="21"/>
            <w:u w:val="single" w:color="000000"/>
          </w:rPr>
          <w:t>重庆航运建设发展(集团</w:t>
        </w:r>
      </w:ins>
      <w:ins w:id="1753" w:author="羊" w:date="2026-02-26T18:34:43Z">
        <w:r>
          <w:rPr>
            <w:rFonts w:hint="eastAsia" w:cs="宋体"/>
            <w:b w:val="0"/>
            <w:bCs w:val="0"/>
            <w:i w:val="0"/>
            <w:snapToGrid w:val="0"/>
            <w:spacing w:val="0"/>
            <w:w w:val="100"/>
            <w:position w:val="0"/>
            <w:sz w:val="21"/>
            <w:szCs w:val="21"/>
            <w:u w:val="single" w:color="000000"/>
            <w:lang w:val="en-US" w:eastAsia="zh-CN"/>
          </w:rPr>
          <w:t>)</w:t>
        </w:r>
      </w:ins>
      <w:ins w:id="1754" w:author="羊" w:date="2026-02-26T18:34:43Z">
        <w:r>
          <w:rPr>
            <w:rFonts w:ascii="宋体" w:hAnsi="宋体" w:eastAsia="宋体" w:cs="宋体"/>
            <w:b w:val="0"/>
            <w:bCs w:val="0"/>
            <w:i w:val="0"/>
            <w:snapToGrid w:val="0"/>
            <w:spacing w:val="0"/>
            <w:w w:val="100"/>
            <w:position w:val="0"/>
            <w:sz w:val="21"/>
            <w:szCs w:val="21"/>
            <w:u w:val="single" w:color="000000"/>
          </w:rPr>
          <w:t>有限公司</w:t>
        </w:r>
      </w:ins>
    </w:p>
    <w:p w14:paraId="6746EF95">
      <w:pPr>
        <w:pStyle w:val="12"/>
        <w:keepNext w:val="0"/>
        <w:keepLines w:val="0"/>
        <w:pageBreakBefore w:val="0"/>
        <w:widowControl w:val="0"/>
        <w:tabs>
          <w:tab w:val="left" w:pos="3825"/>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755" w:author="羊" w:date="2026-02-26T18:19:1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乙方：</w:t>
      </w:r>
      <w:ins w:id="1756" w:author="羊" w:date="2026-02-26T18:34:55Z">
        <w:r>
          <w:rPr>
            <w:rFonts w:hint="eastAsia" w:cs="宋体"/>
            <w:b w:val="0"/>
            <w:bCs w:val="0"/>
            <w:i w:val="0"/>
            <w:snapToGrid w:val="0"/>
            <w:spacing w:val="0"/>
            <w:w w:val="100"/>
            <w:position w:val="0"/>
            <w:sz w:val="21"/>
            <w:szCs w:val="21"/>
            <w:u w:val="single"/>
            <w:lang w:val="en-US" w:eastAsia="zh-CN"/>
          </w:rPr>
          <w:t xml:space="preserve">  </w:t>
        </w:r>
      </w:ins>
      <w:ins w:id="1757" w:author="羊" w:date="2026-02-26T18:34:55Z">
        <w:r>
          <w:rPr>
            <w:rFonts w:hint="eastAsia" w:cs="宋体"/>
            <w:b w:val="0"/>
            <w:bCs w:val="0"/>
            <w:i w:val="0"/>
            <w:snapToGrid w:val="0"/>
            <w:spacing w:val="0"/>
            <w:w w:val="100"/>
            <w:position w:val="0"/>
            <w:sz w:val="21"/>
            <w:szCs w:val="21"/>
            <w:u w:val="single" w:color="auto"/>
            <w:lang w:val="en-US" w:eastAsia="zh-CN"/>
          </w:rPr>
          <w:t>中交第一航务工程局有限公司</w:t>
        </w:r>
      </w:ins>
      <w:ins w:id="1758" w:author="羊" w:date="2026-02-26T18:34:55Z">
        <w:r>
          <w:rPr>
            <w:rFonts w:hint="eastAsia" w:cs="宋体"/>
            <w:b w:val="0"/>
            <w:bCs w:val="0"/>
            <w:i w:val="0"/>
            <w:snapToGrid w:val="0"/>
            <w:spacing w:val="0"/>
            <w:w w:val="100"/>
            <w:position w:val="0"/>
            <w:sz w:val="21"/>
            <w:szCs w:val="21"/>
            <w:u w:val="single" w:color="000000"/>
            <w:lang w:val="en-US" w:eastAsia="zh-CN"/>
          </w:rPr>
          <w:t xml:space="preserve">  </w:t>
        </w:r>
      </w:ins>
    </w:p>
    <w:p w14:paraId="32D0A6C4">
      <w:pPr>
        <w:pStyle w:val="12"/>
        <w:keepNext w:val="0"/>
        <w:keepLines w:val="0"/>
        <w:pageBreakBefore w:val="0"/>
        <w:widowControl w:val="0"/>
        <w:tabs>
          <w:tab w:val="left" w:pos="3825"/>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本协议为各方签订的</w:t>
      </w:r>
      <w:ins w:id="1759" w:author="羊" w:date="2026-02-26T18:19:46Z">
        <w:r>
          <w:rPr>
            <w:rFonts w:hint="eastAsia" w:cs="宋体"/>
            <w:b w:val="0"/>
            <w:bCs w:val="0"/>
            <w:i w:val="0"/>
            <w:snapToGrid w:val="0"/>
            <w:spacing w:val="0"/>
            <w:w w:val="100"/>
            <w:position w:val="0"/>
            <w:sz w:val="21"/>
            <w:szCs w:val="21"/>
            <w:u w:val="single" w:color="auto"/>
            <w:lang w:val="en-US" w:eastAsia="zh-CN"/>
          </w:rPr>
          <w:t xml:space="preserve"> </w:t>
        </w:r>
      </w:ins>
      <w:ins w:id="1760" w:author="羊" w:date="2026-02-26T18:19:41Z">
        <w:r>
          <w:rPr>
            <w:rFonts w:ascii="宋体" w:hAnsi="宋体" w:eastAsia="宋体" w:cs="宋体"/>
            <w:b w:val="0"/>
            <w:bCs w:val="0"/>
            <w:i w:val="0"/>
            <w:snapToGrid w:val="0"/>
            <w:spacing w:val="0"/>
            <w:w w:val="100"/>
            <w:position w:val="0"/>
            <w:sz w:val="21"/>
            <w:szCs w:val="21"/>
            <w:u w:val="single" w:color="auto"/>
          </w:rPr>
          <w:t>涪江干流富金坝电厂船闸扩能升级改造工程施工总承</w:t>
        </w:r>
      </w:ins>
      <w:ins w:id="1761" w:author="羊" w:date="2026-02-26T18:19:55Z">
        <w:r>
          <w:rPr>
            <w:rFonts w:hint="eastAsia" w:cs="宋体"/>
            <w:b w:val="0"/>
            <w:bCs w:val="0"/>
            <w:i w:val="0"/>
            <w:snapToGrid w:val="0"/>
            <w:spacing w:val="0"/>
            <w:w w:val="100"/>
            <w:position w:val="0"/>
            <w:sz w:val="21"/>
            <w:szCs w:val="21"/>
            <w:u w:val="single" w:color="auto"/>
            <w:lang w:val="en-US" w:eastAsia="zh-CN"/>
          </w:rPr>
          <w:t>合同</w:t>
        </w:r>
      </w:ins>
      <w:r>
        <w:rPr>
          <w:rFonts w:ascii="宋体" w:hAnsi="宋体" w:eastAsia="宋体" w:cs="宋体"/>
          <w:b w:val="0"/>
          <w:bCs w:val="0"/>
          <w:i w:val="0"/>
          <w:snapToGrid w:val="0"/>
          <w:spacing w:val="0"/>
          <w:w w:val="100"/>
          <w:position w:val="0"/>
          <w:sz w:val="21"/>
          <w:szCs w:val="21"/>
        </w:rPr>
        <w:t>（以下简称“合同”）的重要组成部分，经各方协商一致，同意共同遵守。</w:t>
      </w:r>
    </w:p>
    <w:p w14:paraId="22741AB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762" w:author="羊" w:date="2026-02-26T16:26:02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一、遵守反腐败法律</w:t>
      </w:r>
    </w:p>
    <w:p w14:paraId="6A03E5C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各方保证和承诺，与合同约定的活动或交易相关的各方或各方的关联公司、子公司、董事、高级管理人员、员工、顾问、代理方、最终受益人和股东及所有直接或间接代表各方开展活动或交易的个人及相关方，在过去或将来均不会违反或致使各方违反《联合国反腐败公约》《关于打击国际商业交易中行贿外国公职人员行为的公约》《中华人民共和国刑法》及所在国家的反腐败、反欺诈、反不正当竞争法律、法规及规则等（以下合称“反腐败法律”）</w:t>
      </w:r>
    </w:p>
    <w:p w14:paraId="0E4CF48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各方保证和承诺，与合同约定的活动或交易相关的各方或各方的关联公司、子公司、董事、高级管理人员、员工、顾问、代理方、最终受益人和股东及所有直接或间接代表各方开展活动或交易的个人及相关方，在过去或将来也不会发生以下行为：</w:t>
      </w:r>
    </w:p>
    <w:p w14:paraId="41D5B9D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（一）为以下目的给予或承诺给予公务人员、个人或法人任何利益：</w:t>
      </w:r>
    </w:p>
    <w:p w14:paraId="064EBDC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1.不当影响公务人员的行为或决定；</w:t>
      </w:r>
    </w:p>
    <w:p w14:paraId="5A96B5C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2.诱使公务人员违反其法定职责从而作为或不作为；</w:t>
      </w:r>
    </w:p>
    <w:p w14:paraId="2E0F08E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3.诱使公务人员直接通过其个人影响力，或通过其对国内外政府或政府部门的影响力，影响该政府或政府部门的行为或决定；</w:t>
      </w:r>
    </w:p>
    <w:p w14:paraId="2F7C5A6B">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4.协助各方不当获得或保持商业机会或使其获得不当优势。</w:t>
      </w:r>
    </w:p>
    <w:p w14:paraId="68709D80">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（二）为以下目的给予或承诺给予个人任何利益，无论其是否为公务人员：</w:t>
      </w:r>
    </w:p>
    <w:p w14:paraId="244ED18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1、意图使该个人不当履行其应尽的职责或义务；</w:t>
      </w:r>
    </w:p>
    <w:p w14:paraId="178A014F">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763" w:author="羊" w:date="2026-02-26T16:25:5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2、知晓该个人接受利益即构成不当履行其应尽的职责或义务。</w:t>
      </w:r>
    </w:p>
    <w:p w14:paraId="04F30F3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二、持续义务</w:t>
      </w:r>
    </w:p>
    <w:p w14:paraId="0BC847A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各方保证和承诺，与合同约定的活动或交易相关的各方或各方的关联公司、子公司、董事、高级管理人员、员工、顾问、代理方、最终受益人和股东及所有直接或间接代表各方开展活动或交易的个人及相关方，在本协议有效期内均会遵守反腐败法律的相关规定。</w:t>
      </w:r>
    </w:p>
    <w:p w14:paraId="299A15E1">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764" w:author="羊" w:date="2026-02-26T16:26:1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三、公务人员参与</w:t>
      </w:r>
    </w:p>
    <w:p w14:paraId="0BDAD51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除各方已披露的情形外，各方现有的董事、高级管理人员、股东（此处不包括上市公司的股东）、最终受益人均非公务人员，其直系亲属亦均非公务人员；若任何一方发现上述董事、高级管理人员、股东（此处不包括上市公司的股东）、最终受益人成为公务人员时，应在合理期限内通知其他方。</w:t>
      </w:r>
    </w:p>
    <w:p w14:paraId="7E512AE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四、无私设资金</w:t>
      </w:r>
    </w:p>
    <w:p w14:paraId="76C2D13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在本协议有效期内，各方不会因为受到反腐败法律禁止的支付、或者为便利反腐败法律所禁止的其他</w:t>
      </w:r>
    </w:p>
    <w:p w14:paraId="3EF7936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0" w:firstLineChars="0"/>
        <w:jc w:val="both"/>
        <w:textAlignment w:val="auto"/>
        <w:rPr>
          <w:ins w:id="1765" w:author="羊" w:date="2026-02-26T16:26:27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行为，而设立秘密或账外资金、账户或资产，且无论其是否与合同拟进行的活动或交易相关。</w:t>
      </w:r>
    </w:p>
    <w:p w14:paraId="0F16F062">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五、免责</w:t>
      </w:r>
    </w:p>
    <w:p w14:paraId="211FC0D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各方及其股东、董事、高级管理人员及员工不承担因其他方违反本协议约定的反腐败保证和承诺而造成的损失，包括但不限于罚金、损失赔偿金、或上述个人或相关方的经济损失。</w:t>
      </w:r>
    </w:p>
    <w:p w14:paraId="09902BA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766" w:author="羊" w:date="2026-02-26T16:26:3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六、终止权</w:t>
      </w:r>
    </w:p>
    <w:p w14:paraId="649BF88E">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根据可靠消息来源，包括但不限于任意方自行陈述或有正当来源的新闻报道，如任意方已实质性违反其在本协议中的遵守反腐败法律的相关保证与承诺，则视为实质违反本协议。无论该方是否因为违反反腐败法律而获罪或受到其他惩罚，其他方都有权终止本协议，且无须为此承担罚金或支付赔偿金。</w:t>
      </w:r>
    </w:p>
    <w:p w14:paraId="5E1C0E5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767" w:author="羊" w:date="2026-02-26T16:26:4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七、审核权</w:t>
      </w:r>
    </w:p>
    <w:p w14:paraId="763F9A29">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各方应保留所有必要记录以证明其遵守本协议的约定。各方同意，经事先通知，各方或各方指派的审计事务所可查阅或审核其他方与合同履行相关的会计账簿和记录。各方及其指派的审计事务所对前述会计账簿和记录的查阅或审核应严格限于本协议所述工作范围，且应仅为合规审核目的。本条所列审核产生的费用应由申请方自行承担。</w:t>
      </w:r>
    </w:p>
    <w:p w14:paraId="34D36A1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768" w:author="羊" w:date="2026-02-26T16:26:49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八、调查通知</w:t>
      </w:r>
    </w:p>
    <w:p w14:paraId="4355225A">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各方同意，如其发现其因与本协议相关的行为正被执法或监管机关、政府机构、国际组织、证券交易所或非政府组织调查，其应立即通知其他方；此外，如各方发现其因违反反腐败法律而正被执法或监管机关、政府机构、国际组织、证券交易所或非政府组织调查，无论被调查行为是否与本协议相关，应立即通知其他方。</w:t>
      </w:r>
    </w:p>
    <w:p w14:paraId="5C42599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769" w:author="羊" w:date="2026-02-26T16:27:00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咨询举报邮箱：</w:t>
      </w:r>
    </w:p>
    <w:p w14:paraId="784ADC9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九、本协议有效期</w:t>
      </w:r>
    </w:p>
    <w:p w14:paraId="088AB11D">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ins w:id="1770" w:author="羊" w:date="2026-02-26T16:27:01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本协议有效期与合同的有效期一致。</w:t>
      </w:r>
    </w:p>
    <w:p w14:paraId="30E00486">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十、本协议生效</w:t>
      </w:r>
    </w:p>
    <w:p w14:paraId="1C05587D">
      <w:pPr>
        <w:pStyle w:val="12"/>
        <w:keepNext w:val="0"/>
        <w:keepLines w:val="0"/>
        <w:pageBreakBefore w:val="0"/>
        <w:widowControl w:val="0"/>
        <w:tabs>
          <w:tab w:val="left" w:pos="189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771" w:author="羊" w:date="2026-02-26T16:27:03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本协议一式</w:t>
      </w:r>
      <w:r>
        <w:rPr>
          <w:rFonts w:ascii="宋体" w:hAnsi="宋体" w:eastAsia="宋体" w:cs="宋体"/>
          <w:b w:val="0"/>
          <w:bCs w:val="0"/>
          <w:i w:val="0"/>
          <w:snapToGrid w:val="0"/>
          <w:spacing w:val="0"/>
          <w:w w:val="100"/>
          <w:position w:val="0"/>
          <w:sz w:val="21"/>
          <w:szCs w:val="21"/>
          <w:u w:val="single"/>
        </w:rPr>
        <w:tab/>
      </w:r>
      <w:r>
        <w:rPr>
          <w:rFonts w:ascii="宋体" w:hAnsi="宋体" w:eastAsia="宋体" w:cs="宋体"/>
          <w:b w:val="0"/>
          <w:bCs w:val="0"/>
          <w:i w:val="0"/>
          <w:snapToGrid w:val="0"/>
          <w:spacing w:val="0"/>
          <w:w w:val="100"/>
          <w:position w:val="0"/>
          <w:sz w:val="21"/>
          <w:szCs w:val="21"/>
        </w:rPr>
        <w:t>份，经各方盖章后生效，具有同等法律效力。</w:t>
      </w:r>
    </w:p>
    <w:p w14:paraId="32379806">
      <w:pPr>
        <w:pStyle w:val="12"/>
        <w:keepNext w:val="0"/>
        <w:keepLines w:val="0"/>
        <w:pageBreakBefore w:val="0"/>
        <w:widowControl w:val="0"/>
        <w:tabs>
          <w:tab w:val="left" w:pos="1898"/>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772" w:author="羊" w:date="2026-02-26T16:27:16Z"/>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附：公务人员的定义</w:t>
      </w:r>
    </w:p>
    <w:p w14:paraId="5B790D82">
      <w:pPr>
        <w:pStyle w:val="12"/>
        <w:keepNext w:val="0"/>
        <w:keepLines w:val="0"/>
        <w:pageBreakBefore w:val="0"/>
        <w:widowControl w:val="0"/>
        <w:tabs>
          <w:tab w:val="left" w:pos="1898"/>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本协议中的“公务人员”应包括但不限于其他单位的下列人员：</w:t>
      </w:r>
    </w:p>
    <w:p w14:paraId="6CF8227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（一）政府部门的官员、雇员、代表以及代表政府或者经公共权力机构授权的人员；</w:t>
      </w:r>
    </w:p>
    <w:p w14:paraId="044889E5">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（二）国际组织的官员、雇员和代表;</w:t>
      </w:r>
    </w:p>
    <w:p w14:paraId="793C8B43">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（三）行使公共权力的政治组织的官员、雇员、代表，或皇室成员;</w:t>
      </w:r>
    </w:p>
    <w:p w14:paraId="48580C9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（四）政府直接或间接控制或施加决定性影响力的国有企业的人员。</w:t>
      </w:r>
    </w:p>
    <w:p w14:paraId="7868FAF7">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（以下无正文）</w:t>
      </w:r>
    </w:p>
    <w:p w14:paraId="107B1409">
      <w:pPr>
        <w:pStyle w:val="12"/>
        <w:keepNext w:val="0"/>
        <w:keepLines w:val="0"/>
        <w:pageBreakBefore w:val="0"/>
        <w:widowControl w:val="0"/>
        <w:tabs>
          <w:tab w:val="left" w:pos="4629"/>
        </w:tabs>
        <w:kinsoku/>
        <w:wordWrap/>
        <w:overflowPunct/>
        <w:topLinePunct w:val="0"/>
        <w:autoSpaceDE/>
        <w:autoSpaceDN/>
        <w:bidi w:val="0"/>
        <w:adjustRightInd w:val="0"/>
        <w:snapToGrid w:val="0"/>
        <w:spacing w:before="0" w:line="360" w:lineRule="auto"/>
        <w:ind w:left="0" w:right="0" w:firstLine="420" w:firstLineChars="200"/>
        <w:jc w:val="both"/>
        <w:textAlignment w:val="auto"/>
        <w:rPr>
          <w:ins w:id="1773" w:author="羊" w:date="2026-02-26T18:35:31Z"/>
          <w:rFonts w:ascii="宋体" w:hAnsi="宋体" w:eastAsia="宋体" w:cs="宋体"/>
          <w:b w:val="0"/>
          <w:bCs w:val="0"/>
          <w:i w:val="0"/>
          <w:snapToGrid w:val="0"/>
          <w:spacing w:val="0"/>
          <w:w w:val="100"/>
          <w:position w:val="0"/>
          <w:sz w:val="21"/>
          <w:szCs w:val="21"/>
        </w:rPr>
      </w:pPr>
    </w:p>
    <w:p w14:paraId="4E4775FA">
      <w:pPr>
        <w:pStyle w:val="12"/>
        <w:keepNext w:val="0"/>
        <w:keepLines w:val="0"/>
        <w:pageBreakBefore w:val="0"/>
        <w:widowControl w:val="0"/>
        <w:tabs>
          <w:tab w:val="left" w:pos="4629"/>
        </w:tabs>
        <w:kinsoku/>
        <w:wordWrap/>
        <w:overflowPunct/>
        <w:topLinePunct w:val="0"/>
        <w:autoSpaceDE/>
        <w:autoSpaceDN/>
        <w:bidi w:val="0"/>
        <w:adjustRightInd w:val="0"/>
        <w:snapToGrid w:val="0"/>
        <w:spacing w:before="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甲方（盖章）</w:t>
      </w:r>
      <w:r>
        <w:rPr>
          <w:rFonts w:ascii="宋体" w:hAnsi="宋体" w:eastAsia="宋体" w:cs="宋体"/>
          <w:b w:val="0"/>
          <w:bCs w:val="0"/>
          <w:i w:val="0"/>
          <w:snapToGrid w:val="0"/>
          <w:spacing w:val="0"/>
          <w:w w:val="100"/>
          <w:position w:val="0"/>
          <w:sz w:val="21"/>
          <w:szCs w:val="21"/>
        </w:rPr>
        <w:tab/>
      </w:r>
      <w:r>
        <w:rPr>
          <w:rFonts w:ascii="宋体" w:hAnsi="宋体" w:eastAsia="宋体" w:cs="宋体"/>
          <w:b w:val="0"/>
          <w:bCs w:val="0"/>
          <w:i w:val="0"/>
          <w:snapToGrid w:val="0"/>
          <w:spacing w:val="0"/>
          <w:w w:val="100"/>
          <w:position w:val="0"/>
          <w:sz w:val="21"/>
          <w:szCs w:val="21"/>
        </w:rPr>
        <w:t>乙方（盖章）</w:t>
      </w:r>
    </w:p>
    <w:p w14:paraId="074E5CAA">
      <w:pPr>
        <w:pStyle w:val="12"/>
        <w:keepNext w:val="0"/>
        <w:keepLines w:val="0"/>
        <w:pageBreakBefore w:val="0"/>
        <w:widowControl w:val="0"/>
        <w:tabs>
          <w:tab w:val="left" w:pos="4838"/>
        </w:tabs>
        <w:kinsoku/>
        <w:wordWrap/>
        <w:overflowPunct/>
        <w:topLinePunct w:val="0"/>
        <w:autoSpaceDE/>
        <w:autoSpaceDN/>
        <w:bidi w:val="0"/>
        <w:adjustRightInd w:val="0"/>
        <w:snapToGrid w:val="0"/>
        <w:spacing w:before="0" w:line="360" w:lineRule="auto"/>
        <w:ind w:left="0" w:right="0" w:firstLine="1680" w:firstLineChars="80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年</w:t>
      </w:r>
      <w:ins w:id="1774" w:author="羊" w:date="2026-02-26T18:35:05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月</w:t>
      </w:r>
      <w:ins w:id="1775" w:author="羊" w:date="2026-02-26T18:35:06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日</w:t>
      </w:r>
      <w:r>
        <w:rPr>
          <w:rFonts w:ascii="宋体" w:hAnsi="宋体" w:eastAsia="宋体" w:cs="宋体"/>
          <w:b w:val="0"/>
          <w:bCs w:val="0"/>
          <w:i w:val="0"/>
          <w:snapToGrid w:val="0"/>
          <w:spacing w:val="0"/>
          <w:w w:val="100"/>
          <w:position w:val="0"/>
          <w:sz w:val="21"/>
          <w:szCs w:val="21"/>
        </w:rPr>
        <w:tab/>
      </w:r>
      <w:ins w:id="1776" w:author="羊" w:date="2026-02-26T18:35:09Z">
        <w:r>
          <w:rPr>
            <w:rFonts w:hint="eastAsia" w:cs="宋体"/>
            <w:b w:val="0"/>
            <w:bCs w:val="0"/>
            <w:i w:val="0"/>
            <w:snapToGrid w:val="0"/>
            <w:spacing w:val="0"/>
            <w:w w:val="100"/>
            <w:position w:val="0"/>
            <w:sz w:val="21"/>
            <w:szCs w:val="21"/>
            <w:lang w:val="en-US" w:eastAsia="zh-CN"/>
          </w:rPr>
          <w:t xml:space="preserve">  </w:t>
        </w:r>
      </w:ins>
      <w:ins w:id="1777" w:author="羊" w:date="2026-02-26T18:35:10Z">
        <w:r>
          <w:rPr>
            <w:rFonts w:hint="eastAsia" w:cs="宋体"/>
            <w:b w:val="0"/>
            <w:bCs w:val="0"/>
            <w:i w:val="0"/>
            <w:snapToGrid w:val="0"/>
            <w:spacing w:val="0"/>
            <w:w w:val="100"/>
            <w:position w:val="0"/>
            <w:sz w:val="21"/>
            <w:szCs w:val="21"/>
            <w:lang w:val="en-US" w:eastAsia="zh-CN"/>
          </w:rPr>
          <w:t xml:space="preserve">    </w:t>
        </w:r>
      </w:ins>
      <w:ins w:id="1778" w:author="羊" w:date="2026-02-26T18:35:11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年</w:t>
      </w:r>
      <w:ins w:id="1779" w:author="羊" w:date="2026-02-26T18:35:12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月</w:t>
      </w:r>
      <w:ins w:id="1780" w:author="羊" w:date="2026-02-26T18:35:13Z">
        <w:r>
          <w:rPr>
            <w:rFonts w:hint="eastAsia" w:cs="宋体"/>
            <w:b w:val="0"/>
            <w:bCs w:val="0"/>
            <w:i w:val="0"/>
            <w:snapToGrid w:val="0"/>
            <w:spacing w:val="0"/>
            <w:w w:val="100"/>
            <w:position w:val="0"/>
            <w:sz w:val="21"/>
            <w:szCs w:val="21"/>
            <w:lang w:val="en-US" w:eastAsia="zh-CN"/>
          </w:rPr>
          <w:t xml:space="preserve">   </w:t>
        </w:r>
      </w:ins>
      <w:r>
        <w:rPr>
          <w:rFonts w:ascii="宋体" w:hAnsi="宋体" w:eastAsia="宋体" w:cs="宋体"/>
          <w:b w:val="0"/>
          <w:bCs w:val="0"/>
          <w:i w:val="0"/>
          <w:snapToGrid w:val="0"/>
          <w:spacing w:val="0"/>
          <w:w w:val="100"/>
          <w:position w:val="0"/>
          <w:sz w:val="21"/>
          <w:szCs w:val="21"/>
        </w:rPr>
        <w:t>日</w:t>
      </w:r>
    </w:p>
    <w:p w14:paraId="6C58ABC7">
      <w:pPr>
        <w:keepNext w:val="0"/>
        <w:keepLines w:val="0"/>
        <w:pageBreakBefore w:val="0"/>
        <w:widowControl w:val="0"/>
        <w:kinsoku/>
        <w:wordWrap/>
        <w:overflowPunct/>
        <w:topLinePunct w:val="0"/>
        <w:autoSpaceDE/>
        <w:autoSpaceDN/>
        <w:bidi w:val="0"/>
        <w:adjustRightInd w:val="0"/>
        <w:snapToGrid w:val="0"/>
        <w:spacing w:after="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sectPr>
          <w:pgSz w:w="11910" w:h="16840"/>
          <w:pgMar w:top="1360" w:right="1020" w:bottom="1400" w:left="1020" w:header="0" w:footer="1218" w:gutter="0"/>
          <w:pgNumType w:fmt="decimal"/>
          <w:cols w:space="720" w:num="1"/>
        </w:sectPr>
      </w:pPr>
    </w:p>
    <w:p w14:paraId="3E3AFF84">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0" w:firstLineChars="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附件12：重庆航运建设发展（集团）有限公司《工程建设项目变更管理办法（试行）》</w:t>
      </w:r>
    </w:p>
    <w:p w14:paraId="31DC3127">
      <w:pPr>
        <w:keepNext w:val="0"/>
        <w:keepLines w:val="0"/>
        <w:pageBreakBefore w:val="0"/>
        <w:widowControl w:val="0"/>
        <w:kinsoku/>
        <w:wordWrap/>
        <w:overflowPunct/>
        <w:topLinePunct w:val="0"/>
        <w:autoSpaceDE/>
        <w:autoSpaceDN/>
        <w:bidi w:val="0"/>
        <w:adjustRightInd w:val="0"/>
        <w:snapToGrid w:val="0"/>
        <w:spacing w:after="0"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sectPr>
          <w:footerReference r:id="rId16" w:type="default"/>
          <w:pgSz w:w="11910" w:h="16840"/>
          <w:pgMar w:top="1360" w:right="1680" w:bottom="1400" w:left="1020" w:header="0" w:footer="1218" w:gutter="0"/>
          <w:pgNumType w:fmt="decimal" w:start="190"/>
          <w:cols w:space="720" w:num="1"/>
        </w:sectPr>
      </w:pPr>
    </w:p>
    <w:p w14:paraId="256F5BEC">
      <w:pPr>
        <w:pStyle w:val="12"/>
        <w:keepNext w:val="0"/>
        <w:keepLines w:val="0"/>
        <w:pageBreakBefore w:val="0"/>
        <w:widowControl w:val="0"/>
        <w:kinsoku/>
        <w:wordWrap/>
        <w:overflowPunct/>
        <w:topLinePunct w:val="0"/>
        <w:autoSpaceDE/>
        <w:autoSpaceDN/>
        <w:bidi w:val="0"/>
        <w:adjustRightInd w:val="0"/>
        <w:snapToGrid w:val="0"/>
        <w:spacing w:before="0" w:line="360" w:lineRule="auto"/>
        <w:ind w:left="0" w:right="0" w:firstLine="0" w:firstLineChars="0"/>
        <w:jc w:val="both"/>
        <w:textAlignment w:val="auto"/>
        <w:rPr>
          <w:rFonts w:ascii="宋体" w:hAnsi="宋体" w:eastAsia="宋体" w:cs="宋体"/>
          <w:b w:val="0"/>
          <w:bCs w:val="0"/>
          <w:i w:val="0"/>
          <w:snapToGrid w:val="0"/>
          <w:spacing w:val="0"/>
          <w:w w:val="100"/>
          <w:position w:val="0"/>
          <w:sz w:val="21"/>
          <w:szCs w:val="21"/>
        </w:rPr>
      </w:pPr>
      <w:r>
        <w:rPr>
          <w:rFonts w:ascii="宋体" w:hAnsi="宋体" w:eastAsia="宋体" w:cs="宋体"/>
          <w:b w:val="0"/>
          <w:bCs w:val="0"/>
          <w:i w:val="0"/>
          <w:snapToGrid w:val="0"/>
          <w:spacing w:val="0"/>
          <w:w w:val="100"/>
          <w:position w:val="0"/>
          <w:sz w:val="21"/>
          <w:szCs w:val="21"/>
        </w:rPr>
        <w:t>附件13：重庆航运建设发展（集团）有限公司《档案管理理办法》</w:t>
      </w:r>
    </w:p>
    <w:p w14:paraId="441A061A">
      <w:pPr>
        <w:keepNext w:val="0"/>
        <w:keepLines w:val="0"/>
        <w:pageBreakBefore w:val="0"/>
        <w:widowControl w:val="0"/>
        <w:kinsoku/>
        <w:wordWrap/>
        <w:overflowPunct/>
        <w:topLinePunct w:val="0"/>
        <w:autoSpaceDE/>
        <w:autoSpaceDN/>
        <w:bidi w:val="0"/>
        <w:adjustRightInd w:val="0"/>
        <w:snapToGrid w:val="0"/>
        <w:spacing w:line="360" w:lineRule="auto"/>
        <w:ind w:left="0" w:right="0" w:firstLine="420" w:firstLineChars="200"/>
        <w:jc w:val="both"/>
        <w:textAlignment w:val="auto"/>
        <w:rPr>
          <w:rFonts w:ascii="宋体" w:hAnsi="宋体" w:eastAsia="宋体" w:cs="宋体"/>
          <w:b w:val="0"/>
          <w:bCs w:val="0"/>
          <w:i w:val="0"/>
          <w:snapToGrid w:val="0"/>
          <w:spacing w:val="0"/>
          <w:w w:val="100"/>
          <w:position w:val="0"/>
          <w:sz w:val="21"/>
          <w:szCs w:val="21"/>
        </w:rPr>
      </w:pPr>
      <w:bookmarkStart w:id="361" w:name="第五章  工程量清单"/>
      <w:bookmarkEnd w:id="361"/>
      <w:bookmarkStart w:id="362" w:name="_bookmark139"/>
      <w:bookmarkEnd w:id="362"/>
      <w:bookmarkStart w:id="363" w:name="第八章  投标文件格式"/>
      <w:bookmarkEnd w:id="363"/>
      <w:bookmarkStart w:id="364" w:name="第 四 卷"/>
      <w:bookmarkEnd w:id="364"/>
      <w:bookmarkStart w:id="365" w:name="_bookmark144"/>
      <w:bookmarkEnd w:id="365"/>
    </w:p>
    <w:sectPr>
      <w:footerReference r:id="rId17" w:type="default"/>
      <w:pgSz w:w="11910" w:h="16840"/>
      <w:pgMar w:top="1360" w:right="1680" w:bottom="1400" w:left="1020" w:header="0" w:footer="1218"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9B87F">
    <w:pPr>
      <w:pStyle w:val="13"/>
    </w:pPr>
    <w:ins w:id="0" w:author="羊" w:date="2026-03-03T10:09:30Z">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A9D48E">
                            <w:pPr>
                              <w:pStyle w:val="13"/>
                            </w:pPr>
                            <w:ins w:id="2" w:author="羊" w:date="2026-03-03T10:09:30Z">
                              <w:r>
                                <w:rPr/>
                                <w:fldChar w:fldCharType="begin"/>
                              </w:r>
                            </w:ins>
                            <w:ins w:id="3" w:author="羊" w:date="2026-03-03T10:09:30Z">
                              <w:r>
                                <w:rPr/>
                                <w:instrText xml:space="preserve"> PAGE  \* MERGEFORMAT </w:instrText>
                              </w:r>
                            </w:ins>
                            <w:ins w:id="4" w:author="羊" w:date="2026-03-03T10:09:30Z">
                              <w:r>
                                <w:rPr/>
                                <w:fldChar w:fldCharType="separate"/>
                              </w:r>
                            </w:ins>
                            <w:ins w:id="5" w:author="羊" w:date="2026-03-03T10:09:30Z">
                              <w:r>
                                <w:rPr/>
                                <w:t>1</w:t>
                              </w:r>
                            </w:ins>
                            <w:ins w:id="6" w:author="羊" w:date="2026-03-03T10:09:30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7A9D48E">
                      <w:pPr>
                        <w:pStyle w:val="13"/>
                      </w:pPr>
                      <w:ins w:id="7" w:author="羊" w:date="2026-03-03T10:09:30Z">
                        <w:r>
                          <w:rPr/>
                          <w:fldChar w:fldCharType="begin"/>
                        </w:r>
                      </w:ins>
                      <w:ins w:id="8" w:author="羊" w:date="2026-03-03T10:09:30Z">
                        <w:r>
                          <w:rPr/>
                          <w:instrText xml:space="preserve"> PAGE  \* MERGEFORMAT </w:instrText>
                        </w:r>
                      </w:ins>
                      <w:ins w:id="9" w:author="羊" w:date="2026-03-03T10:09:30Z">
                        <w:r>
                          <w:rPr/>
                          <w:fldChar w:fldCharType="separate"/>
                        </w:r>
                      </w:ins>
                      <w:ins w:id="10" w:author="羊" w:date="2026-03-03T10:09:30Z">
                        <w:r>
                          <w:rPr/>
                          <w:t>1</w:t>
                        </w:r>
                      </w:ins>
                      <w:ins w:id="11" w:author="羊" w:date="2026-03-03T10:09:30Z">
                        <w:r>
                          <w:rPr/>
                          <w:fldChar w:fldCharType="end"/>
                        </w:r>
                      </w:ins>
                    </w:p>
                  </w:txbxContent>
                </v:textbox>
              </v:shape>
            </w:pict>
          </mc:Fallback>
        </mc:AlternateContent>
      </w:r>
    </w:ins>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2C722">
    <w:pPr>
      <w:pStyle w:val="13"/>
    </w:pPr>
    <w:ins w:id="12" w:author="羊" w:date="2026-03-03T10:09:30Z">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01C079">
                            <w:pPr>
                              <w:pStyle w:val="13"/>
                            </w:pPr>
                            <w:ins w:id="14" w:author="羊" w:date="2026-03-03T10:09:30Z">
                              <w:r>
                                <w:rPr/>
                                <w:fldChar w:fldCharType="begin"/>
                              </w:r>
                            </w:ins>
                            <w:ins w:id="15" w:author="羊" w:date="2026-03-03T10:09:30Z">
                              <w:r>
                                <w:rPr/>
                                <w:instrText xml:space="preserve"> PAGE  \* MERGEFORMAT </w:instrText>
                              </w:r>
                            </w:ins>
                            <w:ins w:id="16" w:author="羊" w:date="2026-03-03T10:09:30Z">
                              <w:r>
                                <w:rPr/>
                                <w:fldChar w:fldCharType="separate"/>
                              </w:r>
                            </w:ins>
                            <w:ins w:id="17" w:author="羊" w:date="2026-03-03T10:09:30Z">
                              <w:r>
                                <w:rPr/>
                                <w:t>1</w:t>
                              </w:r>
                            </w:ins>
                            <w:ins w:id="18" w:author="羊" w:date="2026-03-03T10:09:30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401C079">
                      <w:pPr>
                        <w:pStyle w:val="13"/>
                      </w:pPr>
                      <w:ins w:id="19" w:author="羊" w:date="2026-03-03T10:09:30Z">
                        <w:r>
                          <w:rPr/>
                          <w:fldChar w:fldCharType="begin"/>
                        </w:r>
                      </w:ins>
                      <w:ins w:id="20" w:author="羊" w:date="2026-03-03T10:09:30Z">
                        <w:r>
                          <w:rPr/>
                          <w:instrText xml:space="preserve"> PAGE  \* MERGEFORMAT </w:instrText>
                        </w:r>
                      </w:ins>
                      <w:ins w:id="21" w:author="羊" w:date="2026-03-03T10:09:30Z">
                        <w:r>
                          <w:rPr/>
                          <w:fldChar w:fldCharType="separate"/>
                        </w:r>
                      </w:ins>
                      <w:ins w:id="22" w:author="羊" w:date="2026-03-03T10:09:30Z">
                        <w:r>
                          <w:rPr/>
                          <w:t>1</w:t>
                        </w:r>
                      </w:ins>
                      <w:ins w:id="23" w:author="羊" w:date="2026-03-03T10:09:30Z">
                        <w:r>
                          <w:rPr/>
                          <w:fldChar w:fldCharType="end"/>
                        </w:r>
                      </w:ins>
                    </w:p>
                  </w:txbxContent>
                </v:textbox>
              </v:shape>
            </w:pict>
          </mc:Fallback>
        </mc:AlternateContent>
      </w:r>
    </w:ins>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DE80A">
    <w:pPr>
      <w:spacing w:before="0" w:after="0" w:line="14" w:lineRule="auto"/>
      <w:rPr>
        <w:sz w:val="20"/>
        <w:szCs w:val="20"/>
      </w:rPr>
    </w:pPr>
    <w:ins w:id="24" w:author="羊" w:date="2026-03-03T10:09:30Z">
      <w:r>
        <w:rPr>
          <w:sz w:val="20"/>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A1036B">
                            <w:pPr>
                              <w:pStyle w:val="13"/>
                            </w:pPr>
                            <w:ins w:id="26" w:author="羊" w:date="2026-03-03T10:09:30Z">
                              <w:r>
                                <w:rPr/>
                                <w:fldChar w:fldCharType="begin"/>
                              </w:r>
                            </w:ins>
                            <w:ins w:id="27" w:author="羊" w:date="2026-03-03T10:09:30Z">
                              <w:r>
                                <w:rPr/>
                                <w:instrText xml:space="preserve"> PAGE  \* MERGEFORMAT </w:instrText>
                              </w:r>
                            </w:ins>
                            <w:ins w:id="28" w:author="羊" w:date="2026-03-03T10:09:30Z">
                              <w:r>
                                <w:rPr/>
                                <w:fldChar w:fldCharType="separate"/>
                              </w:r>
                            </w:ins>
                            <w:ins w:id="29" w:author="羊" w:date="2026-03-03T10:09:30Z">
                              <w:r>
                                <w:rPr/>
                                <w:t>105</w:t>
                              </w:r>
                            </w:ins>
                            <w:ins w:id="30" w:author="羊" w:date="2026-03-03T10:09:30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3A1036B">
                      <w:pPr>
                        <w:pStyle w:val="13"/>
                      </w:pPr>
                      <w:ins w:id="31" w:author="羊" w:date="2026-03-03T10:09:30Z">
                        <w:r>
                          <w:rPr/>
                          <w:fldChar w:fldCharType="begin"/>
                        </w:r>
                      </w:ins>
                      <w:ins w:id="32" w:author="羊" w:date="2026-03-03T10:09:30Z">
                        <w:r>
                          <w:rPr/>
                          <w:instrText xml:space="preserve"> PAGE  \* MERGEFORMAT </w:instrText>
                        </w:r>
                      </w:ins>
                      <w:ins w:id="33" w:author="羊" w:date="2026-03-03T10:09:30Z">
                        <w:r>
                          <w:rPr/>
                          <w:fldChar w:fldCharType="separate"/>
                        </w:r>
                      </w:ins>
                      <w:ins w:id="34" w:author="羊" w:date="2026-03-03T10:09:30Z">
                        <w:r>
                          <w:rPr/>
                          <w:t>105</w:t>
                        </w:r>
                      </w:ins>
                      <w:ins w:id="35" w:author="羊" w:date="2026-03-03T10:09:30Z">
                        <w:r>
                          <w:rPr/>
                          <w:fldChar w:fldCharType="end"/>
                        </w:r>
                      </w:ins>
                    </w:p>
                  </w:txbxContent>
                </v:textbox>
              </v:shape>
            </w:pict>
          </mc:Fallback>
        </mc:AlternateContent>
      </w:r>
    </w:ins>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90FDB">
    <w:pPr>
      <w:spacing w:before="0" w:after="0" w:line="14" w:lineRule="auto"/>
      <w:rPr>
        <w:sz w:val="20"/>
        <w:szCs w:val="20"/>
      </w:rPr>
    </w:pPr>
    <w:ins w:id="36" w:author="羊" w:date="2026-03-03T10:09:30Z">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461511">
                            <w:pPr>
                              <w:pStyle w:val="13"/>
                            </w:pPr>
                            <w:ins w:id="38" w:author="羊" w:date="2026-03-03T10:09:30Z">
                              <w:r>
                                <w:rPr/>
                                <w:fldChar w:fldCharType="begin"/>
                              </w:r>
                            </w:ins>
                            <w:ins w:id="39" w:author="羊" w:date="2026-03-03T10:09:30Z">
                              <w:r>
                                <w:rPr/>
                                <w:instrText xml:space="preserve"> PAGE  \* MERGEFORMAT </w:instrText>
                              </w:r>
                            </w:ins>
                            <w:ins w:id="40" w:author="羊" w:date="2026-03-03T10:09:30Z">
                              <w:r>
                                <w:rPr/>
                                <w:fldChar w:fldCharType="separate"/>
                              </w:r>
                            </w:ins>
                            <w:ins w:id="41" w:author="羊" w:date="2026-03-03T10:09:30Z">
                              <w:r>
                                <w:rPr/>
                                <w:t>142</w:t>
                              </w:r>
                            </w:ins>
                            <w:ins w:id="42" w:author="羊" w:date="2026-03-03T10:09:30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60461511">
                      <w:pPr>
                        <w:pStyle w:val="13"/>
                      </w:pPr>
                      <w:ins w:id="43" w:author="羊" w:date="2026-03-03T10:09:30Z">
                        <w:r>
                          <w:rPr/>
                          <w:fldChar w:fldCharType="begin"/>
                        </w:r>
                      </w:ins>
                      <w:ins w:id="44" w:author="羊" w:date="2026-03-03T10:09:30Z">
                        <w:r>
                          <w:rPr/>
                          <w:instrText xml:space="preserve"> PAGE  \* MERGEFORMAT </w:instrText>
                        </w:r>
                      </w:ins>
                      <w:ins w:id="45" w:author="羊" w:date="2026-03-03T10:09:30Z">
                        <w:r>
                          <w:rPr/>
                          <w:fldChar w:fldCharType="separate"/>
                        </w:r>
                      </w:ins>
                      <w:ins w:id="46" w:author="羊" w:date="2026-03-03T10:09:30Z">
                        <w:r>
                          <w:rPr/>
                          <w:t>142</w:t>
                        </w:r>
                      </w:ins>
                      <w:ins w:id="47" w:author="羊" w:date="2026-03-03T10:09:30Z">
                        <w:r>
                          <w:rPr/>
                          <w:fldChar w:fldCharType="end"/>
                        </w:r>
                      </w:ins>
                    </w:p>
                  </w:txbxContent>
                </v:textbox>
              </v:shape>
            </w:pict>
          </mc:Fallback>
        </mc:AlternateContent>
      </w:r>
    </w:ins>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F02A4">
    <w:pPr>
      <w:spacing w:before="0" w:after="0" w:line="14" w:lineRule="auto"/>
      <w:rPr>
        <w:sz w:val="20"/>
        <w:szCs w:val="20"/>
      </w:rPr>
    </w:pPr>
    <w:ins w:id="48" w:author="羊" w:date="2026-03-03T10:09:30Z">
      <w:r>
        <w:rPr>
          <w:sz w:val="20"/>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81BF7">
                            <w:pPr>
                              <w:pStyle w:val="13"/>
                            </w:pPr>
                            <w:ins w:id="50" w:author="羊" w:date="2026-03-03T10:09:30Z">
                              <w:r>
                                <w:rPr/>
                                <w:fldChar w:fldCharType="begin"/>
                              </w:r>
                            </w:ins>
                            <w:ins w:id="51" w:author="羊" w:date="2026-03-03T10:09:30Z">
                              <w:r>
                                <w:rPr/>
                                <w:instrText xml:space="preserve"> PAGE  \* MERGEFORMAT </w:instrText>
                              </w:r>
                            </w:ins>
                            <w:ins w:id="52" w:author="羊" w:date="2026-03-03T10:09:30Z">
                              <w:r>
                                <w:rPr/>
                                <w:fldChar w:fldCharType="separate"/>
                              </w:r>
                            </w:ins>
                            <w:ins w:id="53" w:author="羊" w:date="2026-03-03T10:09:30Z">
                              <w:r>
                                <w:rPr/>
                                <w:t>170</w:t>
                              </w:r>
                            </w:ins>
                            <w:ins w:id="54" w:author="羊" w:date="2026-03-03T10:09:30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3681BF7">
                      <w:pPr>
                        <w:pStyle w:val="13"/>
                      </w:pPr>
                      <w:ins w:id="55" w:author="羊" w:date="2026-03-03T10:09:30Z">
                        <w:r>
                          <w:rPr/>
                          <w:fldChar w:fldCharType="begin"/>
                        </w:r>
                      </w:ins>
                      <w:ins w:id="56" w:author="羊" w:date="2026-03-03T10:09:30Z">
                        <w:r>
                          <w:rPr/>
                          <w:instrText xml:space="preserve"> PAGE  \* MERGEFORMAT </w:instrText>
                        </w:r>
                      </w:ins>
                      <w:ins w:id="57" w:author="羊" w:date="2026-03-03T10:09:30Z">
                        <w:r>
                          <w:rPr/>
                          <w:fldChar w:fldCharType="separate"/>
                        </w:r>
                      </w:ins>
                      <w:ins w:id="58" w:author="羊" w:date="2026-03-03T10:09:30Z">
                        <w:r>
                          <w:rPr/>
                          <w:t>170</w:t>
                        </w:r>
                      </w:ins>
                      <w:ins w:id="59" w:author="羊" w:date="2026-03-03T10:09:30Z">
                        <w:r>
                          <w:rPr/>
                          <w:fldChar w:fldCharType="end"/>
                        </w:r>
                      </w:ins>
                    </w:p>
                  </w:txbxContent>
                </v:textbox>
              </v:shape>
            </w:pict>
          </mc:Fallback>
        </mc:AlternateContent>
      </w:r>
    </w:ins>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35E41">
    <w:pPr>
      <w:spacing w:before="0" w:after="0" w:line="14" w:lineRule="auto"/>
      <w:rPr>
        <w:sz w:val="20"/>
        <w:szCs w:val="20"/>
      </w:rPr>
    </w:pPr>
    <w:ins w:id="60" w:author="羊" w:date="2026-03-03T10:09:30Z">
      <w:r>
        <w:rPr>
          <w:sz w:val="20"/>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38F56E">
                            <w:pPr>
                              <w:pStyle w:val="13"/>
                            </w:pPr>
                            <w:ins w:id="62" w:author="羊" w:date="2026-03-03T10:09:30Z">
                              <w:r>
                                <w:rPr/>
                                <w:fldChar w:fldCharType="begin"/>
                              </w:r>
                            </w:ins>
                            <w:ins w:id="63" w:author="羊" w:date="2026-03-03T10:09:30Z">
                              <w:r>
                                <w:rPr/>
                                <w:instrText xml:space="preserve"> PAGE  \* MERGEFORMAT </w:instrText>
                              </w:r>
                            </w:ins>
                            <w:ins w:id="64" w:author="羊" w:date="2026-03-03T10:09:30Z">
                              <w:r>
                                <w:rPr/>
                                <w:fldChar w:fldCharType="separate"/>
                              </w:r>
                            </w:ins>
                            <w:ins w:id="65" w:author="羊" w:date="2026-03-03T10:09:30Z">
                              <w:r>
                                <w:rPr/>
                                <w:t>174</w:t>
                              </w:r>
                            </w:ins>
                            <w:ins w:id="66" w:author="羊" w:date="2026-03-03T10:09:30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2938F56E">
                      <w:pPr>
                        <w:pStyle w:val="13"/>
                      </w:pPr>
                      <w:ins w:id="67" w:author="羊" w:date="2026-03-03T10:09:30Z">
                        <w:r>
                          <w:rPr/>
                          <w:fldChar w:fldCharType="begin"/>
                        </w:r>
                      </w:ins>
                      <w:ins w:id="68" w:author="羊" w:date="2026-03-03T10:09:30Z">
                        <w:r>
                          <w:rPr/>
                          <w:instrText xml:space="preserve"> PAGE  \* MERGEFORMAT </w:instrText>
                        </w:r>
                      </w:ins>
                      <w:ins w:id="69" w:author="羊" w:date="2026-03-03T10:09:30Z">
                        <w:r>
                          <w:rPr/>
                          <w:fldChar w:fldCharType="separate"/>
                        </w:r>
                      </w:ins>
                      <w:ins w:id="70" w:author="羊" w:date="2026-03-03T10:09:30Z">
                        <w:r>
                          <w:rPr/>
                          <w:t>174</w:t>
                        </w:r>
                      </w:ins>
                      <w:ins w:id="71" w:author="羊" w:date="2026-03-03T10:09:30Z">
                        <w:r>
                          <w:rPr/>
                          <w:fldChar w:fldCharType="end"/>
                        </w:r>
                      </w:ins>
                    </w:p>
                  </w:txbxContent>
                </v:textbox>
              </v:shape>
            </w:pict>
          </mc:Fallback>
        </mc:AlternateContent>
      </w:r>
    </w:ins>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64CD0">
    <w:pPr>
      <w:spacing w:before="0" w:after="0" w:line="14" w:lineRule="auto"/>
      <w:rPr>
        <w:sz w:val="20"/>
        <w:szCs w:val="20"/>
      </w:rPr>
    </w:pPr>
    <w:ins w:id="72" w:author="羊" w:date="2026-03-03T10:09:30Z">
      <w:r>
        <w:rPr>
          <w:sz w:val="20"/>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9FA67D">
                            <w:pPr>
                              <w:pStyle w:val="13"/>
                            </w:pPr>
                            <w:ins w:id="74" w:author="羊" w:date="2026-03-03T10:09:30Z">
                              <w:r>
                                <w:rPr/>
                                <w:fldChar w:fldCharType="begin"/>
                              </w:r>
                            </w:ins>
                            <w:ins w:id="75" w:author="羊" w:date="2026-03-03T10:09:30Z">
                              <w:r>
                                <w:rPr/>
                                <w:instrText xml:space="preserve"> PAGE  \* MERGEFORMAT </w:instrText>
                              </w:r>
                            </w:ins>
                            <w:ins w:id="76" w:author="羊" w:date="2026-03-03T10:09:30Z">
                              <w:r>
                                <w:rPr/>
                                <w:fldChar w:fldCharType="separate"/>
                              </w:r>
                            </w:ins>
                            <w:ins w:id="77" w:author="羊" w:date="2026-03-03T10:09:30Z">
                              <w:r>
                                <w:rPr/>
                                <w:t>176</w:t>
                              </w:r>
                            </w:ins>
                            <w:ins w:id="78" w:author="羊" w:date="2026-03-03T10:09:30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7A9FA67D">
                      <w:pPr>
                        <w:pStyle w:val="13"/>
                      </w:pPr>
                      <w:ins w:id="79" w:author="羊" w:date="2026-03-03T10:09:30Z">
                        <w:r>
                          <w:rPr/>
                          <w:fldChar w:fldCharType="begin"/>
                        </w:r>
                      </w:ins>
                      <w:ins w:id="80" w:author="羊" w:date="2026-03-03T10:09:30Z">
                        <w:r>
                          <w:rPr/>
                          <w:instrText xml:space="preserve"> PAGE  \* MERGEFORMAT </w:instrText>
                        </w:r>
                      </w:ins>
                      <w:ins w:id="81" w:author="羊" w:date="2026-03-03T10:09:30Z">
                        <w:r>
                          <w:rPr/>
                          <w:fldChar w:fldCharType="separate"/>
                        </w:r>
                      </w:ins>
                      <w:ins w:id="82" w:author="羊" w:date="2026-03-03T10:09:30Z">
                        <w:r>
                          <w:rPr/>
                          <w:t>176</w:t>
                        </w:r>
                      </w:ins>
                      <w:ins w:id="83" w:author="羊" w:date="2026-03-03T10:09:30Z">
                        <w:r>
                          <w:rPr/>
                          <w:fldChar w:fldCharType="end"/>
                        </w:r>
                      </w:ins>
                    </w:p>
                  </w:txbxContent>
                </v:textbox>
              </v:shape>
            </w:pict>
          </mc:Fallback>
        </mc:AlternateContent>
      </w:r>
    </w:ins>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D7D52">
    <w:pPr>
      <w:spacing w:before="0" w:after="0" w:line="14" w:lineRule="auto"/>
      <w:rPr>
        <w:sz w:val="20"/>
        <w:szCs w:val="20"/>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328930" cy="139700"/>
              <wp:effectExtent l="0" t="0" r="0" b="0"/>
              <wp:wrapNone/>
              <wp:docPr id="84" name="文本框 58"/>
              <wp:cNvGraphicFramePr/>
              <a:graphic xmlns:a="http://schemas.openxmlformats.org/drawingml/2006/main">
                <a:graphicData uri="http://schemas.microsoft.com/office/word/2010/wordprocessingShape">
                  <wps:wsp>
                    <wps:cNvSpPr txBox="1"/>
                    <wps:spPr>
                      <a:xfrm>
                        <a:off x="0" y="0"/>
                        <a:ext cx="328930" cy="139700"/>
                      </a:xfrm>
                      <a:prstGeom prst="rect">
                        <a:avLst/>
                      </a:prstGeom>
                      <a:noFill/>
                      <a:ln>
                        <a:noFill/>
                      </a:ln>
                    </wps:spPr>
                    <wps:txbx>
                      <w:txbxContent>
                        <w:p w14:paraId="216CED98">
                          <w:pPr>
                            <w:spacing w:before="0" w:line="204" w:lineRule="exact"/>
                            <w:ind w:left="20" w:right="0" w:firstLine="0"/>
                            <w:jc w:val="left"/>
                            <w:rPr>
                              <w:rFonts w:ascii="Times New Roman" w:hAnsi="Times New Roman" w:eastAsia="Times New Roman" w:cs="Times New Roman"/>
                              <w:sz w:val="18"/>
                              <w:szCs w:val="18"/>
                            </w:rPr>
                          </w:pPr>
                          <w:ins w:id="84" w:author="羊" w:date="2026-03-03T10:09:30Z">
                            <w:r>
                              <w:rPr>
                                <w:rFonts w:ascii="Times New Roman" w:hAnsi="Times New Roman" w:eastAsia="Times New Roman" w:cs="Times New Roman"/>
                                <w:sz w:val="18"/>
                                <w:szCs w:val="18"/>
                              </w:rPr>
                              <w:fldChar w:fldCharType="begin"/>
                            </w:r>
                          </w:ins>
                          <w:ins w:id="85" w:author="羊" w:date="2026-03-03T10:09:30Z">
                            <w:r>
                              <w:rPr>
                                <w:rFonts w:ascii="Times New Roman" w:hAnsi="Times New Roman" w:eastAsia="Times New Roman" w:cs="Times New Roman"/>
                                <w:sz w:val="18"/>
                                <w:szCs w:val="18"/>
                              </w:rPr>
                              <w:instrText xml:space="preserve"> PAGE  \* MERGEFORMAT </w:instrText>
                            </w:r>
                          </w:ins>
                          <w:ins w:id="86" w:author="羊" w:date="2026-03-03T10:09:30Z">
                            <w:r>
                              <w:rPr>
                                <w:rFonts w:ascii="Times New Roman" w:hAnsi="Times New Roman" w:eastAsia="Times New Roman" w:cs="Times New Roman"/>
                                <w:sz w:val="18"/>
                                <w:szCs w:val="18"/>
                              </w:rPr>
                              <w:fldChar w:fldCharType="separate"/>
                            </w:r>
                          </w:ins>
                          <w:ins w:id="87" w:author="羊" w:date="2026-03-03T10:09:30Z">
                            <w:r>
                              <w:rPr>
                                <w:rFonts w:ascii="Times New Roman" w:hAnsi="Times New Roman" w:eastAsia="Times New Roman" w:cs="Times New Roman"/>
                                <w:sz w:val="18"/>
                                <w:szCs w:val="18"/>
                              </w:rPr>
                              <w:t>1</w:t>
                            </w:r>
                          </w:ins>
                          <w:ins w:id="88" w:author="羊" w:date="2026-03-03T10:09:30Z">
                            <w:r>
                              <w:rPr>
                                <w:rFonts w:ascii="Times New Roman" w:hAnsi="Times New Roman" w:eastAsia="Times New Roman" w:cs="Times New Roman"/>
                                <w:sz w:val="18"/>
                                <w:szCs w:val="18"/>
                              </w:rPr>
                              <w:fldChar w:fldCharType="end"/>
                            </w:r>
                          </w:ins>
                        </w:p>
                      </w:txbxContent>
                    </wps:txbx>
                    <wps:bodyPr lIns="0" tIns="0" rIns="0" bIns="0" upright="1"/>
                  </wps:wsp>
                </a:graphicData>
              </a:graphic>
            </wp:anchor>
          </w:drawing>
        </mc:Choice>
        <mc:Fallback>
          <w:pict>
            <v:shape id="文本框 58" o:spid="_x0000_s1026" o:spt="202" type="#_x0000_t202" style="position:absolute;left:0pt;margin-top:0pt;height:11pt;width:25.9pt;mso-position-horizontal:center;mso-position-horizontal-relative:margin;z-index:251661312;mso-width-relative:page;mso-height-relative:page;" filled="f" stroked="f" coordsize="21600,21600" o:gfxdata="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ByEbv0wAAAAMBAAAPAAAAAAAAAAEAIAAAACIAAABkcnMvZG93bnJldi54bWxQSwECFAAU&#10;AAAACACHTuJAXUKi+r0BAABzAwAADgAAAAAAAAABACAAAAAiAQAAZHJzL2Uyb0RvYy54bWxQSwUG&#10;AAAAAAYABgBZAQAAUQUAAAAA&#10;">
              <v:fill on="f" focussize="0,0"/>
              <v:stroke on="f"/>
              <v:imagedata o:title=""/>
              <o:lock v:ext="edit" aspectratio="f"/>
              <v:textbox inset="0mm,0mm,0mm,0mm">
                <w:txbxContent>
                  <w:p w14:paraId="216CED98">
                    <w:pPr>
                      <w:spacing w:before="0" w:line="204" w:lineRule="exact"/>
                      <w:ind w:left="20" w:right="0" w:firstLine="0"/>
                      <w:jc w:val="left"/>
                      <w:rPr>
                        <w:rFonts w:ascii="Times New Roman" w:hAnsi="Times New Roman" w:eastAsia="Times New Roman" w:cs="Times New Roman"/>
                        <w:sz w:val="18"/>
                        <w:szCs w:val="18"/>
                      </w:rPr>
                    </w:pPr>
                    <w:ins w:id="89" w:author="羊" w:date="2026-03-03T10:09:30Z">
                      <w:r>
                        <w:rPr>
                          <w:rFonts w:ascii="Times New Roman" w:hAnsi="Times New Roman" w:eastAsia="Times New Roman" w:cs="Times New Roman"/>
                          <w:sz w:val="18"/>
                          <w:szCs w:val="18"/>
                        </w:rPr>
                        <w:fldChar w:fldCharType="begin"/>
                      </w:r>
                    </w:ins>
                    <w:ins w:id="90" w:author="羊" w:date="2026-03-03T10:09:30Z">
                      <w:r>
                        <w:rPr>
                          <w:rFonts w:ascii="Times New Roman" w:hAnsi="Times New Roman" w:eastAsia="Times New Roman" w:cs="Times New Roman"/>
                          <w:sz w:val="18"/>
                          <w:szCs w:val="18"/>
                        </w:rPr>
                        <w:instrText xml:space="preserve"> PAGE  \* MERGEFORMAT </w:instrText>
                      </w:r>
                    </w:ins>
                    <w:ins w:id="91" w:author="羊" w:date="2026-03-03T10:09:30Z">
                      <w:r>
                        <w:rPr>
                          <w:rFonts w:ascii="Times New Roman" w:hAnsi="Times New Roman" w:eastAsia="Times New Roman" w:cs="Times New Roman"/>
                          <w:sz w:val="18"/>
                          <w:szCs w:val="18"/>
                        </w:rPr>
                        <w:fldChar w:fldCharType="separate"/>
                      </w:r>
                    </w:ins>
                    <w:ins w:id="92" w:author="羊" w:date="2026-03-03T10:09:30Z">
                      <w:r>
                        <w:rPr>
                          <w:rFonts w:ascii="Times New Roman" w:hAnsi="Times New Roman" w:eastAsia="Times New Roman" w:cs="Times New Roman"/>
                          <w:sz w:val="18"/>
                          <w:szCs w:val="18"/>
                        </w:rPr>
                        <w:t>1</w:t>
                      </w:r>
                    </w:ins>
                    <w:ins w:id="93" w:author="羊" w:date="2026-03-03T10:09:30Z">
                      <w:r>
                        <w:rPr>
                          <w:rFonts w:ascii="Times New Roman" w:hAnsi="Times New Roman" w:eastAsia="Times New Roman" w:cs="Times New Roman"/>
                          <w:sz w:val="18"/>
                          <w:szCs w:val="18"/>
                        </w:rPr>
                        <w:fldChar w:fldCharType="end"/>
                      </w:r>
                    </w:ins>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DEAAB">
    <w:pPr>
      <w:spacing w:before="0" w:after="0" w:line="14" w:lineRule="auto"/>
      <w:rPr>
        <w:sz w:val="2"/>
        <w:szCs w:val="2"/>
      </w:rPr>
    </w:pPr>
    <w:ins w:id="94" w:author="羊" w:date="2026-03-03T10:09:30Z">
      <w:r>
        <w:rPr>
          <w:sz w:val="2"/>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200B2E">
                            <w:pPr>
                              <w:pStyle w:val="13"/>
                            </w:pPr>
                            <w:ins w:id="96" w:author="羊" w:date="2026-03-03T10:09:30Z">
                              <w:r>
                                <w:rPr/>
                                <w:fldChar w:fldCharType="begin"/>
                              </w:r>
                            </w:ins>
                            <w:ins w:id="97" w:author="羊" w:date="2026-03-03T10:09:30Z">
                              <w:r>
                                <w:rPr/>
                                <w:instrText xml:space="preserve"> PAGE  \* MERGEFORMAT </w:instrText>
                              </w:r>
                            </w:ins>
                            <w:ins w:id="98" w:author="羊" w:date="2026-03-03T10:09:30Z">
                              <w:r>
                                <w:rPr/>
                                <w:fldChar w:fldCharType="separate"/>
                              </w:r>
                            </w:ins>
                            <w:ins w:id="99" w:author="羊" w:date="2026-03-03T10:09:30Z">
                              <w:r>
                                <w:rPr/>
                                <w:t>181</w:t>
                              </w:r>
                            </w:ins>
                            <w:ins w:id="100" w:author="羊" w:date="2026-03-03T10:09:30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75200B2E">
                      <w:pPr>
                        <w:pStyle w:val="13"/>
                      </w:pPr>
                      <w:ins w:id="101" w:author="羊" w:date="2026-03-03T10:09:30Z">
                        <w:r>
                          <w:rPr/>
                          <w:fldChar w:fldCharType="begin"/>
                        </w:r>
                      </w:ins>
                      <w:ins w:id="102" w:author="羊" w:date="2026-03-03T10:09:30Z">
                        <w:r>
                          <w:rPr/>
                          <w:instrText xml:space="preserve"> PAGE  \* MERGEFORMAT </w:instrText>
                        </w:r>
                      </w:ins>
                      <w:ins w:id="103" w:author="羊" w:date="2026-03-03T10:09:30Z">
                        <w:r>
                          <w:rPr/>
                          <w:fldChar w:fldCharType="separate"/>
                        </w:r>
                      </w:ins>
                      <w:ins w:id="104" w:author="羊" w:date="2026-03-03T10:09:30Z">
                        <w:r>
                          <w:rPr/>
                          <w:t>181</w:t>
                        </w:r>
                      </w:ins>
                      <w:ins w:id="105" w:author="羊" w:date="2026-03-03T10:09:30Z">
                        <w:r>
                          <w:rPr/>
                          <w:fldChar w:fldCharType="end"/>
                        </w:r>
                      </w:ins>
                    </w:p>
                  </w:txbxContent>
                </v:textbox>
              </v:shape>
            </w:pict>
          </mc:Fallback>
        </mc:AlternateContent>
      </w:r>
    </w:ins>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5D517">
    <w:pPr>
      <w:spacing w:before="0" w:after="0" w:line="14" w:lineRule="auto"/>
      <w:rPr>
        <w:sz w:val="2"/>
        <w:szCs w:val="2"/>
      </w:rPr>
    </w:pPr>
    <w:ins w:id="106" w:author="羊" w:date="2026-03-03T10:09:30Z">
      <w:r>
        <w:rPr>
          <w:sz w:val="2"/>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F2E2AE">
                            <w:pPr>
                              <w:pStyle w:val="13"/>
                            </w:pPr>
                            <w:ins w:id="108" w:author="羊" w:date="2026-03-03T10:09:30Z">
                              <w:r>
                                <w:rPr/>
                                <w:fldChar w:fldCharType="begin"/>
                              </w:r>
                            </w:ins>
                            <w:ins w:id="109" w:author="羊" w:date="2026-03-03T10:09:30Z">
                              <w:r>
                                <w:rPr/>
                                <w:instrText xml:space="preserve"> PAGE  \* MERGEFORMAT </w:instrText>
                              </w:r>
                            </w:ins>
                            <w:ins w:id="110" w:author="羊" w:date="2026-03-03T10:09:30Z">
                              <w:r>
                                <w:rPr/>
                                <w:fldChar w:fldCharType="separate"/>
                              </w:r>
                            </w:ins>
                            <w:ins w:id="111" w:author="羊" w:date="2026-03-03T10:09:30Z">
                              <w:r>
                                <w:rPr/>
                                <w:t>182</w:t>
                              </w:r>
                            </w:ins>
                            <w:ins w:id="112" w:author="羊" w:date="2026-03-03T10:09:30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0EF2E2AE">
                      <w:pPr>
                        <w:pStyle w:val="13"/>
                      </w:pPr>
                      <w:ins w:id="113" w:author="羊" w:date="2026-03-03T10:09:30Z">
                        <w:r>
                          <w:rPr/>
                          <w:fldChar w:fldCharType="begin"/>
                        </w:r>
                      </w:ins>
                      <w:ins w:id="114" w:author="羊" w:date="2026-03-03T10:09:30Z">
                        <w:r>
                          <w:rPr/>
                          <w:instrText xml:space="preserve"> PAGE  \* MERGEFORMAT </w:instrText>
                        </w:r>
                      </w:ins>
                      <w:ins w:id="115" w:author="羊" w:date="2026-03-03T10:09:30Z">
                        <w:r>
                          <w:rPr/>
                          <w:fldChar w:fldCharType="separate"/>
                        </w:r>
                      </w:ins>
                      <w:ins w:id="116" w:author="羊" w:date="2026-03-03T10:09:30Z">
                        <w:r>
                          <w:rPr/>
                          <w:t>182</w:t>
                        </w:r>
                      </w:ins>
                      <w:ins w:id="117" w:author="羊" w:date="2026-03-03T10:09:30Z">
                        <w:r>
                          <w:rPr/>
                          <w:fldChar w:fldCharType="end"/>
                        </w:r>
                      </w:ins>
                    </w:p>
                  </w:txbxContent>
                </v:textbox>
              </v:shape>
            </w:pict>
          </mc:Fallback>
        </mc:AlternateContent>
      </w:r>
    </w:ins>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AEE9C">
    <w:pPr>
      <w:spacing w:before="0" w:after="0" w:line="14" w:lineRule="auto"/>
      <w:rPr>
        <w:sz w:val="20"/>
        <w:szCs w:val="20"/>
      </w:rPr>
    </w:pPr>
    <w:ins w:id="118" w:author="羊" w:date="2026-03-03T10:09:30Z">
      <w:r>
        <w:rPr>
          <w:sz w:val="20"/>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6A2C9A">
                            <w:pPr>
                              <w:pStyle w:val="13"/>
                            </w:pPr>
                            <w:ins w:id="120" w:author="羊" w:date="2026-03-03T10:09:30Z">
                              <w:r>
                                <w:rPr/>
                                <w:fldChar w:fldCharType="begin"/>
                              </w:r>
                            </w:ins>
                            <w:ins w:id="121" w:author="羊" w:date="2026-03-03T10:09:30Z">
                              <w:r>
                                <w:rPr/>
                                <w:instrText xml:space="preserve"> PAGE  \* MERGEFORMAT </w:instrText>
                              </w:r>
                            </w:ins>
                            <w:ins w:id="122" w:author="羊" w:date="2026-03-03T10:09:30Z">
                              <w:r>
                                <w:rPr/>
                                <w:fldChar w:fldCharType="separate"/>
                              </w:r>
                            </w:ins>
                            <w:ins w:id="123" w:author="羊" w:date="2026-03-03T10:09:30Z">
                              <w:r>
                                <w:rPr/>
                                <w:t>183</w:t>
                              </w:r>
                            </w:ins>
                            <w:ins w:id="124" w:author="羊" w:date="2026-03-03T10:09:30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606A2C9A">
                      <w:pPr>
                        <w:pStyle w:val="13"/>
                      </w:pPr>
                      <w:ins w:id="125" w:author="羊" w:date="2026-03-03T10:09:30Z">
                        <w:r>
                          <w:rPr/>
                          <w:fldChar w:fldCharType="begin"/>
                        </w:r>
                      </w:ins>
                      <w:ins w:id="126" w:author="羊" w:date="2026-03-03T10:09:30Z">
                        <w:r>
                          <w:rPr/>
                          <w:instrText xml:space="preserve"> PAGE  \* MERGEFORMAT </w:instrText>
                        </w:r>
                      </w:ins>
                      <w:ins w:id="127" w:author="羊" w:date="2026-03-03T10:09:30Z">
                        <w:r>
                          <w:rPr/>
                          <w:fldChar w:fldCharType="separate"/>
                        </w:r>
                      </w:ins>
                      <w:ins w:id="128" w:author="羊" w:date="2026-03-03T10:09:30Z">
                        <w:r>
                          <w:rPr/>
                          <w:t>183</w:t>
                        </w:r>
                      </w:ins>
                      <w:ins w:id="129" w:author="羊" w:date="2026-03-03T10:09:30Z">
                        <w:r>
                          <w:rPr/>
                          <w:fldChar w:fldCharType="end"/>
                        </w:r>
                      </w:ins>
                    </w:p>
                  </w:txbxContent>
                </v:textbox>
              </v:shape>
            </w:pict>
          </mc:Fallback>
        </mc:AlternateContent>
      </w:r>
    </w:ins>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6E539">
    <w:pPr>
      <w:spacing w:before="0" w:after="0" w:line="14" w:lineRule="auto"/>
      <w:rPr>
        <w:sz w:val="20"/>
        <w:szCs w:val="20"/>
      </w:rPr>
    </w:pPr>
    <w:ins w:id="130" w:author="羊" w:date="2026-03-03T10:09:30Z">
      <w:r>
        <w:rPr>
          <w:sz w:val="20"/>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8377E6">
                            <w:pPr>
                              <w:pStyle w:val="13"/>
                            </w:pPr>
                            <w:ins w:id="132" w:author="羊" w:date="2026-03-03T10:09:30Z">
                              <w:r>
                                <w:rPr/>
                                <w:fldChar w:fldCharType="begin"/>
                              </w:r>
                            </w:ins>
                            <w:ins w:id="133" w:author="羊" w:date="2026-03-03T10:09:30Z">
                              <w:r>
                                <w:rPr/>
                                <w:instrText xml:space="preserve"> PAGE  \* MERGEFORMAT </w:instrText>
                              </w:r>
                            </w:ins>
                            <w:ins w:id="134" w:author="羊" w:date="2026-03-03T10:09:30Z">
                              <w:r>
                                <w:rPr/>
                                <w:fldChar w:fldCharType="separate"/>
                              </w:r>
                            </w:ins>
                            <w:ins w:id="135" w:author="羊" w:date="2026-03-03T10:09:30Z">
                              <w:r>
                                <w:rPr/>
                                <w:t>190</w:t>
                              </w:r>
                            </w:ins>
                            <w:ins w:id="136" w:author="羊" w:date="2026-03-03T10:09:30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0B8377E6">
                      <w:pPr>
                        <w:pStyle w:val="13"/>
                      </w:pPr>
                      <w:ins w:id="137" w:author="羊" w:date="2026-03-03T10:09:30Z">
                        <w:r>
                          <w:rPr/>
                          <w:fldChar w:fldCharType="begin"/>
                        </w:r>
                      </w:ins>
                      <w:ins w:id="138" w:author="羊" w:date="2026-03-03T10:09:30Z">
                        <w:r>
                          <w:rPr/>
                          <w:instrText xml:space="preserve"> PAGE  \* MERGEFORMAT </w:instrText>
                        </w:r>
                      </w:ins>
                      <w:ins w:id="139" w:author="羊" w:date="2026-03-03T10:09:30Z">
                        <w:r>
                          <w:rPr/>
                          <w:fldChar w:fldCharType="separate"/>
                        </w:r>
                      </w:ins>
                      <w:ins w:id="140" w:author="羊" w:date="2026-03-03T10:09:30Z">
                        <w:r>
                          <w:rPr/>
                          <w:t>190</w:t>
                        </w:r>
                      </w:ins>
                      <w:ins w:id="141" w:author="羊" w:date="2026-03-03T10:09:30Z">
                        <w:r>
                          <w:rPr/>
                          <w:fldChar w:fldCharType="end"/>
                        </w:r>
                      </w:ins>
                    </w:p>
                  </w:txbxContent>
                </v:textbox>
              </v:shape>
            </w:pict>
          </mc:Fallback>
        </mc:AlternateContent>
      </w:r>
    </w:ins>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5C40F">
    <w:pPr>
      <w:spacing w:before="0" w:after="0" w:line="14" w:lineRule="auto"/>
      <w:rPr>
        <w:sz w:val="20"/>
        <w:szCs w:val="20"/>
      </w:rPr>
    </w:pPr>
    <w:ins w:id="142" w:author="羊" w:date="2026-03-03T10:09:30Z">
      <w:r>
        <w:rPr>
          <w:sz w:val="20"/>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4A4497">
                            <w:pPr>
                              <w:pStyle w:val="13"/>
                            </w:pPr>
                            <w:ins w:id="144" w:author="羊" w:date="2026-03-03T10:09:30Z">
                              <w:r>
                                <w:rPr/>
                                <w:fldChar w:fldCharType="begin"/>
                              </w:r>
                            </w:ins>
                            <w:ins w:id="145" w:author="羊" w:date="2026-03-03T10:09:30Z">
                              <w:r>
                                <w:rPr/>
                                <w:instrText xml:space="preserve"> PAGE  \* MERGEFORMAT </w:instrText>
                              </w:r>
                            </w:ins>
                            <w:ins w:id="146" w:author="羊" w:date="2026-03-03T10:09:30Z">
                              <w:r>
                                <w:rPr/>
                                <w:fldChar w:fldCharType="separate"/>
                              </w:r>
                            </w:ins>
                            <w:ins w:id="147" w:author="羊" w:date="2026-03-03T10:09:30Z">
                              <w:r>
                                <w:rPr/>
                                <w:t>191</w:t>
                              </w:r>
                            </w:ins>
                            <w:ins w:id="148" w:author="羊" w:date="2026-03-03T10:09:30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054A4497">
                      <w:pPr>
                        <w:pStyle w:val="13"/>
                      </w:pPr>
                      <w:ins w:id="149" w:author="羊" w:date="2026-03-03T10:09:30Z">
                        <w:r>
                          <w:rPr/>
                          <w:fldChar w:fldCharType="begin"/>
                        </w:r>
                      </w:ins>
                      <w:ins w:id="150" w:author="羊" w:date="2026-03-03T10:09:30Z">
                        <w:r>
                          <w:rPr/>
                          <w:instrText xml:space="preserve"> PAGE  \* MERGEFORMAT </w:instrText>
                        </w:r>
                      </w:ins>
                      <w:ins w:id="151" w:author="羊" w:date="2026-03-03T10:09:30Z">
                        <w:r>
                          <w:rPr/>
                          <w:fldChar w:fldCharType="separate"/>
                        </w:r>
                      </w:ins>
                      <w:ins w:id="152" w:author="羊" w:date="2026-03-03T10:09:30Z">
                        <w:r>
                          <w:rPr/>
                          <w:t>191</w:t>
                        </w:r>
                      </w:ins>
                      <w:ins w:id="153" w:author="羊" w:date="2026-03-03T10:09:30Z">
                        <w:r>
                          <w:rPr/>
                          <w:fldChar w:fldCharType="end"/>
                        </w:r>
                      </w:ins>
                    </w:p>
                  </w:txbxContent>
                </v:textbox>
              </v:shape>
            </w:pict>
          </mc:Fallback>
        </mc:AlternateContent>
      </w:r>
    </w:in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羊">
    <w15:presenceInfo w15:providerId="None" w15:userId="羊"/>
  </w15:person>
  <w15:person w15:author="羊建业">
    <w15:presenceInfo w15:providerId="WPS Office" w15:userId="12169263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trackRevisions w:val="1"/>
  <w:documentProtection w:enforcement="0"/>
  <w:defaultTabStop w:val="720"/>
  <w:drawingGridHorizontalSpacing w:val="110"/>
  <w:displayHorizontalDrawingGridEvery w:val="2"/>
  <w:characterSpacingControl w:val="doNotCompress"/>
  <w:hdrShapeDefaults>
    <o:shapelayout v:ext="edit">
      <o:idmap v:ext="edit" data="2"/>
    </o:shapelayout>
  </w:hdrShapeDefaults>
  <w:footnotePr>
    <w:footnote w:id="0"/>
    <w:footnote w:id="1"/>
  </w:footnotePr>
  <w:endnotePr>
    <w:endnote w:id="0"/>
    <w:endnote w:id="1"/>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D4008"/>
    <w:rsid w:val="078E5270"/>
    <w:rsid w:val="0AB8759E"/>
    <w:rsid w:val="0B446F46"/>
    <w:rsid w:val="10270AAF"/>
    <w:rsid w:val="12274445"/>
    <w:rsid w:val="145B0BC8"/>
    <w:rsid w:val="16815125"/>
    <w:rsid w:val="1DCD4CD1"/>
    <w:rsid w:val="1F3F34B9"/>
    <w:rsid w:val="1FD35DD4"/>
    <w:rsid w:val="241300AE"/>
    <w:rsid w:val="29AB152C"/>
    <w:rsid w:val="2A730BDB"/>
    <w:rsid w:val="2BA3028D"/>
    <w:rsid w:val="2D2007BF"/>
    <w:rsid w:val="2F321EA0"/>
    <w:rsid w:val="308178CD"/>
    <w:rsid w:val="3BB9730D"/>
    <w:rsid w:val="406C67BB"/>
    <w:rsid w:val="41890F33"/>
    <w:rsid w:val="52594D6C"/>
    <w:rsid w:val="536C13A3"/>
    <w:rsid w:val="615F1AD4"/>
    <w:rsid w:val="68394B26"/>
    <w:rsid w:val="6AD06605"/>
    <w:rsid w:val="6C9724BE"/>
    <w:rsid w:val="6DDB7951"/>
    <w:rsid w:val="6FFE30A9"/>
    <w:rsid w:val="73BB53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nhideWhenUsed="0" w:uiPriority="1" w:semiHidden="0" w:name="heading 8"/>
    <w:lsdException w:qFormat="1" w:unhideWhenUsed="0" w:uiPriority="1"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1"/>
    <w:pPr>
      <w:widowControl w:val="0"/>
      <w:spacing w:after="0" w:line="240" w:lineRule="auto"/>
    </w:pPr>
    <w:rPr>
      <w:rFonts w:asciiTheme="minorHAnsi" w:hAnsiTheme="minorHAnsi" w:eastAsiaTheme="minorHAnsi" w:cstheme="minorBidi"/>
      <w:sz w:val="22"/>
      <w:szCs w:val="22"/>
      <w:lang w:val="en-US" w:eastAsia="en-US" w:bidi="ar-SA"/>
    </w:rPr>
  </w:style>
  <w:style w:type="paragraph" w:styleId="3">
    <w:name w:val="heading 1"/>
    <w:basedOn w:val="1"/>
    <w:next w:val="1"/>
    <w:qFormat/>
    <w:uiPriority w:val="1"/>
    <w:pPr>
      <w:outlineLvl w:val="1"/>
    </w:pPr>
    <w:rPr>
      <w:rFonts w:ascii="宋体" w:hAnsi="宋体" w:eastAsia="宋体"/>
      <w:sz w:val="72"/>
      <w:szCs w:val="72"/>
    </w:rPr>
  </w:style>
  <w:style w:type="paragraph" w:styleId="4">
    <w:name w:val="heading 2"/>
    <w:basedOn w:val="1"/>
    <w:next w:val="1"/>
    <w:qFormat/>
    <w:uiPriority w:val="1"/>
    <w:pPr>
      <w:ind w:left="1"/>
      <w:outlineLvl w:val="2"/>
    </w:pPr>
    <w:rPr>
      <w:rFonts w:ascii="宋体" w:hAnsi="宋体" w:eastAsia="宋体"/>
      <w:b/>
      <w:bCs/>
      <w:sz w:val="52"/>
      <w:szCs w:val="52"/>
    </w:rPr>
  </w:style>
  <w:style w:type="paragraph" w:styleId="5">
    <w:name w:val="heading 3"/>
    <w:basedOn w:val="1"/>
    <w:next w:val="1"/>
    <w:qFormat/>
    <w:uiPriority w:val="1"/>
    <w:pPr>
      <w:outlineLvl w:val="3"/>
    </w:pPr>
    <w:rPr>
      <w:rFonts w:ascii="宋体" w:hAnsi="宋体" w:eastAsia="宋体"/>
      <w:b/>
      <w:bCs/>
      <w:sz w:val="44"/>
      <w:szCs w:val="44"/>
    </w:rPr>
  </w:style>
  <w:style w:type="paragraph" w:styleId="6">
    <w:name w:val="heading 4"/>
    <w:basedOn w:val="1"/>
    <w:next w:val="1"/>
    <w:qFormat/>
    <w:uiPriority w:val="1"/>
    <w:pPr>
      <w:ind w:left="1"/>
      <w:outlineLvl w:val="4"/>
    </w:pPr>
    <w:rPr>
      <w:rFonts w:ascii="宋体" w:hAnsi="宋体" w:eastAsia="宋体"/>
      <w:sz w:val="44"/>
      <w:szCs w:val="44"/>
    </w:rPr>
  </w:style>
  <w:style w:type="paragraph" w:styleId="7">
    <w:name w:val="heading 5"/>
    <w:basedOn w:val="1"/>
    <w:next w:val="1"/>
    <w:qFormat/>
    <w:uiPriority w:val="1"/>
    <w:pPr>
      <w:ind w:left="1"/>
      <w:outlineLvl w:val="5"/>
    </w:pPr>
    <w:rPr>
      <w:rFonts w:ascii="宋体" w:hAnsi="宋体" w:eastAsia="宋体"/>
      <w:sz w:val="36"/>
      <w:szCs w:val="36"/>
    </w:rPr>
  </w:style>
  <w:style w:type="paragraph" w:styleId="8">
    <w:name w:val="heading 6"/>
    <w:basedOn w:val="1"/>
    <w:next w:val="1"/>
    <w:qFormat/>
    <w:uiPriority w:val="1"/>
    <w:pPr>
      <w:ind w:left="112"/>
      <w:outlineLvl w:val="6"/>
    </w:pPr>
    <w:rPr>
      <w:rFonts w:ascii="宋体" w:hAnsi="宋体" w:eastAsia="宋体"/>
      <w:b/>
      <w:bCs/>
      <w:sz w:val="32"/>
      <w:szCs w:val="32"/>
    </w:rPr>
  </w:style>
  <w:style w:type="paragraph" w:styleId="9">
    <w:name w:val="heading 7"/>
    <w:basedOn w:val="1"/>
    <w:next w:val="1"/>
    <w:qFormat/>
    <w:uiPriority w:val="1"/>
    <w:pPr>
      <w:outlineLvl w:val="7"/>
    </w:pPr>
    <w:rPr>
      <w:rFonts w:ascii="宋体" w:hAnsi="宋体" w:eastAsia="宋体"/>
      <w:sz w:val="32"/>
      <w:szCs w:val="32"/>
    </w:rPr>
  </w:style>
  <w:style w:type="paragraph" w:styleId="10">
    <w:name w:val="heading 8"/>
    <w:basedOn w:val="1"/>
    <w:next w:val="1"/>
    <w:qFormat/>
    <w:uiPriority w:val="1"/>
    <w:pPr>
      <w:ind w:left="112"/>
      <w:outlineLvl w:val="8"/>
    </w:pPr>
    <w:rPr>
      <w:rFonts w:ascii="宋体" w:hAnsi="宋体" w:eastAsia="宋体"/>
      <w:b/>
      <w:bCs/>
      <w:sz w:val="28"/>
      <w:szCs w:val="28"/>
    </w:rPr>
  </w:style>
  <w:style w:type="paragraph" w:styleId="11">
    <w:name w:val="heading 9"/>
    <w:basedOn w:val="1"/>
    <w:next w:val="1"/>
    <w:qFormat/>
    <w:uiPriority w:val="1"/>
    <w:pPr>
      <w:outlineLvl w:val="9"/>
    </w:pPr>
    <w:rPr>
      <w:rFonts w:ascii="宋体" w:hAnsi="宋体" w:eastAsia="宋体"/>
      <w:sz w:val="28"/>
      <w:szCs w:val="28"/>
    </w:rPr>
  </w:style>
  <w:style w:type="character" w:default="1" w:styleId="16">
    <w:name w:val="Default Paragraph Font"/>
    <w:semiHidden/>
    <w:unhideWhenUsed/>
    <w:qFormat/>
    <w:uiPriority w:val="1"/>
  </w:style>
  <w:style w:type="table" w:default="1" w:styleId="15">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rPr>
      <w:sz w:val="24"/>
    </w:rPr>
  </w:style>
  <w:style w:type="paragraph" w:styleId="12">
    <w:name w:val="Body Text"/>
    <w:basedOn w:val="1"/>
    <w:qFormat/>
    <w:uiPriority w:val="1"/>
    <w:pPr>
      <w:spacing w:before="133"/>
      <w:ind w:left="532"/>
    </w:pPr>
    <w:rPr>
      <w:rFonts w:ascii="宋体" w:hAnsi="宋体" w:eastAsia="宋体"/>
      <w:sz w:val="21"/>
      <w:szCs w:val="21"/>
    </w:rPr>
  </w:style>
  <w:style w:type="paragraph" w:styleId="13">
    <w:name w:val="footer"/>
    <w:basedOn w:val="1"/>
    <w:qFormat/>
    <w:uiPriority w:val="0"/>
    <w:pPr>
      <w:tabs>
        <w:tab w:val="center" w:pos="4153"/>
        <w:tab w:val="right" w:pos="8306"/>
      </w:tabs>
      <w:snapToGrid w:val="0"/>
      <w:jc w:val="left"/>
    </w:pPr>
    <w:rPr>
      <w:sz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17">
    <w:name w:val="Table Normal"/>
    <w:semiHidden/>
    <w:unhideWhenUsed/>
    <w:qFormat/>
    <w:uiPriority w:val="2"/>
    <w:tblPr>
      <w:tblCellMar>
        <w:top w:w="0" w:type="dxa"/>
        <w:left w:w="0" w:type="dxa"/>
        <w:bottom w:w="0" w:type="dxa"/>
        <w:right w:w="0" w:type="dxa"/>
      </w:tblCellMar>
    </w:tblPr>
  </w:style>
  <w:style w:type="paragraph" w:styleId="18">
    <w:name w:val="List Paragraph"/>
    <w:basedOn w:val="1"/>
    <w:qFormat/>
    <w:uiPriority w:val="1"/>
  </w:style>
  <w:style w:type="paragraph" w:customStyle="1" w:styleId="19">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Normal_Wordconv.dotm</Template>
  <Pages>119</Pages>
  <TotalTime>1</TotalTime>
  <ScaleCrop>false</ScaleCrop>
  <LinksUpToDate>false</LinksUpToDate>
  <Application>WPS Office_12.8.2.21549_F1E327BC-269C-435d-A152-05C5408002CA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2026-03-01T08:51:00Z</dcterms:created>
  <dc:creator>USER</dc:creator>
  <cp:lastModifiedBy>羊建业</cp:lastModifiedBy>
  <dcterms:modified xsi:type="dcterms:W3CDTF">2026-03-09T08:44:13Z</dcterms:modified>
  <dc:title>第一卷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WPS 文字</vt:lpwstr>
  </property>
  <property fmtid="{D5CDD505-2E9C-101B-9397-08002B2CF9AE}" pid="4" name="LastSaved">
    <vt:filetime>2026-03-01T00:00:00Z</vt:filetime>
  </property>
  <property fmtid="{D5CDD505-2E9C-101B-9397-08002B2CF9AE}" pid="5" name="KSOProductBuildVer">
    <vt:lpwstr>2052-12.8.2.21549</vt:lpwstr>
  </property>
  <property fmtid="{D5CDD505-2E9C-101B-9397-08002B2CF9AE}" pid="6" name="ICV">
    <vt:lpwstr>729CDD990A584385B259D3ED7EDEE235_13</vt:lpwstr>
  </property>
</Properties>
</file>